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rsidRPr="003C1178" w14:paraId="768FD1D6"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14:paraId="5632D12F" w14:textId="77777777" w:rsidR="001A50B4" w:rsidRPr="003C1178" w:rsidRDefault="001A50B4" w:rsidP="001A50B4">
                    <w:pPr>
                      <w:pStyle w:val="NoSpacing"/>
                      <w:jc w:val="center"/>
                      <w:rPr>
                        <w:rFonts w:asciiTheme="majorHAnsi" w:eastAsiaTheme="majorEastAsia" w:hAnsiTheme="majorHAnsi" w:cstheme="majorBidi"/>
                        <w:caps/>
                      </w:rPr>
                    </w:pPr>
                    <w:r w:rsidRPr="003C1178">
                      <w:rPr>
                        <w:rFonts w:asciiTheme="majorHAnsi" w:eastAsiaTheme="majorEastAsia" w:hAnsiTheme="majorHAnsi" w:cstheme="majorBidi"/>
                        <w:caps/>
                      </w:rPr>
                      <w:t>Heriot-Watt University</w:t>
                    </w:r>
                  </w:p>
                </w:tc>
              </w:sdtContent>
            </w:sdt>
          </w:tr>
          <w:tr w:rsidR="001A50B4" w:rsidRPr="003C1178" w14:paraId="5C09B5C9"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671EFD0" w14:textId="77777777" w:rsidR="001A50B4" w:rsidRPr="003C1178" w:rsidRDefault="001A50B4" w:rsidP="001A50B4">
                    <w:pPr>
                      <w:pStyle w:val="NoSpacing"/>
                      <w:jc w:val="center"/>
                      <w:rPr>
                        <w:rFonts w:asciiTheme="majorHAnsi" w:eastAsiaTheme="majorEastAsia" w:hAnsiTheme="majorHAnsi" w:cstheme="majorBidi"/>
                        <w:sz w:val="80"/>
                        <w:szCs w:val="80"/>
                      </w:rPr>
                    </w:pPr>
                    <w:r w:rsidRPr="003C1178">
                      <w:rPr>
                        <w:rFonts w:asciiTheme="majorHAnsi" w:eastAsiaTheme="majorEastAsia" w:hAnsiTheme="majorHAnsi" w:cstheme="majorBidi"/>
                        <w:sz w:val="80"/>
                        <w:szCs w:val="80"/>
                      </w:rPr>
                      <w:t>Design Report</w:t>
                    </w:r>
                  </w:p>
                </w:tc>
              </w:sdtContent>
            </w:sdt>
          </w:tr>
          <w:tr w:rsidR="001A50B4" w:rsidRPr="003C1178" w14:paraId="53196742"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7B8FB4D6" w14:textId="77777777" w:rsidR="001A50B4" w:rsidRPr="003C1178" w:rsidRDefault="001A50B4" w:rsidP="001A50B4">
                    <w:pPr>
                      <w:pStyle w:val="NoSpacing"/>
                      <w:jc w:val="center"/>
                      <w:rPr>
                        <w:rFonts w:asciiTheme="majorHAnsi" w:eastAsiaTheme="majorEastAsia" w:hAnsiTheme="majorHAnsi" w:cstheme="majorBidi"/>
                        <w:sz w:val="44"/>
                        <w:szCs w:val="44"/>
                      </w:rPr>
                    </w:pPr>
                    <w:r w:rsidRPr="003C1178">
                      <w:rPr>
                        <w:rFonts w:asciiTheme="majorHAnsi" w:eastAsiaTheme="majorEastAsia" w:hAnsiTheme="majorHAnsi" w:cstheme="majorBidi"/>
                        <w:sz w:val="44"/>
                        <w:szCs w:val="44"/>
                      </w:rPr>
                      <w:t>Advanced Interaction Design F21AD</w:t>
                    </w:r>
                  </w:p>
                </w:tc>
              </w:sdtContent>
            </w:sdt>
          </w:tr>
          <w:tr w:rsidR="001A50B4" w:rsidRPr="003C1178" w14:paraId="2C8D9F2F" w14:textId="77777777">
            <w:trPr>
              <w:trHeight w:val="360"/>
              <w:jc w:val="center"/>
            </w:trPr>
            <w:tc>
              <w:tcPr>
                <w:tcW w:w="5000" w:type="pct"/>
                <w:vAlign w:val="center"/>
              </w:tcPr>
              <w:p w14:paraId="109B3003" w14:textId="77777777" w:rsidR="001A50B4" w:rsidRPr="003C1178" w:rsidRDefault="001A50B4">
                <w:pPr>
                  <w:pStyle w:val="NoSpacing"/>
                  <w:jc w:val="center"/>
                </w:pPr>
              </w:p>
            </w:tc>
          </w:tr>
          <w:tr w:rsidR="001A50B4" w:rsidRPr="003C1178" w14:paraId="0DF96327"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0209B79" w14:textId="784FD98F" w:rsidR="001A50B4" w:rsidRPr="003C1178" w:rsidRDefault="001A50B4">
                    <w:pPr>
                      <w:pStyle w:val="NoSpacing"/>
                      <w:jc w:val="center"/>
                      <w:rPr>
                        <w:b/>
                        <w:bCs/>
                      </w:rPr>
                    </w:pPr>
                    <w:r w:rsidRPr="003C1178">
                      <w:rPr>
                        <w:b/>
                        <w:bCs/>
                      </w:rPr>
                      <w:t>Group 4: Sam Haley</w:t>
                    </w:r>
                    <w:r w:rsidR="00126CB5">
                      <w:rPr>
                        <w:b/>
                        <w:bCs/>
                      </w:rPr>
                      <w:t xml:space="preserve"> (H00103552)</w:t>
                    </w:r>
                    <w:r w:rsidRPr="003C1178">
                      <w:rPr>
                        <w:b/>
                        <w:bCs/>
                      </w:rPr>
                      <w:t xml:space="preserve">, Mary Holderby </w:t>
                    </w:r>
                    <w:r w:rsidR="00126CB5">
                      <w:rPr>
                        <w:b/>
                        <w:bCs/>
                      </w:rPr>
                      <w:t>(</w:t>
                    </w:r>
                    <w:r w:rsidR="00855BC0" w:rsidRPr="003C1178">
                      <w:rPr>
                        <w:b/>
                        <w:bCs/>
                      </w:rPr>
                      <w:t>H00180635</w:t>
                    </w:r>
                    <w:r w:rsidR="00126CB5">
                      <w:rPr>
                        <w:b/>
                        <w:bCs/>
                      </w:rPr>
                      <w:t>),</w:t>
                    </w:r>
                    <w:r w:rsidRPr="003C1178">
                      <w:rPr>
                        <w:b/>
                        <w:bCs/>
                      </w:rPr>
                      <w:t xml:space="preserve"> Gordon Rennie</w:t>
                    </w:r>
                    <w:r w:rsidR="00923EDE" w:rsidRPr="003C1178">
                      <w:rPr>
                        <w:b/>
                        <w:bCs/>
                      </w:rPr>
                      <w:t xml:space="preserve"> (H00155853)</w:t>
                    </w:r>
                  </w:p>
                </w:tc>
              </w:sdtContent>
            </w:sdt>
          </w:tr>
          <w:tr w:rsidR="001A50B4" w:rsidRPr="003C1178" w14:paraId="24615183"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14:paraId="335D7BC0" w14:textId="77777777" w:rsidR="001A50B4" w:rsidRPr="003C1178" w:rsidRDefault="00997C1F" w:rsidP="00872F4A">
                    <w:pPr>
                      <w:pStyle w:val="NoSpacing"/>
                      <w:jc w:val="center"/>
                      <w:rPr>
                        <w:b/>
                        <w:bCs/>
                      </w:rPr>
                    </w:pPr>
                    <w:r w:rsidRPr="003C1178">
                      <w:rPr>
                        <w:b/>
                        <w:bCs/>
                        <w:lang w:val="en-US"/>
                      </w:rPr>
                      <w:t>2/26/2019</w:t>
                    </w:r>
                  </w:p>
                </w:tc>
              </w:sdtContent>
            </w:sdt>
          </w:tr>
        </w:tbl>
        <w:p w14:paraId="4480E37C" w14:textId="77777777" w:rsidR="001A50B4" w:rsidRPr="003C1178" w:rsidRDefault="001A50B4"/>
        <w:p w14:paraId="1FA3DE2C" w14:textId="77777777" w:rsidR="001A50B4" w:rsidRPr="003C1178" w:rsidRDefault="001A50B4"/>
        <w:p w14:paraId="6C8EF474" w14:textId="77777777" w:rsidR="001A50B4" w:rsidRPr="003C1178" w:rsidRDefault="001A50B4"/>
        <w:p w14:paraId="4345085E" w14:textId="77777777" w:rsidR="00872F4A" w:rsidRPr="003C1178" w:rsidRDefault="00872F4A"/>
        <w:p w14:paraId="4A5ECC4C" w14:textId="77777777" w:rsidR="00872F4A" w:rsidRPr="003C1178" w:rsidRDefault="00872F4A"/>
        <w:p w14:paraId="31D06AC2" w14:textId="77777777" w:rsidR="00872F4A" w:rsidRPr="003C1178" w:rsidRDefault="00872F4A"/>
        <w:p w14:paraId="239C6494" w14:textId="77777777" w:rsidR="00872F4A" w:rsidRPr="003C1178" w:rsidRDefault="00872F4A"/>
        <w:p w14:paraId="41CB3BE9" w14:textId="77777777" w:rsidR="00872F4A" w:rsidRPr="003C1178" w:rsidRDefault="00872F4A"/>
        <w:p w14:paraId="2CC631B0" w14:textId="77777777" w:rsidR="00872F4A" w:rsidRPr="003C1178" w:rsidRDefault="00872F4A"/>
        <w:p w14:paraId="4A6CF0D2" w14:textId="77777777" w:rsidR="00872F4A" w:rsidRPr="003C1178" w:rsidRDefault="00872F4A"/>
        <w:p w14:paraId="505F97DB" w14:textId="77777777" w:rsidR="00872F4A" w:rsidRPr="003C1178" w:rsidRDefault="00872F4A"/>
        <w:p w14:paraId="7E519827" w14:textId="77777777" w:rsidR="00CE146E" w:rsidRPr="003C1178" w:rsidRDefault="00CE146E" w:rsidP="00872F4A">
          <w:pPr>
            <w:pStyle w:val="NoSpacing"/>
            <w:rPr>
              <w:b/>
            </w:rPr>
          </w:pPr>
        </w:p>
        <w:p w14:paraId="1B470A14" w14:textId="77777777" w:rsidR="00CE146E" w:rsidRPr="003C1178" w:rsidRDefault="00CE146E" w:rsidP="00872F4A">
          <w:pPr>
            <w:pStyle w:val="NoSpacing"/>
            <w:rPr>
              <w:b/>
            </w:rPr>
          </w:pPr>
        </w:p>
        <w:p w14:paraId="0F5A6920" w14:textId="77777777" w:rsidR="00CE146E" w:rsidRPr="003C1178" w:rsidRDefault="00CE146E" w:rsidP="00872F4A">
          <w:pPr>
            <w:pStyle w:val="NoSpacing"/>
            <w:rPr>
              <w:b/>
            </w:rPr>
          </w:pPr>
        </w:p>
        <w:p w14:paraId="1A7FAB85" w14:textId="77777777" w:rsidR="00872F4A" w:rsidRPr="003C1178" w:rsidRDefault="00872F4A" w:rsidP="00CE146E">
          <w:pPr>
            <w:pStyle w:val="NoSpacing"/>
            <w:ind w:left="720"/>
          </w:pPr>
          <w:r w:rsidRPr="003C1178">
            <w:rPr>
              <w:b/>
            </w:rPr>
            <w:t xml:space="preserve">Note: </w:t>
          </w:r>
          <w:r w:rsidRPr="003C1178">
            <w:t xml:space="preserve">This document uses APA Referencing Format. (Details found at </w:t>
          </w:r>
          <w:hyperlink r:id="rId10" w:history="1">
            <w:r w:rsidRPr="003C1178">
              <w:rPr>
                <w:rStyle w:val="Hyperlink"/>
                <w:bCs/>
              </w:rPr>
              <w:t>https://www.ukessays.com/referencing/apa/</w:t>
            </w:r>
          </w:hyperlink>
          <w:r w:rsidRPr="003C1178">
            <w:t xml:space="preserve">.) </w:t>
          </w:r>
        </w:p>
        <w:p w14:paraId="2EE3DE51" w14:textId="77777777" w:rsidR="00226506" w:rsidRPr="003C1178"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14:paraId="76D48A76" w14:textId="77777777" w:rsidR="00226506" w:rsidRPr="003C1178" w:rsidRDefault="00226506">
              <w:pPr>
                <w:pStyle w:val="TOCHeading"/>
              </w:pPr>
              <w:r w:rsidRPr="003C1178">
                <w:t>Table of Contents</w:t>
              </w:r>
            </w:p>
            <w:p w14:paraId="15D86CA5" w14:textId="77777777" w:rsidR="00721D10" w:rsidRDefault="00226506">
              <w:pPr>
                <w:pStyle w:val="TOC1"/>
                <w:tabs>
                  <w:tab w:val="left" w:pos="440"/>
                  <w:tab w:val="right" w:leader="dot" w:pos="9016"/>
                </w:tabs>
                <w:rPr>
                  <w:ins w:id="0" w:author="Mary Holderby" w:date="2019-02-26T05:54:00Z"/>
                  <w:rFonts w:eastAsiaTheme="minorEastAsia"/>
                  <w:noProof/>
                  <w:lang w:eastAsia="en-GB"/>
                </w:rPr>
              </w:pPr>
              <w:r w:rsidRPr="003C1178">
                <w:fldChar w:fldCharType="begin"/>
              </w:r>
              <w:r w:rsidRPr="003C1178">
                <w:instrText xml:space="preserve"> TOC \o "1-3" \h \z \u </w:instrText>
              </w:r>
              <w:r w:rsidRPr="003C1178">
                <w:fldChar w:fldCharType="separate"/>
              </w:r>
              <w:ins w:id="1" w:author="Mary Holderby" w:date="2019-02-26T05:54:00Z">
                <w:r w:rsidR="00721D10" w:rsidRPr="00631A3B">
                  <w:rPr>
                    <w:rStyle w:val="Hyperlink"/>
                    <w:noProof/>
                  </w:rPr>
                  <w:fldChar w:fldCharType="begin"/>
                </w:r>
                <w:r w:rsidR="00721D10" w:rsidRPr="00631A3B">
                  <w:rPr>
                    <w:rStyle w:val="Hyperlink"/>
                    <w:noProof/>
                  </w:rPr>
                  <w:instrText xml:space="preserve"> </w:instrText>
                </w:r>
                <w:r w:rsidR="00721D10">
                  <w:rPr>
                    <w:noProof/>
                  </w:rPr>
                  <w:instrText>HYPERLINK \l "_Toc2052870"</w:instrText>
                </w:r>
                <w:r w:rsidR="00721D10" w:rsidRPr="00631A3B">
                  <w:rPr>
                    <w:rStyle w:val="Hyperlink"/>
                    <w:noProof/>
                  </w:rPr>
                  <w:instrText xml:space="preserve"> </w:instrText>
                </w:r>
                <w:r w:rsidR="00721D10" w:rsidRPr="00631A3B">
                  <w:rPr>
                    <w:rStyle w:val="Hyperlink"/>
                    <w:noProof/>
                  </w:rPr>
                </w:r>
                <w:r w:rsidR="00721D10" w:rsidRPr="00631A3B">
                  <w:rPr>
                    <w:rStyle w:val="Hyperlink"/>
                    <w:noProof/>
                  </w:rPr>
                  <w:fldChar w:fldCharType="separate"/>
                </w:r>
                <w:r w:rsidR="00721D10" w:rsidRPr="00631A3B">
                  <w:rPr>
                    <w:rStyle w:val="Hyperlink"/>
                    <w:noProof/>
                  </w:rPr>
                  <w:t>1</w:t>
                </w:r>
                <w:r w:rsidR="00721D10">
                  <w:rPr>
                    <w:rFonts w:eastAsiaTheme="minorEastAsia"/>
                    <w:noProof/>
                    <w:lang w:eastAsia="en-GB"/>
                  </w:rPr>
                  <w:tab/>
                </w:r>
                <w:r w:rsidR="00721D10" w:rsidRPr="00631A3B">
                  <w:rPr>
                    <w:rStyle w:val="Hyperlink"/>
                    <w:noProof/>
                  </w:rPr>
                  <w:t>Background</w:t>
                </w:r>
                <w:r w:rsidR="00721D10">
                  <w:rPr>
                    <w:noProof/>
                    <w:webHidden/>
                  </w:rPr>
                  <w:tab/>
                </w:r>
                <w:r w:rsidR="00721D10">
                  <w:rPr>
                    <w:noProof/>
                    <w:webHidden/>
                  </w:rPr>
                  <w:fldChar w:fldCharType="begin"/>
                </w:r>
                <w:r w:rsidR="00721D10">
                  <w:rPr>
                    <w:noProof/>
                    <w:webHidden/>
                  </w:rPr>
                  <w:instrText xml:space="preserve"> PAGEREF _Toc2052870 \h </w:instrText>
                </w:r>
                <w:r w:rsidR="00721D10">
                  <w:rPr>
                    <w:noProof/>
                    <w:webHidden/>
                  </w:rPr>
                </w:r>
              </w:ins>
              <w:r w:rsidR="00721D10">
                <w:rPr>
                  <w:noProof/>
                  <w:webHidden/>
                </w:rPr>
                <w:fldChar w:fldCharType="separate"/>
              </w:r>
              <w:ins w:id="2" w:author="Mary Holderby" w:date="2019-02-26T05:58:00Z">
                <w:r w:rsidR="00721D10">
                  <w:rPr>
                    <w:noProof/>
                    <w:webHidden/>
                  </w:rPr>
                  <w:t>5</w:t>
                </w:r>
              </w:ins>
              <w:ins w:id="3" w:author="Mary Holderby" w:date="2019-02-26T05:54:00Z">
                <w:r w:rsidR="00721D10">
                  <w:rPr>
                    <w:noProof/>
                    <w:webHidden/>
                  </w:rPr>
                  <w:fldChar w:fldCharType="end"/>
                </w:r>
                <w:r w:rsidR="00721D10" w:rsidRPr="00631A3B">
                  <w:rPr>
                    <w:rStyle w:val="Hyperlink"/>
                    <w:noProof/>
                  </w:rPr>
                  <w:fldChar w:fldCharType="end"/>
                </w:r>
              </w:ins>
            </w:p>
            <w:p w14:paraId="2ACCA958" w14:textId="77777777" w:rsidR="00721D10" w:rsidRDefault="00721D10">
              <w:pPr>
                <w:pStyle w:val="TOC1"/>
                <w:tabs>
                  <w:tab w:val="left" w:pos="440"/>
                  <w:tab w:val="right" w:leader="dot" w:pos="9016"/>
                </w:tabs>
                <w:rPr>
                  <w:ins w:id="4" w:author="Mary Holderby" w:date="2019-02-26T05:54:00Z"/>
                  <w:rFonts w:eastAsiaTheme="minorEastAsia"/>
                  <w:noProof/>
                  <w:lang w:eastAsia="en-GB"/>
                </w:rPr>
              </w:pPr>
              <w:ins w:id="5"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"_Toc2052871"</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2</w:t>
                </w:r>
                <w:r>
                  <w:rPr>
                    <w:rFonts w:eastAsiaTheme="minorEastAsia"/>
                    <w:noProof/>
                    <w:lang w:eastAsia="en-GB"/>
                  </w:rPr>
                  <w:tab/>
                </w:r>
                <w:r w:rsidRPr="00631A3B">
                  <w:rPr>
                    <w:rStyle w:val="Hyperlink"/>
                    <w:noProof/>
                  </w:rPr>
                  <w:t>Stakeholder and Task Analysis</w:t>
                </w:r>
                <w:r>
                  <w:rPr>
                    <w:noProof/>
                    <w:webHidden/>
                  </w:rPr>
                  <w:tab/>
                </w:r>
                <w:r>
                  <w:rPr>
                    <w:noProof/>
                    <w:webHidden/>
                  </w:rPr>
                  <w:fldChar w:fldCharType="begin"/>
                </w:r>
                <w:r>
                  <w:rPr>
                    <w:noProof/>
                    <w:webHidden/>
                  </w:rPr>
                  <w:instrText xml:space="preserve"> PAGEREF _Toc2052871 \h </w:instrText>
                </w:r>
                <w:r>
                  <w:rPr>
                    <w:noProof/>
                    <w:webHidden/>
                  </w:rPr>
                </w:r>
              </w:ins>
              <w:r>
                <w:rPr>
                  <w:noProof/>
                  <w:webHidden/>
                </w:rPr>
                <w:fldChar w:fldCharType="separate"/>
              </w:r>
              <w:ins w:id="6" w:author="Mary Holderby" w:date="2019-02-26T05:58:00Z">
                <w:r>
                  <w:rPr>
                    <w:noProof/>
                    <w:webHidden/>
                  </w:rPr>
                  <w:t>6</w:t>
                </w:r>
              </w:ins>
              <w:ins w:id="7" w:author="Mary Holderby" w:date="2019-02-26T05:54:00Z">
                <w:r>
                  <w:rPr>
                    <w:noProof/>
                    <w:webHidden/>
                  </w:rPr>
                  <w:fldChar w:fldCharType="end"/>
                </w:r>
                <w:r w:rsidRPr="00631A3B">
                  <w:rPr>
                    <w:rStyle w:val="Hyperlink"/>
                    <w:noProof/>
                  </w:rPr>
                  <w:fldChar w:fldCharType="end"/>
                </w:r>
              </w:ins>
            </w:p>
            <w:p w14:paraId="08895FAD" w14:textId="77777777" w:rsidR="00721D10" w:rsidRDefault="00721D10">
              <w:pPr>
                <w:pStyle w:val="TOC1"/>
                <w:tabs>
                  <w:tab w:val="left" w:pos="440"/>
                  <w:tab w:val="right" w:leader="dot" w:pos="9016"/>
                </w:tabs>
                <w:rPr>
                  <w:ins w:id="8" w:author="Mary Holderby" w:date="2019-02-26T05:54:00Z"/>
                  <w:rFonts w:eastAsiaTheme="minorEastAsia"/>
                  <w:noProof/>
                  <w:lang w:eastAsia="en-GB"/>
                </w:rPr>
              </w:pPr>
              <w:ins w:id="9"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"_Toc2052872"</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3</w:t>
                </w:r>
                <w:r>
                  <w:rPr>
                    <w:rFonts w:eastAsiaTheme="minorEastAsia"/>
                    <w:noProof/>
                    <w:lang w:eastAsia="en-GB"/>
                  </w:rPr>
                  <w:tab/>
                </w:r>
                <w:r w:rsidRPr="00631A3B">
                  <w:rPr>
                    <w:rStyle w:val="Hyperlink"/>
                    <w:noProof/>
                  </w:rPr>
                  <w:t>Requirements Analysis</w:t>
                </w:r>
                <w:r>
                  <w:rPr>
                    <w:noProof/>
                    <w:webHidden/>
                  </w:rPr>
                  <w:tab/>
                </w:r>
                <w:r>
                  <w:rPr>
                    <w:noProof/>
                    <w:webHidden/>
                  </w:rPr>
                  <w:fldChar w:fldCharType="begin"/>
                </w:r>
                <w:r>
                  <w:rPr>
                    <w:noProof/>
                    <w:webHidden/>
                  </w:rPr>
                  <w:instrText xml:space="preserve"> PAGEREF _Toc2052872 \h </w:instrText>
                </w:r>
                <w:r>
                  <w:rPr>
                    <w:noProof/>
                    <w:webHidden/>
                  </w:rPr>
                </w:r>
              </w:ins>
              <w:r>
                <w:rPr>
                  <w:noProof/>
                  <w:webHidden/>
                </w:rPr>
                <w:fldChar w:fldCharType="separate"/>
              </w:r>
              <w:ins w:id="10" w:author="Mary Holderby" w:date="2019-02-26T05:58:00Z">
                <w:r>
                  <w:rPr>
                    <w:noProof/>
                    <w:webHidden/>
                  </w:rPr>
                  <w:t>6</w:t>
                </w:r>
              </w:ins>
              <w:ins w:id="11" w:author="Mary Holderby" w:date="2019-02-26T05:54:00Z">
                <w:r>
                  <w:rPr>
                    <w:noProof/>
                    <w:webHidden/>
                  </w:rPr>
                  <w:fldChar w:fldCharType="end"/>
                </w:r>
                <w:r w:rsidRPr="00631A3B">
                  <w:rPr>
                    <w:rStyle w:val="Hyperlink"/>
                    <w:noProof/>
                  </w:rPr>
                  <w:fldChar w:fldCharType="end"/>
                </w:r>
              </w:ins>
            </w:p>
            <w:p w14:paraId="192826FF" w14:textId="77777777" w:rsidR="00721D10" w:rsidRDefault="00721D10">
              <w:pPr>
                <w:pStyle w:val="TOC1"/>
                <w:tabs>
                  <w:tab w:val="left" w:pos="440"/>
                  <w:tab w:val="right" w:leader="dot" w:pos="9016"/>
                </w:tabs>
                <w:rPr>
                  <w:ins w:id="12" w:author="Mary Holderby" w:date="2019-02-26T05:54:00Z"/>
                  <w:rFonts w:eastAsiaTheme="minorEastAsia"/>
                  <w:noProof/>
                  <w:lang w:eastAsia="en-GB"/>
                </w:rPr>
              </w:pPr>
              <w:ins w:id="13"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"_Toc2052873"</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4</w:t>
                </w:r>
                <w:r>
                  <w:rPr>
                    <w:rFonts w:eastAsiaTheme="minorEastAsia"/>
                    <w:noProof/>
                    <w:lang w:eastAsia="en-GB"/>
                  </w:rPr>
                  <w:tab/>
                </w:r>
                <w:r w:rsidRPr="00631A3B">
                  <w:rPr>
                    <w:rStyle w:val="Hyperlink"/>
                    <w:noProof/>
                  </w:rPr>
                  <w:t>Storyboard Design</w:t>
                </w:r>
                <w:r>
                  <w:rPr>
                    <w:noProof/>
                    <w:webHidden/>
                  </w:rPr>
                  <w:tab/>
                </w:r>
                <w:r>
                  <w:rPr>
                    <w:noProof/>
                    <w:webHidden/>
                  </w:rPr>
                  <w:fldChar w:fldCharType="begin"/>
                </w:r>
                <w:r>
                  <w:rPr>
                    <w:noProof/>
                    <w:webHidden/>
                  </w:rPr>
                  <w:instrText xml:space="preserve"> PAGEREF _Toc2052873 \h </w:instrText>
                </w:r>
                <w:r>
                  <w:rPr>
                    <w:noProof/>
                    <w:webHidden/>
                  </w:rPr>
                </w:r>
              </w:ins>
              <w:r>
                <w:rPr>
                  <w:noProof/>
                  <w:webHidden/>
                </w:rPr>
                <w:fldChar w:fldCharType="separate"/>
              </w:r>
              <w:ins w:id="14" w:author="Mary Holderby" w:date="2019-02-26T05:58:00Z">
                <w:r>
                  <w:rPr>
                    <w:noProof/>
                    <w:webHidden/>
                  </w:rPr>
                  <w:t>7</w:t>
                </w:r>
              </w:ins>
              <w:ins w:id="15" w:author="Mary Holderby" w:date="2019-02-26T05:54:00Z">
                <w:r>
                  <w:rPr>
                    <w:noProof/>
                    <w:webHidden/>
                  </w:rPr>
                  <w:fldChar w:fldCharType="end"/>
                </w:r>
                <w:r w:rsidRPr="00631A3B">
                  <w:rPr>
                    <w:rStyle w:val="Hyperlink"/>
                    <w:noProof/>
                  </w:rPr>
                  <w:fldChar w:fldCharType="end"/>
                </w:r>
              </w:ins>
            </w:p>
            <w:p w14:paraId="346CD27D" w14:textId="77777777" w:rsidR="00721D10" w:rsidRDefault="00721D10">
              <w:pPr>
                <w:pStyle w:val="TOC1"/>
                <w:tabs>
                  <w:tab w:val="left" w:pos="440"/>
                  <w:tab w:val="right" w:leader="dot" w:pos="9016"/>
                </w:tabs>
                <w:rPr>
                  <w:ins w:id="16" w:author="Mary Holderby" w:date="2019-02-26T05:54:00Z"/>
                  <w:rFonts w:eastAsiaTheme="minorEastAsia"/>
                  <w:noProof/>
                  <w:lang w:eastAsia="en-GB"/>
                </w:rPr>
              </w:pPr>
              <w:ins w:id="17"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"_Toc2052874"</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w:t>
                </w:r>
                <w:r>
                  <w:rPr>
                    <w:rFonts w:eastAsiaTheme="minorEastAsia"/>
                    <w:noProof/>
                    <w:lang w:eastAsia="en-GB"/>
                  </w:rPr>
                  <w:tab/>
                </w:r>
                <w:r w:rsidRPr="00631A3B">
                  <w:rPr>
                    <w:rStyle w:val="Hyperlink"/>
                    <w:noProof/>
                  </w:rPr>
                  <w:t>Prototype Development</w:t>
                </w:r>
                <w:r>
                  <w:rPr>
                    <w:noProof/>
                    <w:webHidden/>
                  </w:rPr>
                  <w:tab/>
                </w:r>
                <w:r>
                  <w:rPr>
                    <w:noProof/>
                    <w:webHidden/>
                  </w:rPr>
                  <w:fldChar w:fldCharType="begin"/>
                </w:r>
                <w:r>
                  <w:rPr>
                    <w:noProof/>
                    <w:webHidden/>
                  </w:rPr>
                  <w:instrText xml:space="preserve"> PAGEREF _Toc2052874 \h </w:instrText>
                </w:r>
                <w:r>
                  <w:rPr>
                    <w:noProof/>
                    <w:webHidden/>
                  </w:rPr>
                </w:r>
              </w:ins>
              <w:r>
                <w:rPr>
                  <w:noProof/>
                  <w:webHidden/>
                </w:rPr>
                <w:fldChar w:fldCharType="separate"/>
              </w:r>
              <w:ins w:id="18" w:author="Mary Holderby" w:date="2019-02-26T05:58:00Z">
                <w:r>
                  <w:rPr>
                    <w:noProof/>
                    <w:webHidden/>
                  </w:rPr>
                  <w:t>8</w:t>
                </w:r>
              </w:ins>
              <w:ins w:id="19" w:author="Mary Holderby" w:date="2019-02-26T05:54:00Z">
                <w:r>
                  <w:rPr>
                    <w:noProof/>
                    <w:webHidden/>
                  </w:rPr>
                  <w:fldChar w:fldCharType="end"/>
                </w:r>
                <w:r w:rsidRPr="00631A3B">
                  <w:rPr>
                    <w:rStyle w:val="Hyperlink"/>
                    <w:noProof/>
                  </w:rPr>
                  <w:fldChar w:fldCharType="end"/>
                </w:r>
              </w:ins>
            </w:p>
            <w:p w14:paraId="4DD3D4AF" w14:textId="77777777" w:rsidR="00721D10" w:rsidRDefault="00721D10">
              <w:pPr>
                <w:pStyle w:val="TOC2"/>
                <w:tabs>
                  <w:tab w:val="left" w:pos="880"/>
                  <w:tab w:val="right" w:leader="dot" w:pos="9016"/>
                </w:tabs>
                <w:rPr>
                  <w:ins w:id="20" w:author="Mary Holderby" w:date="2019-02-26T05:54:00Z"/>
                  <w:rFonts w:eastAsiaTheme="minorEastAsia"/>
                  <w:noProof/>
                  <w:lang w:eastAsia="en-GB"/>
                </w:rPr>
              </w:pPr>
              <w:ins w:id="21"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"_Toc2052875"</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5.1</w:t>
                </w:r>
                <w:r>
                  <w:rPr>
                    <w:rFonts w:eastAsiaTheme="minorEastAsia"/>
                    <w:noProof/>
                    <w:lang w:eastAsia="en-GB"/>
                  </w:rPr>
                  <w:tab/>
                </w:r>
                <w:r w:rsidRPr="00631A3B">
                  <w:rPr>
                    <w:rStyle w:val="Hyperlink"/>
                    <w:noProof/>
                  </w:rPr>
                  <w:t>Introduction</w:t>
                </w:r>
                <w:r>
                  <w:rPr>
                    <w:noProof/>
                    <w:webHidden/>
                  </w:rPr>
                  <w:tab/>
                </w:r>
                <w:r>
                  <w:rPr>
                    <w:noProof/>
                    <w:webHidden/>
                  </w:rPr>
                  <w:fldChar w:fldCharType="begin"/>
                </w:r>
                <w:r>
                  <w:rPr>
                    <w:noProof/>
                    <w:webHidden/>
                  </w:rPr>
                  <w:instrText xml:space="preserve"> PAGEREF _Toc2052875 \h </w:instrText>
                </w:r>
                <w:r>
                  <w:rPr>
                    <w:noProof/>
                    <w:webHidden/>
                  </w:rPr>
                </w:r>
              </w:ins>
              <w:r>
                <w:rPr>
                  <w:noProof/>
                  <w:webHidden/>
                </w:rPr>
                <w:fldChar w:fldCharType="separate"/>
              </w:r>
              <w:ins w:id="22" w:author="Mary Holderby" w:date="2019-02-26T05:58:00Z">
                <w:r>
                  <w:rPr>
                    <w:noProof/>
                    <w:webHidden/>
                  </w:rPr>
                  <w:t>8</w:t>
                </w:r>
              </w:ins>
              <w:ins w:id="23" w:author="Mary Holderby" w:date="2019-02-26T05:54:00Z">
                <w:r>
                  <w:rPr>
                    <w:noProof/>
                    <w:webHidden/>
                  </w:rPr>
                  <w:fldChar w:fldCharType="end"/>
                </w:r>
                <w:r w:rsidRPr="00631A3B">
                  <w:rPr>
                    <w:rStyle w:val="Hyperlink"/>
                    <w:noProof/>
                  </w:rPr>
                  <w:fldChar w:fldCharType="end"/>
                </w:r>
              </w:ins>
            </w:p>
            <w:p w14:paraId="52931E28" w14:textId="77777777" w:rsidR="00721D10" w:rsidRDefault="00721D10">
              <w:pPr>
                <w:pStyle w:val="TOC2"/>
                <w:tabs>
                  <w:tab w:val="left" w:pos="880"/>
                  <w:tab w:val="right" w:leader="dot" w:pos="9016"/>
                </w:tabs>
                <w:rPr>
                  <w:ins w:id="24" w:author="Mary Holderby" w:date="2019-02-26T05:54:00Z"/>
                  <w:rFonts w:eastAsiaTheme="minorEastAsia"/>
                  <w:noProof/>
                  <w:lang w:eastAsia="en-GB"/>
                </w:rPr>
              </w:pPr>
              <w:ins w:id="25"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"_Toc2052876"</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5.2</w:t>
                </w:r>
                <w:r>
                  <w:rPr>
                    <w:rFonts w:eastAsiaTheme="minorEastAsia"/>
                    <w:noProof/>
                    <w:lang w:eastAsia="en-GB"/>
                  </w:rPr>
                  <w:tab/>
                </w:r>
                <w:r w:rsidRPr="00631A3B">
                  <w:rPr>
                    <w:rStyle w:val="Hyperlink"/>
                    <w:noProof/>
                  </w:rPr>
                  <w:t>Log-in Screen</w:t>
                </w:r>
                <w:r>
                  <w:rPr>
                    <w:noProof/>
                    <w:webHidden/>
                  </w:rPr>
                  <w:tab/>
                </w:r>
                <w:r>
                  <w:rPr>
                    <w:noProof/>
                    <w:webHidden/>
                  </w:rPr>
                  <w:fldChar w:fldCharType="begin"/>
                </w:r>
                <w:r>
                  <w:rPr>
                    <w:noProof/>
                    <w:webHidden/>
                  </w:rPr>
                  <w:instrText xml:space="preserve"> PAGEREF _Toc2052876 \h </w:instrText>
                </w:r>
                <w:r>
                  <w:rPr>
                    <w:noProof/>
                    <w:webHidden/>
                  </w:rPr>
                </w:r>
              </w:ins>
              <w:r>
                <w:rPr>
                  <w:noProof/>
                  <w:webHidden/>
                </w:rPr>
                <w:fldChar w:fldCharType="separate"/>
              </w:r>
              <w:ins w:id="26" w:author="Mary Holderby" w:date="2019-02-26T05:58:00Z">
                <w:r>
                  <w:rPr>
                    <w:noProof/>
                    <w:webHidden/>
                  </w:rPr>
                  <w:t>8</w:t>
                </w:r>
              </w:ins>
              <w:ins w:id="27" w:author="Mary Holderby" w:date="2019-02-26T05:54:00Z">
                <w:r>
                  <w:rPr>
                    <w:noProof/>
                    <w:webHidden/>
                  </w:rPr>
                  <w:fldChar w:fldCharType="end"/>
                </w:r>
                <w:r w:rsidRPr="00631A3B">
                  <w:rPr>
                    <w:rStyle w:val="Hyperlink"/>
                    <w:noProof/>
                  </w:rPr>
                  <w:fldChar w:fldCharType="end"/>
                </w:r>
              </w:ins>
            </w:p>
            <w:p w14:paraId="70F8C38A" w14:textId="77777777" w:rsidR="00721D10" w:rsidRDefault="00721D10">
              <w:pPr>
                <w:pStyle w:val="TOC2"/>
                <w:tabs>
                  <w:tab w:val="left" w:pos="880"/>
                  <w:tab w:val="right" w:leader="dot" w:pos="9016"/>
                </w:tabs>
                <w:rPr>
                  <w:ins w:id="28" w:author="Mary Holderby" w:date="2019-02-26T05:54:00Z"/>
                  <w:rFonts w:eastAsiaTheme="minorEastAsia"/>
                  <w:noProof/>
                  <w:lang w:eastAsia="en-GB"/>
                </w:rPr>
              </w:pPr>
              <w:ins w:id="29"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"_Toc2052877"</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5.3</w:t>
                </w:r>
                <w:r>
                  <w:rPr>
                    <w:rFonts w:eastAsiaTheme="minorEastAsia"/>
                    <w:noProof/>
                    <w:lang w:eastAsia="en-GB"/>
                  </w:rPr>
                  <w:tab/>
                </w:r>
                <w:r w:rsidRPr="00631A3B">
                  <w:rPr>
                    <w:rStyle w:val="Hyperlink"/>
                    <w:noProof/>
                  </w:rPr>
                  <w:t>Home Screen</w:t>
                </w:r>
                <w:r>
                  <w:rPr>
                    <w:noProof/>
                    <w:webHidden/>
                  </w:rPr>
                  <w:tab/>
                </w:r>
                <w:r>
                  <w:rPr>
                    <w:noProof/>
                    <w:webHidden/>
                  </w:rPr>
                  <w:fldChar w:fldCharType="begin"/>
                </w:r>
                <w:r>
                  <w:rPr>
                    <w:noProof/>
                    <w:webHidden/>
                  </w:rPr>
                  <w:instrText xml:space="preserve"> PAGEREF _Toc2052877 \h </w:instrText>
                </w:r>
                <w:r>
                  <w:rPr>
                    <w:noProof/>
                    <w:webHidden/>
                  </w:rPr>
                </w:r>
              </w:ins>
              <w:r>
                <w:rPr>
                  <w:noProof/>
                  <w:webHidden/>
                </w:rPr>
                <w:fldChar w:fldCharType="separate"/>
              </w:r>
              <w:ins w:id="30" w:author="Mary Holderby" w:date="2019-02-26T05:58:00Z">
                <w:r>
                  <w:rPr>
                    <w:noProof/>
                    <w:webHidden/>
                  </w:rPr>
                  <w:t>9</w:t>
                </w:r>
              </w:ins>
              <w:ins w:id="31" w:author="Mary Holderby" w:date="2019-02-26T05:54:00Z">
                <w:r>
                  <w:rPr>
                    <w:noProof/>
                    <w:webHidden/>
                  </w:rPr>
                  <w:fldChar w:fldCharType="end"/>
                </w:r>
                <w:r w:rsidRPr="00631A3B">
                  <w:rPr>
                    <w:rStyle w:val="Hyperlink"/>
                    <w:noProof/>
                  </w:rPr>
                  <w:fldChar w:fldCharType="end"/>
                </w:r>
              </w:ins>
            </w:p>
            <w:p w14:paraId="12726B43" w14:textId="77777777" w:rsidR="00721D10" w:rsidRDefault="00721D10">
              <w:pPr>
                <w:pStyle w:val="TOC2"/>
                <w:tabs>
                  <w:tab w:val="left" w:pos="880"/>
                  <w:tab w:val="right" w:leader="dot" w:pos="9016"/>
                </w:tabs>
                <w:rPr>
                  <w:ins w:id="32" w:author="Mary Holderby" w:date="2019-02-26T05:54:00Z"/>
                  <w:rFonts w:eastAsiaTheme="minorEastAsia"/>
                  <w:noProof/>
                  <w:lang w:eastAsia="en-GB"/>
                </w:rPr>
              </w:pPr>
              <w:ins w:id="33"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"_Toc2052878"</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5.4</w:t>
                </w:r>
                <w:r>
                  <w:rPr>
                    <w:rFonts w:eastAsiaTheme="minorEastAsia"/>
                    <w:noProof/>
                    <w:lang w:eastAsia="en-GB"/>
                  </w:rPr>
                  <w:tab/>
                </w:r>
                <w:r w:rsidRPr="00631A3B">
                  <w:rPr>
                    <w:rStyle w:val="Hyperlink"/>
                    <w:noProof/>
                  </w:rPr>
                  <w:t>Medication Screen</w:t>
                </w:r>
                <w:r>
                  <w:rPr>
                    <w:noProof/>
                    <w:webHidden/>
                  </w:rPr>
                  <w:tab/>
                </w:r>
                <w:r>
                  <w:rPr>
                    <w:noProof/>
                    <w:webHidden/>
                  </w:rPr>
                  <w:fldChar w:fldCharType="begin"/>
                </w:r>
                <w:r>
                  <w:rPr>
                    <w:noProof/>
                    <w:webHidden/>
                  </w:rPr>
                  <w:instrText xml:space="preserve"> PAGEREF _Toc2052878 \h </w:instrText>
                </w:r>
                <w:r>
                  <w:rPr>
                    <w:noProof/>
                    <w:webHidden/>
                  </w:rPr>
                </w:r>
              </w:ins>
              <w:r>
                <w:rPr>
                  <w:noProof/>
                  <w:webHidden/>
                </w:rPr>
                <w:fldChar w:fldCharType="separate"/>
              </w:r>
              <w:ins w:id="34" w:author="Mary Holderby" w:date="2019-02-26T05:58:00Z">
                <w:r>
                  <w:rPr>
                    <w:noProof/>
                    <w:webHidden/>
                  </w:rPr>
                  <w:t>9</w:t>
                </w:r>
              </w:ins>
              <w:ins w:id="35" w:author="Mary Holderby" w:date="2019-02-26T05:54:00Z">
                <w:r>
                  <w:rPr>
                    <w:noProof/>
                    <w:webHidden/>
                  </w:rPr>
                  <w:fldChar w:fldCharType="end"/>
                </w:r>
                <w:r w:rsidRPr="00631A3B">
                  <w:rPr>
                    <w:rStyle w:val="Hyperlink"/>
                    <w:noProof/>
                  </w:rPr>
                  <w:fldChar w:fldCharType="end"/>
                </w:r>
              </w:ins>
            </w:p>
            <w:p w14:paraId="4A89B2FE" w14:textId="77777777" w:rsidR="00721D10" w:rsidRDefault="00721D10">
              <w:pPr>
                <w:pStyle w:val="TOC3"/>
                <w:tabs>
                  <w:tab w:val="left" w:pos="1320"/>
                  <w:tab w:val="right" w:leader="dot" w:pos="9016"/>
                </w:tabs>
                <w:rPr>
                  <w:ins w:id="36" w:author="Mary Holderby" w:date="2019-02-26T05:54:00Z"/>
                  <w:rFonts w:eastAsiaTheme="minorEastAsia"/>
                  <w:noProof/>
                  <w:lang w:eastAsia="en-GB"/>
                </w:rPr>
              </w:pPr>
              <w:ins w:id="37"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"_Toc2052879"</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5.4.1</w:t>
                </w:r>
                <w:r>
                  <w:rPr>
                    <w:rFonts w:eastAsiaTheme="minorEastAsia"/>
                    <w:noProof/>
                    <w:lang w:eastAsia="en-GB"/>
                  </w:rPr>
                  <w:tab/>
                </w:r>
                <w:r w:rsidRPr="00631A3B">
                  <w:rPr>
                    <w:rStyle w:val="Hyperlink"/>
                    <w:noProof/>
                  </w:rPr>
                  <w:t>Change Day Screen</w:t>
                </w:r>
                <w:r>
                  <w:rPr>
                    <w:noProof/>
                    <w:webHidden/>
                  </w:rPr>
                  <w:tab/>
                </w:r>
                <w:r>
                  <w:rPr>
                    <w:noProof/>
                    <w:webHidden/>
                  </w:rPr>
                  <w:fldChar w:fldCharType="begin"/>
                </w:r>
                <w:r>
                  <w:rPr>
                    <w:noProof/>
                    <w:webHidden/>
                  </w:rPr>
                  <w:instrText xml:space="preserve"> PAGEREF _Toc2052879 \h </w:instrText>
                </w:r>
                <w:r>
                  <w:rPr>
                    <w:noProof/>
                    <w:webHidden/>
                  </w:rPr>
                </w:r>
              </w:ins>
              <w:r>
                <w:rPr>
                  <w:noProof/>
                  <w:webHidden/>
                </w:rPr>
                <w:fldChar w:fldCharType="separate"/>
              </w:r>
              <w:ins w:id="38" w:author="Mary Holderby" w:date="2019-02-26T05:58:00Z">
                <w:r>
                  <w:rPr>
                    <w:noProof/>
                    <w:webHidden/>
                  </w:rPr>
                  <w:t>10</w:t>
                </w:r>
              </w:ins>
              <w:ins w:id="39" w:author="Mary Holderby" w:date="2019-02-26T05:54:00Z">
                <w:r>
                  <w:rPr>
                    <w:noProof/>
                    <w:webHidden/>
                  </w:rPr>
                  <w:fldChar w:fldCharType="end"/>
                </w:r>
                <w:r w:rsidRPr="00631A3B">
                  <w:rPr>
                    <w:rStyle w:val="Hyperlink"/>
                    <w:noProof/>
                  </w:rPr>
                  <w:fldChar w:fldCharType="end"/>
                </w:r>
              </w:ins>
            </w:p>
            <w:p w14:paraId="1FA4A952" w14:textId="77777777" w:rsidR="00721D10" w:rsidRDefault="00721D10">
              <w:pPr>
                <w:pStyle w:val="TOC3"/>
                <w:tabs>
                  <w:tab w:val="left" w:pos="1320"/>
                  <w:tab w:val="right" w:leader="dot" w:pos="9016"/>
                </w:tabs>
                <w:rPr>
                  <w:ins w:id="40" w:author="Mary Holderby" w:date="2019-02-26T05:54:00Z"/>
                  <w:rFonts w:eastAsiaTheme="minorEastAsia"/>
                  <w:noProof/>
                  <w:lang w:eastAsia="en-GB"/>
                </w:rPr>
              </w:pPr>
              <w:ins w:id="41"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"_Toc2052880"</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5.4.2</w:t>
                </w:r>
                <w:r>
                  <w:rPr>
                    <w:rFonts w:eastAsiaTheme="minorEastAsia"/>
                    <w:noProof/>
                    <w:lang w:eastAsia="en-GB"/>
                  </w:rPr>
                  <w:tab/>
                </w:r>
                <w:r w:rsidRPr="00631A3B">
                  <w:rPr>
                    <w:rStyle w:val="Hyperlink"/>
                    <w:noProof/>
                  </w:rPr>
                  <w:t>Add Medication Screen</w:t>
                </w:r>
                <w:r>
                  <w:rPr>
                    <w:noProof/>
                    <w:webHidden/>
                  </w:rPr>
                  <w:tab/>
                </w:r>
                <w:r>
                  <w:rPr>
                    <w:noProof/>
                    <w:webHidden/>
                  </w:rPr>
                  <w:fldChar w:fldCharType="begin"/>
                </w:r>
                <w:r>
                  <w:rPr>
                    <w:noProof/>
                    <w:webHidden/>
                  </w:rPr>
                  <w:instrText xml:space="preserve"> PAGEREF _Toc2052880 \h </w:instrText>
                </w:r>
                <w:r>
                  <w:rPr>
                    <w:noProof/>
                    <w:webHidden/>
                  </w:rPr>
                </w:r>
              </w:ins>
              <w:r>
                <w:rPr>
                  <w:noProof/>
                  <w:webHidden/>
                </w:rPr>
                <w:fldChar w:fldCharType="separate"/>
              </w:r>
              <w:ins w:id="42" w:author="Mary Holderby" w:date="2019-02-26T05:58:00Z">
                <w:r>
                  <w:rPr>
                    <w:noProof/>
                    <w:webHidden/>
                  </w:rPr>
                  <w:t>11</w:t>
                </w:r>
              </w:ins>
              <w:ins w:id="43" w:author="Mary Holderby" w:date="2019-02-26T05:54:00Z">
                <w:r>
                  <w:rPr>
                    <w:noProof/>
                    <w:webHidden/>
                  </w:rPr>
                  <w:fldChar w:fldCharType="end"/>
                </w:r>
                <w:r w:rsidRPr="00631A3B">
                  <w:rPr>
                    <w:rStyle w:val="Hyperlink"/>
                    <w:noProof/>
                  </w:rPr>
                  <w:fldChar w:fldCharType="end"/>
                </w:r>
              </w:ins>
            </w:p>
            <w:p w14:paraId="0B00699D" w14:textId="77777777" w:rsidR="00721D10" w:rsidRDefault="00721D10">
              <w:pPr>
                <w:pStyle w:val="TOC3"/>
                <w:tabs>
                  <w:tab w:val="left" w:pos="1320"/>
                  <w:tab w:val="right" w:leader="dot" w:pos="9016"/>
                </w:tabs>
                <w:rPr>
                  <w:ins w:id="44" w:author="Mary Holderby" w:date="2019-02-26T05:54:00Z"/>
                  <w:rFonts w:eastAsiaTheme="minorEastAsia"/>
                  <w:noProof/>
                  <w:lang w:eastAsia="en-GB"/>
                </w:rPr>
              </w:pPr>
              <w:ins w:id="45"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"_Toc2052881"</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5.4.3</w:t>
                </w:r>
                <w:r>
                  <w:rPr>
                    <w:rFonts w:eastAsiaTheme="minorEastAsia"/>
                    <w:noProof/>
                    <w:lang w:eastAsia="en-GB"/>
                  </w:rPr>
                  <w:tab/>
                </w:r>
                <w:r w:rsidRPr="00631A3B">
                  <w:rPr>
                    <w:rStyle w:val="Hyperlink"/>
                    <w:noProof/>
                  </w:rPr>
                  <w:t>Medication Details Screen</w:t>
                </w:r>
                <w:r>
                  <w:rPr>
                    <w:noProof/>
                    <w:webHidden/>
                  </w:rPr>
                  <w:tab/>
                </w:r>
                <w:r>
                  <w:rPr>
                    <w:noProof/>
                    <w:webHidden/>
                  </w:rPr>
                  <w:fldChar w:fldCharType="begin"/>
                </w:r>
                <w:r>
                  <w:rPr>
                    <w:noProof/>
                    <w:webHidden/>
                  </w:rPr>
                  <w:instrText xml:space="preserve"> PAGEREF _Toc2052881 \h </w:instrText>
                </w:r>
                <w:r>
                  <w:rPr>
                    <w:noProof/>
                    <w:webHidden/>
                  </w:rPr>
                </w:r>
              </w:ins>
              <w:r>
                <w:rPr>
                  <w:noProof/>
                  <w:webHidden/>
                </w:rPr>
                <w:fldChar w:fldCharType="separate"/>
              </w:r>
              <w:ins w:id="46" w:author="Mary Holderby" w:date="2019-02-26T05:58:00Z">
                <w:r>
                  <w:rPr>
                    <w:noProof/>
                    <w:webHidden/>
                  </w:rPr>
                  <w:t>11</w:t>
                </w:r>
              </w:ins>
              <w:ins w:id="47" w:author="Mary Holderby" w:date="2019-02-26T05:54:00Z">
                <w:r>
                  <w:rPr>
                    <w:noProof/>
                    <w:webHidden/>
                  </w:rPr>
                  <w:fldChar w:fldCharType="end"/>
                </w:r>
                <w:r w:rsidRPr="00631A3B">
                  <w:rPr>
                    <w:rStyle w:val="Hyperlink"/>
                    <w:noProof/>
                  </w:rPr>
                  <w:fldChar w:fldCharType="end"/>
                </w:r>
              </w:ins>
            </w:p>
            <w:p w14:paraId="29E04FB4" w14:textId="77777777" w:rsidR="00721D10" w:rsidRDefault="00721D10">
              <w:pPr>
                <w:pStyle w:val="TOC2"/>
                <w:tabs>
                  <w:tab w:val="left" w:pos="880"/>
                  <w:tab w:val="right" w:leader="dot" w:pos="9016"/>
                </w:tabs>
                <w:rPr>
                  <w:ins w:id="48" w:author="Mary Holderby" w:date="2019-02-26T05:54:00Z"/>
                  <w:rFonts w:eastAsiaTheme="minorEastAsia"/>
                  <w:noProof/>
                  <w:lang w:eastAsia="en-GB"/>
                </w:rPr>
              </w:pPr>
              <w:ins w:id="49"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"_Toc2052882"</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5.5</w:t>
                </w:r>
                <w:r>
                  <w:rPr>
                    <w:rFonts w:eastAsiaTheme="minorEastAsia"/>
                    <w:noProof/>
                    <w:lang w:eastAsia="en-GB"/>
                  </w:rPr>
                  <w:tab/>
                </w:r>
                <w:r w:rsidRPr="00631A3B">
                  <w:rPr>
                    <w:rStyle w:val="Hyperlink"/>
                    <w:noProof/>
                  </w:rPr>
                  <w:t>Energy Screen</w:t>
                </w:r>
                <w:r>
                  <w:rPr>
                    <w:noProof/>
                    <w:webHidden/>
                  </w:rPr>
                  <w:tab/>
                </w:r>
                <w:r>
                  <w:rPr>
                    <w:noProof/>
                    <w:webHidden/>
                  </w:rPr>
                  <w:fldChar w:fldCharType="begin"/>
                </w:r>
                <w:r>
                  <w:rPr>
                    <w:noProof/>
                    <w:webHidden/>
                  </w:rPr>
                  <w:instrText xml:space="preserve"> PAGEREF _Toc2052882 \h </w:instrText>
                </w:r>
                <w:r>
                  <w:rPr>
                    <w:noProof/>
                    <w:webHidden/>
                  </w:rPr>
                </w:r>
              </w:ins>
              <w:r>
                <w:rPr>
                  <w:noProof/>
                  <w:webHidden/>
                </w:rPr>
                <w:fldChar w:fldCharType="separate"/>
              </w:r>
              <w:ins w:id="50" w:author="Mary Holderby" w:date="2019-02-26T05:58:00Z">
                <w:r>
                  <w:rPr>
                    <w:noProof/>
                    <w:webHidden/>
                  </w:rPr>
                  <w:t>12</w:t>
                </w:r>
              </w:ins>
              <w:ins w:id="51" w:author="Mary Holderby" w:date="2019-02-26T05:54:00Z">
                <w:r>
                  <w:rPr>
                    <w:noProof/>
                    <w:webHidden/>
                  </w:rPr>
                  <w:fldChar w:fldCharType="end"/>
                </w:r>
                <w:r w:rsidRPr="00631A3B">
                  <w:rPr>
                    <w:rStyle w:val="Hyperlink"/>
                    <w:noProof/>
                  </w:rPr>
                  <w:fldChar w:fldCharType="end"/>
                </w:r>
              </w:ins>
            </w:p>
            <w:p w14:paraId="1D5E718D" w14:textId="77777777" w:rsidR="00721D10" w:rsidRDefault="00721D10">
              <w:pPr>
                <w:pStyle w:val="TOC3"/>
                <w:tabs>
                  <w:tab w:val="left" w:pos="1320"/>
                  <w:tab w:val="right" w:leader="dot" w:pos="9016"/>
                </w:tabs>
                <w:rPr>
                  <w:ins w:id="52" w:author="Mary Holderby" w:date="2019-02-26T05:54:00Z"/>
                  <w:rFonts w:eastAsiaTheme="minorEastAsia"/>
                  <w:noProof/>
                  <w:lang w:eastAsia="en-GB"/>
                </w:rPr>
              </w:pPr>
              <w:ins w:id="53"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"_Toc2052883"</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5.5.1</w:t>
                </w:r>
                <w:r>
                  <w:rPr>
                    <w:rFonts w:eastAsiaTheme="minorEastAsia"/>
                    <w:noProof/>
                    <w:lang w:eastAsia="en-GB"/>
                  </w:rPr>
                  <w:tab/>
                </w:r>
                <w:r w:rsidRPr="00631A3B">
                  <w:rPr>
                    <w:rStyle w:val="Hyperlink"/>
                    <w:noProof/>
                  </w:rPr>
                  <w:t>Breakdown of Energy Usage Screen</w:t>
                </w:r>
                <w:r>
                  <w:rPr>
                    <w:noProof/>
                    <w:webHidden/>
                  </w:rPr>
                  <w:tab/>
                </w:r>
                <w:r>
                  <w:rPr>
                    <w:noProof/>
                    <w:webHidden/>
                  </w:rPr>
                  <w:fldChar w:fldCharType="begin"/>
                </w:r>
                <w:r>
                  <w:rPr>
                    <w:noProof/>
                    <w:webHidden/>
                  </w:rPr>
                  <w:instrText xml:space="preserve"> PAGEREF _Toc2052883 \h </w:instrText>
                </w:r>
                <w:r>
                  <w:rPr>
                    <w:noProof/>
                    <w:webHidden/>
                  </w:rPr>
                </w:r>
              </w:ins>
              <w:r>
                <w:rPr>
                  <w:noProof/>
                  <w:webHidden/>
                </w:rPr>
                <w:fldChar w:fldCharType="separate"/>
              </w:r>
              <w:ins w:id="54" w:author="Mary Holderby" w:date="2019-02-26T05:58:00Z">
                <w:r>
                  <w:rPr>
                    <w:noProof/>
                    <w:webHidden/>
                  </w:rPr>
                  <w:t>12</w:t>
                </w:r>
              </w:ins>
              <w:ins w:id="55" w:author="Mary Holderby" w:date="2019-02-26T05:54:00Z">
                <w:r>
                  <w:rPr>
                    <w:noProof/>
                    <w:webHidden/>
                  </w:rPr>
                  <w:fldChar w:fldCharType="end"/>
                </w:r>
                <w:r w:rsidRPr="00631A3B">
                  <w:rPr>
                    <w:rStyle w:val="Hyperlink"/>
                    <w:noProof/>
                  </w:rPr>
                  <w:fldChar w:fldCharType="end"/>
                </w:r>
              </w:ins>
            </w:p>
            <w:p w14:paraId="4B36FACD" w14:textId="77777777" w:rsidR="00721D10" w:rsidRDefault="00721D10">
              <w:pPr>
                <w:pStyle w:val="TOC3"/>
                <w:tabs>
                  <w:tab w:val="left" w:pos="1320"/>
                  <w:tab w:val="right" w:leader="dot" w:pos="9016"/>
                </w:tabs>
                <w:rPr>
                  <w:ins w:id="56" w:author="Mary Holderby" w:date="2019-02-26T05:54:00Z"/>
                  <w:rFonts w:eastAsiaTheme="minorEastAsia"/>
                  <w:noProof/>
                  <w:lang w:eastAsia="en-GB"/>
                </w:rPr>
              </w:pPr>
              <w:ins w:id="57"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"_Toc2052884"</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5.5.2</w:t>
                </w:r>
                <w:r>
                  <w:rPr>
                    <w:rFonts w:eastAsiaTheme="minorEastAsia"/>
                    <w:noProof/>
                    <w:lang w:eastAsia="en-GB"/>
                  </w:rPr>
                  <w:tab/>
                </w:r>
                <w:r w:rsidRPr="00631A3B">
                  <w:rPr>
                    <w:rStyle w:val="Hyperlink"/>
                    <w:noProof/>
                  </w:rPr>
                  <w:t>Smart Appliances Screen</w:t>
                </w:r>
                <w:r>
                  <w:rPr>
                    <w:noProof/>
                    <w:webHidden/>
                  </w:rPr>
                  <w:tab/>
                </w:r>
                <w:r>
                  <w:rPr>
                    <w:noProof/>
                    <w:webHidden/>
                  </w:rPr>
                  <w:fldChar w:fldCharType="begin"/>
                </w:r>
                <w:r>
                  <w:rPr>
                    <w:noProof/>
                    <w:webHidden/>
                  </w:rPr>
                  <w:instrText xml:space="preserve"> PAGEREF _Toc2052884 \h </w:instrText>
                </w:r>
                <w:r>
                  <w:rPr>
                    <w:noProof/>
                    <w:webHidden/>
                  </w:rPr>
                </w:r>
              </w:ins>
              <w:r>
                <w:rPr>
                  <w:noProof/>
                  <w:webHidden/>
                </w:rPr>
                <w:fldChar w:fldCharType="separate"/>
              </w:r>
              <w:ins w:id="58" w:author="Mary Holderby" w:date="2019-02-26T05:58:00Z">
                <w:r>
                  <w:rPr>
                    <w:noProof/>
                    <w:webHidden/>
                  </w:rPr>
                  <w:t>13</w:t>
                </w:r>
              </w:ins>
              <w:ins w:id="59" w:author="Mary Holderby" w:date="2019-02-26T05:54:00Z">
                <w:r>
                  <w:rPr>
                    <w:noProof/>
                    <w:webHidden/>
                  </w:rPr>
                  <w:fldChar w:fldCharType="end"/>
                </w:r>
                <w:r w:rsidRPr="00631A3B">
                  <w:rPr>
                    <w:rStyle w:val="Hyperlink"/>
                    <w:noProof/>
                  </w:rPr>
                  <w:fldChar w:fldCharType="end"/>
                </w:r>
              </w:ins>
            </w:p>
            <w:p w14:paraId="17405661" w14:textId="77777777" w:rsidR="00721D10" w:rsidRDefault="00721D10">
              <w:pPr>
                <w:pStyle w:val="TOC2"/>
                <w:tabs>
                  <w:tab w:val="left" w:pos="880"/>
                  <w:tab w:val="right" w:leader="dot" w:pos="9016"/>
                </w:tabs>
                <w:rPr>
                  <w:ins w:id="60" w:author="Mary Holderby" w:date="2019-02-26T05:54:00Z"/>
                  <w:rFonts w:eastAsiaTheme="minorEastAsia"/>
                  <w:noProof/>
                  <w:lang w:eastAsia="en-GB"/>
                </w:rPr>
              </w:pPr>
              <w:ins w:id="61"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"_Toc2052885"</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5.6</w:t>
                </w:r>
                <w:r>
                  <w:rPr>
                    <w:rFonts w:eastAsiaTheme="minorEastAsia"/>
                    <w:noProof/>
                    <w:lang w:eastAsia="en-GB"/>
                  </w:rPr>
                  <w:tab/>
                </w:r>
                <w:r w:rsidRPr="00631A3B">
                  <w:rPr>
                    <w:rStyle w:val="Hyperlink"/>
                    <w:noProof/>
                  </w:rPr>
                  <w:t>Exercise Screen</w:t>
                </w:r>
                <w:r>
                  <w:rPr>
                    <w:noProof/>
                    <w:webHidden/>
                  </w:rPr>
                  <w:tab/>
                </w:r>
                <w:r>
                  <w:rPr>
                    <w:noProof/>
                    <w:webHidden/>
                  </w:rPr>
                  <w:fldChar w:fldCharType="begin"/>
                </w:r>
                <w:r>
                  <w:rPr>
                    <w:noProof/>
                    <w:webHidden/>
                  </w:rPr>
                  <w:instrText xml:space="preserve"> PAGEREF _Toc2052885 \h </w:instrText>
                </w:r>
                <w:r>
                  <w:rPr>
                    <w:noProof/>
                    <w:webHidden/>
                  </w:rPr>
                </w:r>
              </w:ins>
              <w:r>
                <w:rPr>
                  <w:noProof/>
                  <w:webHidden/>
                </w:rPr>
                <w:fldChar w:fldCharType="separate"/>
              </w:r>
              <w:ins w:id="62" w:author="Mary Holderby" w:date="2019-02-26T05:58:00Z">
                <w:r>
                  <w:rPr>
                    <w:noProof/>
                    <w:webHidden/>
                  </w:rPr>
                  <w:t>13</w:t>
                </w:r>
              </w:ins>
              <w:ins w:id="63" w:author="Mary Holderby" w:date="2019-02-26T05:54:00Z">
                <w:r>
                  <w:rPr>
                    <w:noProof/>
                    <w:webHidden/>
                  </w:rPr>
                  <w:fldChar w:fldCharType="end"/>
                </w:r>
                <w:r w:rsidRPr="00631A3B">
                  <w:rPr>
                    <w:rStyle w:val="Hyperlink"/>
                    <w:noProof/>
                  </w:rPr>
                  <w:fldChar w:fldCharType="end"/>
                </w:r>
              </w:ins>
            </w:p>
            <w:p w14:paraId="1A3E7ACB" w14:textId="77777777" w:rsidR="00721D10" w:rsidRDefault="00721D10">
              <w:pPr>
                <w:pStyle w:val="TOC3"/>
                <w:tabs>
                  <w:tab w:val="left" w:pos="1320"/>
                  <w:tab w:val="right" w:leader="dot" w:pos="9016"/>
                </w:tabs>
                <w:rPr>
                  <w:ins w:id="64" w:author="Mary Holderby" w:date="2019-02-26T05:54:00Z"/>
                  <w:rFonts w:eastAsiaTheme="minorEastAsia"/>
                  <w:noProof/>
                  <w:lang w:eastAsia="en-GB"/>
                </w:rPr>
              </w:pPr>
              <w:ins w:id="65"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"_Toc2052886"</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5.6.1</w:t>
                </w:r>
                <w:r>
                  <w:rPr>
                    <w:rFonts w:eastAsiaTheme="minorEastAsia"/>
                    <w:noProof/>
                    <w:lang w:eastAsia="en-GB"/>
                  </w:rPr>
                  <w:tab/>
                </w:r>
                <w:r w:rsidRPr="00631A3B">
                  <w:rPr>
                    <w:rStyle w:val="Hyperlink"/>
                    <w:noProof/>
                  </w:rPr>
                  <w:t>Add Exercises Screen</w:t>
                </w:r>
                <w:r>
                  <w:rPr>
                    <w:noProof/>
                    <w:webHidden/>
                  </w:rPr>
                  <w:tab/>
                </w:r>
                <w:r>
                  <w:rPr>
                    <w:noProof/>
                    <w:webHidden/>
                  </w:rPr>
                  <w:fldChar w:fldCharType="begin"/>
                </w:r>
                <w:r>
                  <w:rPr>
                    <w:noProof/>
                    <w:webHidden/>
                  </w:rPr>
                  <w:instrText xml:space="preserve"> PAGEREF _Toc2052886 \h </w:instrText>
                </w:r>
                <w:r>
                  <w:rPr>
                    <w:noProof/>
                    <w:webHidden/>
                  </w:rPr>
                </w:r>
              </w:ins>
              <w:r>
                <w:rPr>
                  <w:noProof/>
                  <w:webHidden/>
                </w:rPr>
                <w:fldChar w:fldCharType="separate"/>
              </w:r>
              <w:ins w:id="66" w:author="Mary Holderby" w:date="2019-02-26T05:58:00Z">
                <w:r>
                  <w:rPr>
                    <w:noProof/>
                    <w:webHidden/>
                  </w:rPr>
                  <w:t>14</w:t>
                </w:r>
              </w:ins>
              <w:ins w:id="67" w:author="Mary Holderby" w:date="2019-02-26T05:54:00Z">
                <w:r>
                  <w:rPr>
                    <w:noProof/>
                    <w:webHidden/>
                  </w:rPr>
                  <w:fldChar w:fldCharType="end"/>
                </w:r>
                <w:r w:rsidRPr="00631A3B">
                  <w:rPr>
                    <w:rStyle w:val="Hyperlink"/>
                    <w:noProof/>
                  </w:rPr>
                  <w:fldChar w:fldCharType="end"/>
                </w:r>
              </w:ins>
            </w:p>
            <w:p w14:paraId="69F97005" w14:textId="77777777" w:rsidR="00721D10" w:rsidRDefault="00721D10">
              <w:pPr>
                <w:pStyle w:val="TOC3"/>
                <w:tabs>
                  <w:tab w:val="left" w:pos="1320"/>
                  <w:tab w:val="right" w:leader="dot" w:pos="9016"/>
                </w:tabs>
                <w:rPr>
                  <w:ins w:id="68" w:author="Mary Holderby" w:date="2019-02-26T05:54:00Z"/>
                  <w:rFonts w:eastAsiaTheme="minorEastAsia"/>
                  <w:noProof/>
                  <w:lang w:eastAsia="en-GB"/>
                </w:rPr>
              </w:pPr>
              <w:ins w:id="69"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"_Toc2052887"</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5.6.2</w:t>
                </w:r>
                <w:r>
                  <w:rPr>
                    <w:rFonts w:eastAsiaTheme="minorEastAsia"/>
                    <w:noProof/>
                    <w:lang w:eastAsia="en-GB"/>
                  </w:rPr>
                  <w:tab/>
                </w:r>
                <w:r w:rsidRPr="00631A3B">
                  <w:rPr>
                    <w:rStyle w:val="Hyperlink"/>
                    <w:noProof/>
                  </w:rPr>
                  <w:t>Exercise Run-Through</w:t>
                </w:r>
                <w:r>
                  <w:rPr>
                    <w:noProof/>
                    <w:webHidden/>
                  </w:rPr>
                  <w:tab/>
                </w:r>
                <w:r>
                  <w:rPr>
                    <w:noProof/>
                    <w:webHidden/>
                  </w:rPr>
                  <w:fldChar w:fldCharType="begin"/>
                </w:r>
                <w:r>
                  <w:rPr>
                    <w:noProof/>
                    <w:webHidden/>
                  </w:rPr>
                  <w:instrText xml:space="preserve"> PAGEREF _Toc2052887 \h </w:instrText>
                </w:r>
                <w:r>
                  <w:rPr>
                    <w:noProof/>
                    <w:webHidden/>
                  </w:rPr>
                </w:r>
              </w:ins>
              <w:r>
                <w:rPr>
                  <w:noProof/>
                  <w:webHidden/>
                </w:rPr>
                <w:fldChar w:fldCharType="separate"/>
              </w:r>
              <w:ins w:id="70" w:author="Mary Holderby" w:date="2019-02-26T05:58:00Z">
                <w:r>
                  <w:rPr>
                    <w:noProof/>
                    <w:webHidden/>
                  </w:rPr>
                  <w:t>14</w:t>
                </w:r>
              </w:ins>
              <w:ins w:id="71" w:author="Mary Holderby" w:date="2019-02-26T05:54:00Z">
                <w:r>
                  <w:rPr>
                    <w:noProof/>
                    <w:webHidden/>
                  </w:rPr>
                  <w:fldChar w:fldCharType="end"/>
                </w:r>
                <w:r w:rsidRPr="00631A3B">
                  <w:rPr>
                    <w:rStyle w:val="Hyperlink"/>
                    <w:noProof/>
                  </w:rPr>
                  <w:fldChar w:fldCharType="end"/>
                </w:r>
              </w:ins>
            </w:p>
            <w:p w14:paraId="214B6B73" w14:textId="77777777" w:rsidR="00721D10" w:rsidRDefault="00721D10">
              <w:pPr>
                <w:pStyle w:val="TOC2"/>
                <w:tabs>
                  <w:tab w:val="left" w:pos="880"/>
                  <w:tab w:val="right" w:leader="dot" w:pos="9016"/>
                </w:tabs>
                <w:rPr>
                  <w:ins w:id="72" w:author="Mary Holderby" w:date="2019-02-26T05:54:00Z"/>
                  <w:rFonts w:eastAsiaTheme="minorEastAsia"/>
                  <w:noProof/>
                  <w:lang w:eastAsia="en-GB"/>
                </w:rPr>
              </w:pPr>
              <w:ins w:id="73"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"_Toc2052888"</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5.7</w:t>
                </w:r>
                <w:r>
                  <w:rPr>
                    <w:rFonts w:eastAsiaTheme="minorEastAsia"/>
                    <w:noProof/>
                    <w:lang w:eastAsia="en-GB"/>
                  </w:rPr>
                  <w:tab/>
                </w:r>
                <w:r w:rsidRPr="00631A3B">
                  <w:rPr>
                    <w:rStyle w:val="Hyperlink"/>
                    <w:noProof/>
                  </w:rPr>
                  <w:t>Smart Robot (Cozmo)</w:t>
                </w:r>
                <w:r>
                  <w:rPr>
                    <w:noProof/>
                    <w:webHidden/>
                  </w:rPr>
                  <w:tab/>
                </w:r>
                <w:r>
                  <w:rPr>
                    <w:noProof/>
                    <w:webHidden/>
                  </w:rPr>
                  <w:fldChar w:fldCharType="begin"/>
                </w:r>
                <w:r>
                  <w:rPr>
                    <w:noProof/>
                    <w:webHidden/>
                  </w:rPr>
                  <w:instrText xml:space="preserve"> PAGEREF _Toc2052888 \h </w:instrText>
                </w:r>
                <w:r>
                  <w:rPr>
                    <w:noProof/>
                    <w:webHidden/>
                  </w:rPr>
                </w:r>
              </w:ins>
              <w:r>
                <w:rPr>
                  <w:noProof/>
                  <w:webHidden/>
                </w:rPr>
                <w:fldChar w:fldCharType="separate"/>
              </w:r>
              <w:ins w:id="74" w:author="Mary Holderby" w:date="2019-02-26T05:58:00Z">
                <w:r>
                  <w:rPr>
                    <w:noProof/>
                    <w:webHidden/>
                  </w:rPr>
                  <w:t>15</w:t>
                </w:r>
              </w:ins>
              <w:ins w:id="75" w:author="Mary Holderby" w:date="2019-02-26T05:54:00Z">
                <w:r>
                  <w:rPr>
                    <w:noProof/>
                    <w:webHidden/>
                  </w:rPr>
                  <w:fldChar w:fldCharType="end"/>
                </w:r>
                <w:r w:rsidRPr="00631A3B">
                  <w:rPr>
                    <w:rStyle w:val="Hyperlink"/>
                    <w:noProof/>
                  </w:rPr>
                  <w:fldChar w:fldCharType="end"/>
                </w:r>
              </w:ins>
            </w:p>
            <w:p w14:paraId="6565E960" w14:textId="77777777" w:rsidR="00721D10" w:rsidRDefault="00721D10">
              <w:pPr>
                <w:pStyle w:val="TOC2"/>
                <w:tabs>
                  <w:tab w:val="left" w:pos="880"/>
                  <w:tab w:val="right" w:leader="dot" w:pos="9016"/>
                </w:tabs>
                <w:rPr>
                  <w:ins w:id="76" w:author="Mary Holderby" w:date="2019-02-26T05:54:00Z"/>
                  <w:rFonts w:eastAsiaTheme="minorEastAsia"/>
                  <w:noProof/>
                  <w:lang w:eastAsia="en-GB"/>
                </w:rPr>
              </w:pPr>
              <w:ins w:id="77"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"_Toc2052889"</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5.8</w:t>
                </w:r>
                <w:r>
                  <w:rPr>
                    <w:rFonts w:eastAsiaTheme="minorEastAsia"/>
                    <w:noProof/>
                    <w:lang w:eastAsia="en-GB"/>
                  </w:rPr>
                  <w:tab/>
                </w:r>
                <w:r w:rsidRPr="00631A3B">
                  <w:rPr>
                    <w:rStyle w:val="Hyperlink"/>
                    <w:noProof/>
                  </w:rPr>
                  <w:t>Settings Screen</w:t>
                </w:r>
                <w:r>
                  <w:rPr>
                    <w:noProof/>
                    <w:webHidden/>
                  </w:rPr>
                  <w:tab/>
                </w:r>
                <w:r>
                  <w:rPr>
                    <w:noProof/>
                    <w:webHidden/>
                  </w:rPr>
                  <w:fldChar w:fldCharType="begin"/>
                </w:r>
                <w:r>
                  <w:rPr>
                    <w:noProof/>
                    <w:webHidden/>
                  </w:rPr>
                  <w:instrText xml:space="preserve"> PAGEREF _Toc2052889 \h </w:instrText>
                </w:r>
                <w:r>
                  <w:rPr>
                    <w:noProof/>
                    <w:webHidden/>
                  </w:rPr>
                </w:r>
              </w:ins>
              <w:r>
                <w:rPr>
                  <w:noProof/>
                  <w:webHidden/>
                </w:rPr>
                <w:fldChar w:fldCharType="separate"/>
              </w:r>
              <w:ins w:id="78" w:author="Mary Holderby" w:date="2019-02-26T05:58:00Z">
                <w:r>
                  <w:rPr>
                    <w:noProof/>
                    <w:webHidden/>
                  </w:rPr>
                  <w:t>16</w:t>
                </w:r>
              </w:ins>
              <w:ins w:id="79" w:author="Mary Holderby" w:date="2019-02-26T05:54:00Z">
                <w:r>
                  <w:rPr>
                    <w:noProof/>
                    <w:webHidden/>
                  </w:rPr>
                  <w:fldChar w:fldCharType="end"/>
                </w:r>
                <w:r w:rsidRPr="00631A3B">
                  <w:rPr>
                    <w:rStyle w:val="Hyperlink"/>
                    <w:noProof/>
                  </w:rPr>
                  <w:fldChar w:fldCharType="end"/>
                </w:r>
              </w:ins>
            </w:p>
            <w:p w14:paraId="11B6F679" w14:textId="77777777" w:rsidR="00721D10" w:rsidRDefault="00721D10">
              <w:pPr>
                <w:pStyle w:val="TOC2"/>
                <w:tabs>
                  <w:tab w:val="left" w:pos="880"/>
                  <w:tab w:val="right" w:leader="dot" w:pos="9016"/>
                </w:tabs>
                <w:rPr>
                  <w:ins w:id="80" w:author="Mary Holderby" w:date="2019-02-26T05:54:00Z"/>
                  <w:rFonts w:eastAsiaTheme="minorEastAsia"/>
                  <w:noProof/>
                  <w:lang w:eastAsia="en-GB"/>
                </w:rPr>
              </w:pPr>
              <w:ins w:id="81"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"_Toc2052890"</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5.9</w:t>
                </w:r>
                <w:r>
                  <w:rPr>
                    <w:rFonts w:eastAsiaTheme="minorEastAsia"/>
                    <w:noProof/>
                    <w:lang w:eastAsia="en-GB"/>
                  </w:rPr>
                  <w:tab/>
                </w:r>
                <w:r w:rsidRPr="00631A3B">
                  <w:rPr>
                    <w:rStyle w:val="Hyperlink"/>
                    <w:noProof/>
                  </w:rPr>
                  <w:t>Prototype Design Summary</w:t>
                </w:r>
                <w:r>
                  <w:rPr>
                    <w:noProof/>
                    <w:webHidden/>
                  </w:rPr>
                  <w:tab/>
                </w:r>
                <w:r>
                  <w:rPr>
                    <w:noProof/>
                    <w:webHidden/>
                  </w:rPr>
                  <w:fldChar w:fldCharType="begin"/>
                </w:r>
                <w:r>
                  <w:rPr>
                    <w:noProof/>
                    <w:webHidden/>
                  </w:rPr>
                  <w:instrText xml:space="preserve"> PAGEREF _Toc2052890 \h </w:instrText>
                </w:r>
                <w:r>
                  <w:rPr>
                    <w:noProof/>
                    <w:webHidden/>
                  </w:rPr>
                </w:r>
              </w:ins>
              <w:r>
                <w:rPr>
                  <w:noProof/>
                  <w:webHidden/>
                </w:rPr>
                <w:fldChar w:fldCharType="separate"/>
              </w:r>
              <w:ins w:id="82" w:author="Mary Holderby" w:date="2019-02-26T05:58:00Z">
                <w:r>
                  <w:rPr>
                    <w:noProof/>
                    <w:webHidden/>
                  </w:rPr>
                  <w:t>16</w:t>
                </w:r>
              </w:ins>
              <w:ins w:id="83" w:author="Mary Holderby" w:date="2019-02-26T05:54:00Z">
                <w:r>
                  <w:rPr>
                    <w:noProof/>
                    <w:webHidden/>
                  </w:rPr>
                  <w:fldChar w:fldCharType="end"/>
                </w:r>
                <w:r w:rsidRPr="00631A3B">
                  <w:rPr>
                    <w:rStyle w:val="Hyperlink"/>
                    <w:noProof/>
                  </w:rPr>
                  <w:fldChar w:fldCharType="end"/>
                </w:r>
              </w:ins>
            </w:p>
            <w:p w14:paraId="331A3755" w14:textId="77777777" w:rsidR="00721D10" w:rsidRDefault="00721D10">
              <w:pPr>
                <w:pStyle w:val="TOC1"/>
                <w:tabs>
                  <w:tab w:val="left" w:pos="440"/>
                  <w:tab w:val="right" w:leader="dot" w:pos="9016"/>
                </w:tabs>
                <w:rPr>
                  <w:ins w:id="84" w:author="Mary Holderby" w:date="2019-02-26T05:54:00Z"/>
                  <w:rFonts w:eastAsiaTheme="minorEastAsia"/>
                  <w:noProof/>
                  <w:lang w:eastAsia="en-GB"/>
                </w:rPr>
              </w:pPr>
              <w:ins w:id="85"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"_Toc2052891"</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w:t>
                </w:r>
                <w:r>
                  <w:rPr>
                    <w:rFonts w:eastAsiaTheme="minorEastAsia"/>
                    <w:noProof/>
                    <w:lang w:eastAsia="en-GB"/>
                  </w:rPr>
                  <w:tab/>
                </w:r>
                <w:r w:rsidRPr="00631A3B">
                  <w:rPr>
                    <w:rStyle w:val="Hyperlink"/>
                    <w:noProof/>
                  </w:rPr>
                  <w:t>Appendix</w:t>
                </w:r>
                <w:r>
                  <w:rPr>
                    <w:noProof/>
                    <w:webHidden/>
                  </w:rPr>
                  <w:tab/>
                </w:r>
                <w:r>
                  <w:rPr>
                    <w:noProof/>
                    <w:webHidden/>
                  </w:rPr>
                  <w:fldChar w:fldCharType="begin"/>
                </w:r>
                <w:r>
                  <w:rPr>
                    <w:noProof/>
                    <w:webHidden/>
                  </w:rPr>
                  <w:instrText xml:space="preserve"> PAGEREF _Toc2052891 \h </w:instrText>
                </w:r>
                <w:r>
                  <w:rPr>
                    <w:noProof/>
                    <w:webHidden/>
                  </w:rPr>
                </w:r>
              </w:ins>
              <w:r>
                <w:rPr>
                  <w:noProof/>
                  <w:webHidden/>
                </w:rPr>
                <w:fldChar w:fldCharType="separate"/>
              </w:r>
              <w:ins w:id="86" w:author="Mary Holderby" w:date="2019-02-26T05:58:00Z">
                <w:r>
                  <w:rPr>
                    <w:noProof/>
                    <w:webHidden/>
                  </w:rPr>
                  <w:t>17</w:t>
                </w:r>
              </w:ins>
              <w:ins w:id="87" w:author="Mary Holderby" w:date="2019-02-26T05:54:00Z">
                <w:r>
                  <w:rPr>
                    <w:noProof/>
                    <w:webHidden/>
                  </w:rPr>
                  <w:fldChar w:fldCharType="end"/>
                </w:r>
                <w:r w:rsidRPr="00631A3B">
                  <w:rPr>
                    <w:rStyle w:val="Hyperlink"/>
                    <w:noProof/>
                  </w:rPr>
                  <w:fldChar w:fldCharType="end"/>
                </w:r>
              </w:ins>
            </w:p>
            <w:p w14:paraId="0FC97446" w14:textId="77777777" w:rsidR="00721D10" w:rsidRDefault="00721D10">
              <w:pPr>
                <w:pStyle w:val="TOC2"/>
                <w:tabs>
                  <w:tab w:val="left" w:pos="880"/>
                  <w:tab w:val="right" w:leader="dot" w:pos="9016"/>
                </w:tabs>
                <w:rPr>
                  <w:ins w:id="88" w:author="Mary Holderby" w:date="2019-02-26T05:54:00Z"/>
                  <w:rFonts w:eastAsiaTheme="minorEastAsia"/>
                  <w:noProof/>
                  <w:lang w:eastAsia="en-GB"/>
                </w:rPr>
              </w:pPr>
              <w:ins w:id="89"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"_Toc2052892"</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6.1</w:t>
                </w:r>
                <w:r>
                  <w:rPr>
                    <w:rFonts w:eastAsiaTheme="minorEastAsia"/>
                    <w:noProof/>
                    <w:lang w:eastAsia="en-GB"/>
                  </w:rPr>
                  <w:tab/>
                </w:r>
                <w:r w:rsidRPr="00631A3B">
                  <w:rPr>
                    <w:rStyle w:val="Hyperlink"/>
                    <w:noProof/>
                  </w:rPr>
                  <w:t>Gantt Chart</w:t>
                </w:r>
                <w:r>
                  <w:rPr>
                    <w:noProof/>
                    <w:webHidden/>
                  </w:rPr>
                  <w:tab/>
                </w:r>
                <w:r>
                  <w:rPr>
                    <w:noProof/>
                    <w:webHidden/>
                  </w:rPr>
                  <w:fldChar w:fldCharType="begin"/>
                </w:r>
                <w:r>
                  <w:rPr>
                    <w:noProof/>
                    <w:webHidden/>
                  </w:rPr>
                  <w:instrText xml:space="preserve"> PAGEREF _Toc2052892 \h </w:instrText>
                </w:r>
                <w:r>
                  <w:rPr>
                    <w:noProof/>
                    <w:webHidden/>
                  </w:rPr>
                </w:r>
              </w:ins>
              <w:r>
                <w:rPr>
                  <w:noProof/>
                  <w:webHidden/>
                </w:rPr>
                <w:fldChar w:fldCharType="separate"/>
              </w:r>
              <w:ins w:id="90" w:author="Mary Holderby" w:date="2019-02-26T05:58:00Z">
                <w:r>
                  <w:rPr>
                    <w:noProof/>
                    <w:webHidden/>
                  </w:rPr>
                  <w:t>17</w:t>
                </w:r>
              </w:ins>
              <w:ins w:id="91" w:author="Mary Holderby" w:date="2019-02-26T05:54:00Z">
                <w:r>
                  <w:rPr>
                    <w:noProof/>
                    <w:webHidden/>
                  </w:rPr>
                  <w:fldChar w:fldCharType="end"/>
                </w:r>
                <w:r w:rsidRPr="00631A3B">
                  <w:rPr>
                    <w:rStyle w:val="Hyperlink"/>
                    <w:noProof/>
                  </w:rPr>
                  <w:fldChar w:fldCharType="end"/>
                </w:r>
              </w:ins>
            </w:p>
            <w:p w14:paraId="3E7E6457" w14:textId="77777777" w:rsidR="00721D10" w:rsidRDefault="00721D10">
              <w:pPr>
                <w:pStyle w:val="TOC2"/>
                <w:tabs>
                  <w:tab w:val="left" w:pos="880"/>
                  <w:tab w:val="right" w:leader="dot" w:pos="9016"/>
                </w:tabs>
                <w:rPr>
                  <w:ins w:id="92" w:author="Mary Holderby" w:date="2019-02-26T05:54:00Z"/>
                  <w:rFonts w:eastAsiaTheme="minorEastAsia"/>
                  <w:noProof/>
                  <w:lang w:eastAsia="en-GB"/>
                </w:rPr>
              </w:pPr>
              <w:ins w:id="93"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"_Toc2052893"</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6.2</w:t>
                </w:r>
                <w:r>
                  <w:rPr>
                    <w:rFonts w:eastAsiaTheme="minorEastAsia"/>
                    <w:noProof/>
                    <w:lang w:eastAsia="en-GB"/>
                  </w:rPr>
                  <w:tab/>
                </w:r>
                <w:r w:rsidRPr="00631A3B">
                  <w:rPr>
                    <w:rStyle w:val="Hyperlink"/>
                    <w:noProof/>
                  </w:rPr>
                  <w:t>Personae</w:t>
                </w:r>
                <w:r>
                  <w:rPr>
                    <w:noProof/>
                    <w:webHidden/>
                  </w:rPr>
                  <w:tab/>
                </w:r>
                <w:r>
                  <w:rPr>
                    <w:noProof/>
                    <w:webHidden/>
                  </w:rPr>
                  <w:fldChar w:fldCharType="begin"/>
                </w:r>
                <w:r>
                  <w:rPr>
                    <w:noProof/>
                    <w:webHidden/>
                  </w:rPr>
                  <w:instrText xml:space="preserve"> PAGEREF _Toc2052893 \h </w:instrText>
                </w:r>
                <w:r>
                  <w:rPr>
                    <w:noProof/>
                    <w:webHidden/>
                  </w:rPr>
                </w:r>
              </w:ins>
              <w:r>
                <w:rPr>
                  <w:noProof/>
                  <w:webHidden/>
                </w:rPr>
                <w:fldChar w:fldCharType="separate"/>
              </w:r>
              <w:ins w:id="94" w:author="Mary Holderby" w:date="2019-02-26T05:58:00Z">
                <w:r>
                  <w:rPr>
                    <w:noProof/>
                    <w:webHidden/>
                  </w:rPr>
                  <w:t>18</w:t>
                </w:r>
              </w:ins>
              <w:ins w:id="95" w:author="Mary Holderby" w:date="2019-02-26T05:54:00Z">
                <w:r>
                  <w:rPr>
                    <w:noProof/>
                    <w:webHidden/>
                  </w:rPr>
                  <w:fldChar w:fldCharType="end"/>
                </w:r>
                <w:r w:rsidRPr="00631A3B">
                  <w:rPr>
                    <w:rStyle w:val="Hyperlink"/>
                    <w:noProof/>
                  </w:rPr>
                  <w:fldChar w:fldCharType="end"/>
                </w:r>
              </w:ins>
            </w:p>
            <w:p w14:paraId="11DC3F51" w14:textId="77777777" w:rsidR="00721D10" w:rsidRDefault="00721D10">
              <w:pPr>
                <w:pStyle w:val="TOC3"/>
                <w:tabs>
                  <w:tab w:val="left" w:pos="1320"/>
                  <w:tab w:val="right" w:leader="dot" w:pos="9016"/>
                </w:tabs>
                <w:rPr>
                  <w:ins w:id="96" w:author="Mary Holderby" w:date="2019-02-26T05:54:00Z"/>
                  <w:rFonts w:eastAsiaTheme="minorEastAsia"/>
                  <w:noProof/>
                  <w:lang w:eastAsia="en-GB"/>
                </w:rPr>
              </w:pPr>
              <w:ins w:id="97"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"_Toc2052894"</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6.2.1</w:t>
                </w:r>
                <w:r>
                  <w:rPr>
                    <w:rFonts w:eastAsiaTheme="minorEastAsia"/>
                    <w:noProof/>
                    <w:lang w:eastAsia="en-GB"/>
                  </w:rPr>
                  <w:tab/>
                </w:r>
                <w:r w:rsidRPr="00631A3B">
                  <w:rPr>
                    <w:rStyle w:val="Hyperlink"/>
                    <w:noProof/>
                  </w:rPr>
                  <w:t>Al</w:t>
                </w:r>
                <w:r>
                  <w:rPr>
                    <w:noProof/>
                    <w:webHidden/>
                  </w:rPr>
                  <w:tab/>
                </w:r>
                <w:r>
                  <w:rPr>
                    <w:noProof/>
                    <w:webHidden/>
                  </w:rPr>
                  <w:fldChar w:fldCharType="begin"/>
                </w:r>
                <w:r>
                  <w:rPr>
                    <w:noProof/>
                    <w:webHidden/>
                  </w:rPr>
                  <w:instrText xml:space="preserve"> PAGEREF _Toc2052894 \h </w:instrText>
                </w:r>
                <w:r>
                  <w:rPr>
                    <w:noProof/>
                    <w:webHidden/>
                  </w:rPr>
                </w:r>
              </w:ins>
              <w:r>
                <w:rPr>
                  <w:noProof/>
                  <w:webHidden/>
                </w:rPr>
                <w:fldChar w:fldCharType="separate"/>
              </w:r>
              <w:ins w:id="98" w:author="Mary Holderby" w:date="2019-02-26T05:58:00Z">
                <w:r>
                  <w:rPr>
                    <w:noProof/>
                    <w:webHidden/>
                  </w:rPr>
                  <w:t>18</w:t>
                </w:r>
              </w:ins>
              <w:ins w:id="99" w:author="Mary Holderby" w:date="2019-02-26T05:54:00Z">
                <w:r>
                  <w:rPr>
                    <w:noProof/>
                    <w:webHidden/>
                  </w:rPr>
                  <w:fldChar w:fldCharType="end"/>
                </w:r>
                <w:r w:rsidRPr="00631A3B">
                  <w:rPr>
                    <w:rStyle w:val="Hyperlink"/>
                    <w:noProof/>
                  </w:rPr>
                  <w:fldChar w:fldCharType="end"/>
                </w:r>
              </w:ins>
            </w:p>
            <w:p w14:paraId="4975B482" w14:textId="77777777" w:rsidR="00721D10" w:rsidRDefault="00721D10">
              <w:pPr>
                <w:pStyle w:val="TOC3"/>
                <w:tabs>
                  <w:tab w:val="left" w:pos="1320"/>
                  <w:tab w:val="right" w:leader="dot" w:pos="9016"/>
                </w:tabs>
                <w:rPr>
                  <w:ins w:id="100" w:author="Mary Holderby" w:date="2019-02-26T05:54:00Z"/>
                  <w:rFonts w:eastAsiaTheme="minorEastAsia"/>
                  <w:noProof/>
                  <w:lang w:eastAsia="en-GB"/>
                </w:rPr>
              </w:pPr>
              <w:ins w:id="101"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"_Toc2052895"</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6.2.2</w:t>
                </w:r>
                <w:r>
                  <w:rPr>
                    <w:rFonts w:eastAsiaTheme="minorEastAsia"/>
                    <w:noProof/>
                    <w:lang w:eastAsia="en-GB"/>
                  </w:rPr>
                  <w:tab/>
                </w:r>
                <w:r w:rsidRPr="00631A3B">
                  <w:rPr>
                    <w:rStyle w:val="Hyperlink"/>
                    <w:noProof/>
                  </w:rPr>
                  <w:t>Kitty</w:t>
                </w:r>
                <w:r>
                  <w:rPr>
                    <w:noProof/>
                    <w:webHidden/>
                  </w:rPr>
                  <w:tab/>
                </w:r>
                <w:r>
                  <w:rPr>
                    <w:noProof/>
                    <w:webHidden/>
                  </w:rPr>
                  <w:fldChar w:fldCharType="begin"/>
                </w:r>
                <w:r>
                  <w:rPr>
                    <w:noProof/>
                    <w:webHidden/>
                  </w:rPr>
                  <w:instrText xml:space="preserve"> PAGEREF _Toc2052895 \h </w:instrText>
                </w:r>
                <w:r>
                  <w:rPr>
                    <w:noProof/>
                    <w:webHidden/>
                  </w:rPr>
                </w:r>
              </w:ins>
              <w:r>
                <w:rPr>
                  <w:noProof/>
                  <w:webHidden/>
                </w:rPr>
                <w:fldChar w:fldCharType="separate"/>
              </w:r>
              <w:ins w:id="102" w:author="Mary Holderby" w:date="2019-02-26T05:58:00Z">
                <w:r>
                  <w:rPr>
                    <w:noProof/>
                    <w:webHidden/>
                  </w:rPr>
                  <w:t>19</w:t>
                </w:r>
              </w:ins>
              <w:ins w:id="103" w:author="Mary Holderby" w:date="2019-02-26T05:54:00Z">
                <w:r>
                  <w:rPr>
                    <w:noProof/>
                    <w:webHidden/>
                  </w:rPr>
                  <w:fldChar w:fldCharType="end"/>
                </w:r>
                <w:r w:rsidRPr="00631A3B">
                  <w:rPr>
                    <w:rStyle w:val="Hyperlink"/>
                    <w:noProof/>
                  </w:rPr>
                  <w:fldChar w:fldCharType="end"/>
                </w:r>
              </w:ins>
            </w:p>
            <w:p w14:paraId="439AADE7" w14:textId="77777777" w:rsidR="00721D10" w:rsidRDefault="00721D10">
              <w:pPr>
                <w:pStyle w:val="TOC3"/>
                <w:tabs>
                  <w:tab w:val="left" w:pos="1320"/>
                  <w:tab w:val="right" w:leader="dot" w:pos="9016"/>
                </w:tabs>
                <w:rPr>
                  <w:ins w:id="104" w:author="Mary Holderby" w:date="2019-02-26T05:54:00Z"/>
                  <w:rFonts w:eastAsiaTheme="minorEastAsia"/>
                  <w:noProof/>
                  <w:lang w:eastAsia="en-GB"/>
                </w:rPr>
              </w:pPr>
              <w:ins w:id="105"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"_Toc2052896"</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6.2.3</w:t>
                </w:r>
                <w:r>
                  <w:rPr>
                    <w:rFonts w:eastAsiaTheme="minorEastAsia"/>
                    <w:noProof/>
                    <w:lang w:eastAsia="en-GB"/>
                  </w:rPr>
                  <w:tab/>
                </w:r>
                <w:r w:rsidRPr="00631A3B">
                  <w:rPr>
                    <w:rStyle w:val="Hyperlink"/>
                    <w:noProof/>
                  </w:rPr>
                  <w:t>Joe</w:t>
                </w:r>
                <w:r>
                  <w:rPr>
                    <w:noProof/>
                    <w:webHidden/>
                  </w:rPr>
                  <w:tab/>
                </w:r>
                <w:r>
                  <w:rPr>
                    <w:noProof/>
                    <w:webHidden/>
                  </w:rPr>
                  <w:fldChar w:fldCharType="begin"/>
                </w:r>
                <w:r>
                  <w:rPr>
                    <w:noProof/>
                    <w:webHidden/>
                  </w:rPr>
                  <w:instrText xml:space="preserve"> PAGEREF _Toc2052896 \h </w:instrText>
                </w:r>
                <w:r>
                  <w:rPr>
                    <w:noProof/>
                    <w:webHidden/>
                  </w:rPr>
                </w:r>
              </w:ins>
              <w:r>
                <w:rPr>
                  <w:noProof/>
                  <w:webHidden/>
                </w:rPr>
                <w:fldChar w:fldCharType="separate"/>
              </w:r>
              <w:ins w:id="106" w:author="Mary Holderby" w:date="2019-02-26T05:58:00Z">
                <w:r>
                  <w:rPr>
                    <w:noProof/>
                    <w:webHidden/>
                  </w:rPr>
                  <w:t>20</w:t>
                </w:r>
              </w:ins>
              <w:ins w:id="107" w:author="Mary Holderby" w:date="2019-02-26T05:54:00Z">
                <w:r>
                  <w:rPr>
                    <w:noProof/>
                    <w:webHidden/>
                  </w:rPr>
                  <w:fldChar w:fldCharType="end"/>
                </w:r>
                <w:r w:rsidRPr="00631A3B">
                  <w:rPr>
                    <w:rStyle w:val="Hyperlink"/>
                    <w:noProof/>
                  </w:rPr>
                  <w:fldChar w:fldCharType="end"/>
                </w:r>
              </w:ins>
            </w:p>
            <w:p w14:paraId="200E461F" w14:textId="77777777" w:rsidR="00721D10" w:rsidRDefault="00721D10">
              <w:pPr>
                <w:pStyle w:val="TOC2"/>
                <w:tabs>
                  <w:tab w:val="left" w:pos="880"/>
                  <w:tab w:val="right" w:leader="dot" w:pos="9016"/>
                </w:tabs>
                <w:rPr>
                  <w:ins w:id="108" w:author="Mary Holderby" w:date="2019-02-26T05:54:00Z"/>
                  <w:rFonts w:eastAsiaTheme="minorEastAsia"/>
                  <w:noProof/>
                  <w:lang w:eastAsia="en-GB"/>
                </w:rPr>
              </w:pPr>
              <w:ins w:id="109"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"_Toc2052897"</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6.3</w:t>
                </w:r>
                <w:r>
                  <w:rPr>
                    <w:rFonts w:eastAsiaTheme="minorEastAsia"/>
                    <w:noProof/>
                    <w:lang w:eastAsia="en-GB"/>
                  </w:rPr>
                  <w:tab/>
                </w:r>
                <w:r w:rsidRPr="00631A3B">
                  <w:rPr>
                    <w:rStyle w:val="Hyperlink"/>
                    <w:noProof/>
                  </w:rPr>
                  <w:t>Scenarios and Use-Case</w:t>
                </w:r>
                <w:r>
                  <w:rPr>
                    <w:noProof/>
                    <w:webHidden/>
                  </w:rPr>
                  <w:tab/>
                </w:r>
                <w:r>
                  <w:rPr>
                    <w:noProof/>
                    <w:webHidden/>
                  </w:rPr>
                  <w:fldChar w:fldCharType="begin"/>
                </w:r>
                <w:r>
                  <w:rPr>
                    <w:noProof/>
                    <w:webHidden/>
                  </w:rPr>
                  <w:instrText xml:space="preserve"> PAGEREF _Toc2052897 \h </w:instrText>
                </w:r>
                <w:r>
                  <w:rPr>
                    <w:noProof/>
                    <w:webHidden/>
                  </w:rPr>
                </w:r>
              </w:ins>
              <w:r>
                <w:rPr>
                  <w:noProof/>
                  <w:webHidden/>
                </w:rPr>
                <w:fldChar w:fldCharType="separate"/>
              </w:r>
              <w:ins w:id="110" w:author="Mary Holderby" w:date="2019-02-26T05:58:00Z">
                <w:r>
                  <w:rPr>
                    <w:noProof/>
                    <w:webHidden/>
                  </w:rPr>
                  <w:t>21</w:t>
                </w:r>
              </w:ins>
              <w:ins w:id="111" w:author="Mary Holderby" w:date="2019-02-26T05:54:00Z">
                <w:r>
                  <w:rPr>
                    <w:noProof/>
                    <w:webHidden/>
                  </w:rPr>
                  <w:fldChar w:fldCharType="end"/>
                </w:r>
                <w:r w:rsidRPr="00631A3B">
                  <w:rPr>
                    <w:rStyle w:val="Hyperlink"/>
                    <w:noProof/>
                  </w:rPr>
                  <w:fldChar w:fldCharType="end"/>
                </w:r>
              </w:ins>
            </w:p>
            <w:p w14:paraId="5EA4C683" w14:textId="77777777" w:rsidR="00721D10" w:rsidRDefault="00721D10">
              <w:pPr>
                <w:pStyle w:val="TOC3"/>
                <w:tabs>
                  <w:tab w:val="left" w:pos="1320"/>
                  <w:tab w:val="right" w:leader="dot" w:pos="9016"/>
                </w:tabs>
                <w:rPr>
                  <w:ins w:id="112" w:author="Mary Holderby" w:date="2019-02-26T05:54:00Z"/>
                  <w:rFonts w:eastAsiaTheme="minorEastAsia"/>
                  <w:noProof/>
                  <w:lang w:eastAsia="en-GB"/>
                </w:rPr>
              </w:pPr>
              <w:ins w:id="113"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"_Toc2052898"</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6.3.1</w:t>
                </w:r>
                <w:r>
                  <w:rPr>
                    <w:rFonts w:eastAsiaTheme="minorEastAsia"/>
                    <w:noProof/>
                    <w:lang w:eastAsia="en-GB"/>
                  </w:rPr>
                  <w:tab/>
                </w:r>
                <w:r w:rsidRPr="00631A3B">
                  <w:rPr>
                    <w:rStyle w:val="Hyperlink"/>
                    <w:noProof/>
                  </w:rPr>
                  <w:t>Scenario 1 – Log-in Screen, User</w:t>
                </w:r>
                <w:r>
                  <w:rPr>
                    <w:noProof/>
                    <w:webHidden/>
                  </w:rPr>
                  <w:tab/>
                </w:r>
                <w:r>
                  <w:rPr>
                    <w:noProof/>
                    <w:webHidden/>
                  </w:rPr>
                  <w:fldChar w:fldCharType="begin"/>
                </w:r>
                <w:r>
                  <w:rPr>
                    <w:noProof/>
                    <w:webHidden/>
                  </w:rPr>
                  <w:instrText xml:space="preserve"> PAGEREF _Toc2052898 \h </w:instrText>
                </w:r>
                <w:r>
                  <w:rPr>
                    <w:noProof/>
                    <w:webHidden/>
                  </w:rPr>
                </w:r>
              </w:ins>
              <w:r>
                <w:rPr>
                  <w:noProof/>
                  <w:webHidden/>
                </w:rPr>
                <w:fldChar w:fldCharType="separate"/>
              </w:r>
              <w:ins w:id="114" w:author="Mary Holderby" w:date="2019-02-26T05:58:00Z">
                <w:r>
                  <w:rPr>
                    <w:noProof/>
                    <w:webHidden/>
                  </w:rPr>
                  <w:t>21</w:t>
                </w:r>
              </w:ins>
              <w:ins w:id="115" w:author="Mary Holderby" w:date="2019-02-26T05:54:00Z">
                <w:r>
                  <w:rPr>
                    <w:noProof/>
                    <w:webHidden/>
                  </w:rPr>
                  <w:fldChar w:fldCharType="end"/>
                </w:r>
                <w:r w:rsidRPr="00631A3B">
                  <w:rPr>
                    <w:rStyle w:val="Hyperlink"/>
                    <w:noProof/>
                  </w:rPr>
                  <w:fldChar w:fldCharType="end"/>
                </w:r>
              </w:ins>
            </w:p>
            <w:p w14:paraId="726072B8" w14:textId="77777777" w:rsidR="00721D10" w:rsidRDefault="00721D10">
              <w:pPr>
                <w:pStyle w:val="TOC3"/>
                <w:tabs>
                  <w:tab w:val="left" w:pos="1320"/>
                  <w:tab w:val="right" w:leader="dot" w:pos="9016"/>
                </w:tabs>
                <w:rPr>
                  <w:ins w:id="116" w:author="Mary Holderby" w:date="2019-02-26T05:54:00Z"/>
                  <w:rFonts w:eastAsiaTheme="minorEastAsia"/>
                  <w:noProof/>
                  <w:lang w:eastAsia="en-GB"/>
                </w:rPr>
              </w:pPr>
              <w:ins w:id="117"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"_Toc2052899"</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6.3.2</w:t>
                </w:r>
                <w:r>
                  <w:rPr>
                    <w:rFonts w:eastAsiaTheme="minorEastAsia"/>
                    <w:noProof/>
                    <w:lang w:eastAsia="en-GB"/>
                  </w:rPr>
                  <w:tab/>
                </w:r>
                <w:r w:rsidRPr="00631A3B">
                  <w:rPr>
                    <w:rStyle w:val="Hyperlink"/>
                    <w:noProof/>
                  </w:rPr>
                  <w:t>Scenario 2 – User encounters problem</w:t>
                </w:r>
                <w:r>
                  <w:rPr>
                    <w:noProof/>
                    <w:webHidden/>
                  </w:rPr>
                  <w:tab/>
                </w:r>
                <w:r>
                  <w:rPr>
                    <w:noProof/>
                    <w:webHidden/>
                  </w:rPr>
                  <w:fldChar w:fldCharType="begin"/>
                </w:r>
                <w:r>
                  <w:rPr>
                    <w:noProof/>
                    <w:webHidden/>
                  </w:rPr>
                  <w:instrText xml:space="preserve"> PAGEREF _Toc2052899 \h </w:instrText>
                </w:r>
                <w:r>
                  <w:rPr>
                    <w:noProof/>
                    <w:webHidden/>
                  </w:rPr>
                </w:r>
              </w:ins>
              <w:r>
                <w:rPr>
                  <w:noProof/>
                  <w:webHidden/>
                </w:rPr>
                <w:fldChar w:fldCharType="separate"/>
              </w:r>
              <w:ins w:id="118" w:author="Mary Holderby" w:date="2019-02-26T05:58:00Z">
                <w:r>
                  <w:rPr>
                    <w:noProof/>
                    <w:webHidden/>
                  </w:rPr>
                  <w:t>21</w:t>
                </w:r>
              </w:ins>
              <w:ins w:id="119" w:author="Mary Holderby" w:date="2019-02-26T05:54:00Z">
                <w:r>
                  <w:rPr>
                    <w:noProof/>
                    <w:webHidden/>
                  </w:rPr>
                  <w:fldChar w:fldCharType="end"/>
                </w:r>
                <w:r w:rsidRPr="00631A3B">
                  <w:rPr>
                    <w:rStyle w:val="Hyperlink"/>
                    <w:noProof/>
                  </w:rPr>
                  <w:fldChar w:fldCharType="end"/>
                </w:r>
              </w:ins>
            </w:p>
            <w:p w14:paraId="791DE298" w14:textId="77777777" w:rsidR="00721D10" w:rsidRDefault="00721D10">
              <w:pPr>
                <w:pStyle w:val="TOC3"/>
                <w:tabs>
                  <w:tab w:val="left" w:pos="1320"/>
                  <w:tab w:val="right" w:leader="dot" w:pos="9016"/>
                </w:tabs>
                <w:rPr>
                  <w:ins w:id="120" w:author="Mary Holderby" w:date="2019-02-26T05:54:00Z"/>
                  <w:rFonts w:eastAsiaTheme="minorEastAsia"/>
                  <w:noProof/>
                  <w:lang w:eastAsia="en-GB"/>
                </w:rPr>
              </w:pPr>
              <w:ins w:id="121"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"_Toc2052900"</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6.3.3</w:t>
                </w:r>
                <w:r>
                  <w:rPr>
                    <w:rFonts w:eastAsiaTheme="minorEastAsia"/>
                    <w:noProof/>
                    <w:lang w:eastAsia="en-GB"/>
                  </w:rPr>
                  <w:tab/>
                </w:r>
                <w:r w:rsidRPr="00631A3B">
                  <w:rPr>
                    <w:rStyle w:val="Hyperlink"/>
                    <w:noProof/>
                  </w:rPr>
                  <w:t>Scenario 3 – Home Screen, Medication Bottle Button Flashing, Chime Sounding</w:t>
                </w:r>
                <w:r>
                  <w:rPr>
                    <w:noProof/>
                    <w:webHidden/>
                  </w:rPr>
                  <w:tab/>
                </w:r>
                <w:r>
                  <w:rPr>
                    <w:noProof/>
                    <w:webHidden/>
                  </w:rPr>
                  <w:fldChar w:fldCharType="begin"/>
                </w:r>
                <w:r>
                  <w:rPr>
                    <w:noProof/>
                    <w:webHidden/>
                  </w:rPr>
                  <w:instrText xml:space="preserve"> PAGEREF _Toc2052900 \h </w:instrText>
                </w:r>
                <w:r>
                  <w:rPr>
                    <w:noProof/>
                    <w:webHidden/>
                  </w:rPr>
                </w:r>
              </w:ins>
              <w:r>
                <w:rPr>
                  <w:noProof/>
                  <w:webHidden/>
                </w:rPr>
                <w:fldChar w:fldCharType="separate"/>
              </w:r>
              <w:ins w:id="122" w:author="Mary Holderby" w:date="2019-02-26T05:58:00Z">
                <w:r>
                  <w:rPr>
                    <w:noProof/>
                    <w:webHidden/>
                  </w:rPr>
                  <w:t>21</w:t>
                </w:r>
              </w:ins>
              <w:ins w:id="123" w:author="Mary Holderby" w:date="2019-02-26T05:54:00Z">
                <w:r>
                  <w:rPr>
                    <w:noProof/>
                    <w:webHidden/>
                  </w:rPr>
                  <w:fldChar w:fldCharType="end"/>
                </w:r>
                <w:r w:rsidRPr="00631A3B">
                  <w:rPr>
                    <w:rStyle w:val="Hyperlink"/>
                    <w:noProof/>
                  </w:rPr>
                  <w:fldChar w:fldCharType="end"/>
                </w:r>
              </w:ins>
            </w:p>
            <w:p w14:paraId="0A8AD4B0" w14:textId="77777777" w:rsidR="00721D10" w:rsidRDefault="00721D10">
              <w:pPr>
                <w:pStyle w:val="TOC3"/>
                <w:tabs>
                  <w:tab w:val="left" w:pos="1320"/>
                  <w:tab w:val="right" w:leader="dot" w:pos="9016"/>
                </w:tabs>
                <w:rPr>
                  <w:ins w:id="124" w:author="Mary Holderby" w:date="2019-02-26T05:54:00Z"/>
                  <w:rFonts w:eastAsiaTheme="minorEastAsia"/>
                  <w:noProof/>
                  <w:lang w:eastAsia="en-GB"/>
                </w:rPr>
              </w:pPr>
              <w:ins w:id="125"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"_Toc2052901"</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6.3.4</w:t>
                </w:r>
                <w:r>
                  <w:rPr>
                    <w:rFonts w:eastAsiaTheme="minorEastAsia"/>
                    <w:noProof/>
                    <w:lang w:eastAsia="en-GB"/>
                  </w:rPr>
                  <w:tab/>
                </w:r>
                <w:r w:rsidRPr="00631A3B">
                  <w:rPr>
                    <w:rStyle w:val="Hyperlink"/>
                    <w:noProof/>
                  </w:rPr>
                  <w:t>Scenario 4 – Home Screen, No Chime Sounding, No Button flashing</w:t>
                </w:r>
                <w:r>
                  <w:rPr>
                    <w:noProof/>
                    <w:webHidden/>
                  </w:rPr>
                  <w:tab/>
                </w:r>
                <w:r>
                  <w:rPr>
                    <w:noProof/>
                    <w:webHidden/>
                  </w:rPr>
                  <w:fldChar w:fldCharType="begin"/>
                </w:r>
                <w:r>
                  <w:rPr>
                    <w:noProof/>
                    <w:webHidden/>
                  </w:rPr>
                  <w:instrText xml:space="preserve"> PAGEREF _Toc2052901 \h </w:instrText>
                </w:r>
                <w:r>
                  <w:rPr>
                    <w:noProof/>
                    <w:webHidden/>
                  </w:rPr>
                </w:r>
              </w:ins>
              <w:r>
                <w:rPr>
                  <w:noProof/>
                  <w:webHidden/>
                </w:rPr>
                <w:fldChar w:fldCharType="separate"/>
              </w:r>
              <w:ins w:id="126" w:author="Mary Holderby" w:date="2019-02-26T05:58:00Z">
                <w:r>
                  <w:rPr>
                    <w:noProof/>
                    <w:webHidden/>
                  </w:rPr>
                  <w:t>22</w:t>
                </w:r>
              </w:ins>
              <w:ins w:id="127" w:author="Mary Holderby" w:date="2019-02-26T05:54:00Z">
                <w:r>
                  <w:rPr>
                    <w:noProof/>
                    <w:webHidden/>
                  </w:rPr>
                  <w:fldChar w:fldCharType="end"/>
                </w:r>
                <w:r w:rsidRPr="00631A3B">
                  <w:rPr>
                    <w:rStyle w:val="Hyperlink"/>
                    <w:noProof/>
                  </w:rPr>
                  <w:fldChar w:fldCharType="end"/>
                </w:r>
              </w:ins>
            </w:p>
            <w:p w14:paraId="0B0E13F8" w14:textId="77777777" w:rsidR="00721D10" w:rsidRDefault="00721D10">
              <w:pPr>
                <w:pStyle w:val="TOC3"/>
                <w:tabs>
                  <w:tab w:val="left" w:pos="1320"/>
                  <w:tab w:val="right" w:leader="dot" w:pos="9016"/>
                </w:tabs>
                <w:rPr>
                  <w:ins w:id="128" w:author="Mary Holderby" w:date="2019-02-26T05:54:00Z"/>
                  <w:rFonts w:eastAsiaTheme="minorEastAsia"/>
                  <w:noProof/>
                  <w:lang w:eastAsia="en-GB"/>
                </w:rPr>
              </w:pPr>
              <w:ins w:id="129"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"_Toc2052902"</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6.3.5</w:t>
                </w:r>
                <w:r>
                  <w:rPr>
                    <w:rFonts w:eastAsiaTheme="minorEastAsia"/>
                    <w:noProof/>
                    <w:lang w:eastAsia="en-GB"/>
                  </w:rPr>
                  <w:tab/>
                </w:r>
                <w:r w:rsidRPr="00631A3B">
                  <w:rPr>
                    <w:rStyle w:val="Hyperlink"/>
                    <w:noProof/>
                  </w:rPr>
                  <w:t>Scenario 5 – Home Screen, No Chime Sounding, No Button flashing</w:t>
                </w:r>
                <w:r>
                  <w:rPr>
                    <w:noProof/>
                    <w:webHidden/>
                  </w:rPr>
                  <w:tab/>
                </w:r>
                <w:r>
                  <w:rPr>
                    <w:noProof/>
                    <w:webHidden/>
                  </w:rPr>
                  <w:fldChar w:fldCharType="begin"/>
                </w:r>
                <w:r>
                  <w:rPr>
                    <w:noProof/>
                    <w:webHidden/>
                  </w:rPr>
                  <w:instrText xml:space="preserve"> PAGEREF _Toc2052902 \h </w:instrText>
                </w:r>
                <w:r>
                  <w:rPr>
                    <w:noProof/>
                    <w:webHidden/>
                  </w:rPr>
                </w:r>
              </w:ins>
              <w:r>
                <w:rPr>
                  <w:noProof/>
                  <w:webHidden/>
                </w:rPr>
                <w:fldChar w:fldCharType="separate"/>
              </w:r>
              <w:ins w:id="130" w:author="Mary Holderby" w:date="2019-02-26T05:58:00Z">
                <w:r>
                  <w:rPr>
                    <w:noProof/>
                    <w:webHidden/>
                  </w:rPr>
                  <w:t>22</w:t>
                </w:r>
              </w:ins>
              <w:ins w:id="131" w:author="Mary Holderby" w:date="2019-02-26T05:54:00Z">
                <w:r>
                  <w:rPr>
                    <w:noProof/>
                    <w:webHidden/>
                  </w:rPr>
                  <w:fldChar w:fldCharType="end"/>
                </w:r>
                <w:r w:rsidRPr="00631A3B">
                  <w:rPr>
                    <w:rStyle w:val="Hyperlink"/>
                    <w:noProof/>
                  </w:rPr>
                  <w:fldChar w:fldCharType="end"/>
                </w:r>
              </w:ins>
            </w:p>
            <w:p w14:paraId="3620D521" w14:textId="77777777" w:rsidR="00721D10" w:rsidRDefault="00721D10">
              <w:pPr>
                <w:pStyle w:val="TOC3"/>
                <w:tabs>
                  <w:tab w:val="left" w:pos="1320"/>
                  <w:tab w:val="right" w:leader="dot" w:pos="9016"/>
                </w:tabs>
                <w:rPr>
                  <w:ins w:id="132" w:author="Mary Holderby" w:date="2019-02-26T05:54:00Z"/>
                  <w:rFonts w:eastAsiaTheme="minorEastAsia"/>
                  <w:noProof/>
                  <w:lang w:eastAsia="en-GB"/>
                </w:rPr>
              </w:pPr>
              <w:ins w:id="133" w:author="Mary Holderby" w:date="2019-02-26T05:54:00Z">
                <w:r w:rsidRPr="00631A3B">
                  <w:rPr>
                    <w:rStyle w:val="Hyperlink"/>
                    <w:noProof/>
                  </w:rPr>
                  <w:lastRenderedPageBreak/>
                  <w:fldChar w:fldCharType="begin"/>
                </w:r>
                <w:r w:rsidRPr="00631A3B">
                  <w:rPr>
                    <w:rStyle w:val="Hyperlink"/>
                    <w:noProof/>
                  </w:rPr>
                  <w:instrText xml:space="preserve"> </w:instrText>
                </w:r>
                <w:r>
                  <w:rPr>
                    <w:noProof/>
                  </w:rPr>
                  <w:instrText>HYPERLINK \l "_Toc2052903"</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6.3.6</w:t>
                </w:r>
                <w:r>
                  <w:rPr>
                    <w:rFonts w:eastAsiaTheme="minorEastAsia"/>
                    <w:noProof/>
                    <w:lang w:eastAsia="en-GB"/>
                  </w:rPr>
                  <w:tab/>
                </w:r>
                <w:r w:rsidRPr="00631A3B">
                  <w:rPr>
                    <w:rStyle w:val="Hyperlink"/>
                    <w:noProof/>
                  </w:rPr>
                  <w:t>Scenario 6 – Home Screen, No Chime Sounding, No Button flashing</w:t>
                </w:r>
                <w:r>
                  <w:rPr>
                    <w:noProof/>
                    <w:webHidden/>
                  </w:rPr>
                  <w:tab/>
                </w:r>
                <w:r>
                  <w:rPr>
                    <w:noProof/>
                    <w:webHidden/>
                  </w:rPr>
                  <w:fldChar w:fldCharType="begin"/>
                </w:r>
                <w:r>
                  <w:rPr>
                    <w:noProof/>
                    <w:webHidden/>
                  </w:rPr>
                  <w:instrText xml:space="preserve"> PAGEREF _Toc2052903 \h </w:instrText>
                </w:r>
                <w:r>
                  <w:rPr>
                    <w:noProof/>
                    <w:webHidden/>
                  </w:rPr>
                </w:r>
              </w:ins>
              <w:r>
                <w:rPr>
                  <w:noProof/>
                  <w:webHidden/>
                </w:rPr>
                <w:fldChar w:fldCharType="separate"/>
              </w:r>
              <w:ins w:id="134" w:author="Mary Holderby" w:date="2019-02-26T05:58:00Z">
                <w:r>
                  <w:rPr>
                    <w:noProof/>
                    <w:webHidden/>
                  </w:rPr>
                  <w:t>22</w:t>
                </w:r>
              </w:ins>
              <w:ins w:id="135" w:author="Mary Holderby" w:date="2019-02-26T05:54:00Z">
                <w:r>
                  <w:rPr>
                    <w:noProof/>
                    <w:webHidden/>
                  </w:rPr>
                  <w:fldChar w:fldCharType="end"/>
                </w:r>
                <w:r w:rsidRPr="00631A3B">
                  <w:rPr>
                    <w:rStyle w:val="Hyperlink"/>
                    <w:noProof/>
                  </w:rPr>
                  <w:fldChar w:fldCharType="end"/>
                </w:r>
              </w:ins>
            </w:p>
            <w:p w14:paraId="249D2A22" w14:textId="77777777" w:rsidR="00721D10" w:rsidRDefault="00721D10">
              <w:pPr>
                <w:pStyle w:val="TOC3"/>
                <w:tabs>
                  <w:tab w:val="left" w:pos="1320"/>
                  <w:tab w:val="right" w:leader="dot" w:pos="9016"/>
                </w:tabs>
                <w:rPr>
                  <w:ins w:id="136" w:author="Mary Holderby" w:date="2019-02-26T05:54:00Z"/>
                  <w:rFonts w:eastAsiaTheme="minorEastAsia"/>
                  <w:noProof/>
                  <w:lang w:eastAsia="en-GB"/>
                </w:rPr>
              </w:pPr>
              <w:ins w:id="137"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"_Toc2052904"</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6.3.7</w:t>
                </w:r>
                <w:r>
                  <w:rPr>
                    <w:rFonts w:eastAsiaTheme="minorEastAsia"/>
                    <w:noProof/>
                    <w:lang w:eastAsia="en-GB"/>
                  </w:rPr>
                  <w:tab/>
                </w:r>
                <w:r w:rsidRPr="00631A3B">
                  <w:rPr>
                    <w:rStyle w:val="Hyperlink"/>
                    <w:noProof/>
                  </w:rPr>
                  <w:t>Scenario 7 – Home Screen, No Chime Sounding, No Button flashing</w:t>
                </w:r>
                <w:r>
                  <w:rPr>
                    <w:noProof/>
                    <w:webHidden/>
                  </w:rPr>
                  <w:tab/>
                </w:r>
                <w:r>
                  <w:rPr>
                    <w:noProof/>
                    <w:webHidden/>
                  </w:rPr>
                  <w:fldChar w:fldCharType="begin"/>
                </w:r>
                <w:r>
                  <w:rPr>
                    <w:noProof/>
                    <w:webHidden/>
                  </w:rPr>
                  <w:instrText xml:space="preserve"> PAGEREF _Toc2052904 \h </w:instrText>
                </w:r>
                <w:r>
                  <w:rPr>
                    <w:noProof/>
                    <w:webHidden/>
                  </w:rPr>
                </w:r>
              </w:ins>
              <w:r>
                <w:rPr>
                  <w:noProof/>
                  <w:webHidden/>
                </w:rPr>
                <w:fldChar w:fldCharType="separate"/>
              </w:r>
              <w:ins w:id="138" w:author="Mary Holderby" w:date="2019-02-26T05:58:00Z">
                <w:r>
                  <w:rPr>
                    <w:noProof/>
                    <w:webHidden/>
                  </w:rPr>
                  <w:t>22</w:t>
                </w:r>
              </w:ins>
              <w:ins w:id="139" w:author="Mary Holderby" w:date="2019-02-26T05:54:00Z">
                <w:r>
                  <w:rPr>
                    <w:noProof/>
                    <w:webHidden/>
                  </w:rPr>
                  <w:fldChar w:fldCharType="end"/>
                </w:r>
                <w:r w:rsidRPr="00631A3B">
                  <w:rPr>
                    <w:rStyle w:val="Hyperlink"/>
                    <w:noProof/>
                  </w:rPr>
                  <w:fldChar w:fldCharType="end"/>
                </w:r>
              </w:ins>
            </w:p>
            <w:p w14:paraId="3C661758" w14:textId="77777777" w:rsidR="00721D10" w:rsidRDefault="00721D10">
              <w:pPr>
                <w:pStyle w:val="TOC3"/>
                <w:tabs>
                  <w:tab w:val="left" w:pos="1320"/>
                  <w:tab w:val="right" w:leader="dot" w:pos="9016"/>
                </w:tabs>
                <w:rPr>
                  <w:ins w:id="140" w:author="Mary Holderby" w:date="2019-02-26T05:54:00Z"/>
                  <w:rFonts w:eastAsiaTheme="minorEastAsia"/>
                  <w:noProof/>
                  <w:lang w:eastAsia="en-GB"/>
                </w:rPr>
              </w:pPr>
              <w:ins w:id="141"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"_Toc2052905"</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6.3.8</w:t>
                </w:r>
                <w:r>
                  <w:rPr>
                    <w:rFonts w:eastAsiaTheme="minorEastAsia"/>
                    <w:noProof/>
                    <w:lang w:eastAsia="en-GB"/>
                  </w:rPr>
                  <w:tab/>
                </w:r>
                <w:r w:rsidRPr="00631A3B">
                  <w:rPr>
                    <w:rStyle w:val="Hyperlink"/>
                    <w:noProof/>
                  </w:rPr>
                  <w:t>Scenario 8 – Home Screen, No Chime Sounding, No Button flashing</w:t>
                </w:r>
                <w:r>
                  <w:rPr>
                    <w:noProof/>
                    <w:webHidden/>
                  </w:rPr>
                  <w:tab/>
                </w:r>
                <w:r>
                  <w:rPr>
                    <w:noProof/>
                    <w:webHidden/>
                  </w:rPr>
                  <w:fldChar w:fldCharType="begin"/>
                </w:r>
                <w:r>
                  <w:rPr>
                    <w:noProof/>
                    <w:webHidden/>
                  </w:rPr>
                  <w:instrText xml:space="preserve"> PAGEREF _Toc2052905 \h </w:instrText>
                </w:r>
                <w:r>
                  <w:rPr>
                    <w:noProof/>
                    <w:webHidden/>
                  </w:rPr>
                </w:r>
              </w:ins>
              <w:r>
                <w:rPr>
                  <w:noProof/>
                  <w:webHidden/>
                </w:rPr>
                <w:fldChar w:fldCharType="separate"/>
              </w:r>
              <w:ins w:id="142" w:author="Mary Holderby" w:date="2019-02-26T05:58:00Z">
                <w:r>
                  <w:rPr>
                    <w:noProof/>
                    <w:webHidden/>
                  </w:rPr>
                  <w:t>23</w:t>
                </w:r>
              </w:ins>
              <w:ins w:id="143" w:author="Mary Holderby" w:date="2019-02-26T05:54:00Z">
                <w:r>
                  <w:rPr>
                    <w:noProof/>
                    <w:webHidden/>
                  </w:rPr>
                  <w:fldChar w:fldCharType="end"/>
                </w:r>
                <w:r w:rsidRPr="00631A3B">
                  <w:rPr>
                    <w:rStyle w:val="Hyperlink"/>
                    <w:noProof/>
                  </w:rPr>
                  <w:fldChar w:fldCharType="end"/>
                </w:r>
              </w:ins>
            </w:p>
            <w:p w14:paraId="339A5F44" w14:textId="77777777" w:rsidR="00721D10" w:rsidRDefault="00721D10">
              <w:pPr>
                <w:pStyle w:val="TOC3"/>
                <w:tabs>
                  <w:tab w:val="left" w:pos="1320"/>
                  <w:tab w:val="right" w:leader="dot" w:pos="9016"/>
                </w:tabs>
                <w:rPr>
                  <w:ins w:id="144" w:author="Mary Holderby" w:date="2019-02-26T05:54:00Z"/>
                  <w:rFonts w:eastAsiaTheme="minorEastAsia"/>
                  <w:noProof/>
                  <w:lang w:eastAsia="en-GB"/>
                </w:rPr>
              </w:pPr>
              <w:ins w:id="145"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"_Toc2052906"</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6.3.9</w:t>
                </w:r>
                <w:r>
                  <w:rPr>
                    <w:rFonts w:eastAsiaTheme="minorEastAsia"/>
                    <w:noProof/>
                    <w:lang w:eastAsia="en-GB"/>
                  </w:rPr>
                  <w:tab/>
                </w:r>
                <w:r w:rsidRPr="00631A3B">
                  <w:rPr>
                    <w:rStyle w:val="Hyperlink"/>
                    <w:noProof/>
                  </w:rPr>
                  <w:t>Scenario 9 – Home Screen, No Chime Sounding, No Button flashing</w:t>
                </w:r>
                <w:r>
                  <w:rPr>
                    <w:noProof/>
                    <w:webHidden/>
                  </w:rPr>
                  <w:tab/>
                </w:r>
                <w:r>
                  <w:rPr>
                    <w:noProof/>
                    <w:webHidden/>
                  </w:rPr>
                  <w:fldChar w:fldCharType="begin"/>
                </w:r>
                <w:r>
                  <w:rPr>
                    <w:noProof/>
                    <w:webHidden/>
                  </w:rPr>
                  <w:instrText xml:space="preserve"> PAGEREF _Toc2052906 \h </w:instrText>
                </w:r>
                <w:r>
                  <w:rPr>
                    <w:noProof/>
                    <w:webHidden/>
                  </w:rPr>
                </w:r>
              </w:ins>
              <w:r>
                <w:rPr>
                  <w:noProof/>
                  <w:webHidden/>
                </w:rPr>
                <w:fldChar w:fldCharType="separate"/>
              </w:r>
              <w:ins w:id="146" w:author="Mary Holderby" w:date="2019-02-26T05:58:00Z">
                <w:r>
                  <w:rPr>
                    <w:noProof/>
                    <w:webHidden/>
                  </w:rPr>
                  <w:t>23</w:t>
                </w:r>
              </w:ins>
              <w:ins w:id="147" w:author="Mary Holderby" w:date="2019-02-26T05:54:00Z">
                <w:r>
                  <w:rPr>
                    <w:noProof/>
                    <w:webHidden/>
                  </w:rPr>
                  <w:fldChar w:fldCharType="end"/>
                </w:r>
                <w:r w:rsidRPr="00631A3B">
                  <w:rPr>
                    <w:rStyle w:val="Hyperlink"/>
                    <w:noProof/>
                  </w:rPr>
                  <w:fldChar w:fldCharType="end"/>
                </w:r>
              </w:ins>
            </w:p>
            <w:p w14:paraId="44457471" w14:textId="77777777" w:rsidR="00721D10" w:rsidRDefault="00721D10">
              <w:pPr>
                <w:pStyle w:val="TOC3"/>
                <w:tabs>
                  <w:tab w:val="left" w:pos="1320"/>
                  <w:tab w:val="right" w:leader="dot" w:pos="9016"/>
                </w:tabs>
                <w:rPr>
                  <w:ins w:id="148" w:author="Mary Holderby" w:date="2019-02-26T05:54:00Z"/>
                  <w:rFonts w:eastAsiaTheme="minorEastAsia"/>
                  <w:noProof/>
                  <w:lang w:eastAsia="en-GB"/>
                </w:rPr>
              </w:pPr>
              <w:ins w:id="149"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"_Toc2052907"</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6.3.10</w:t>
                </w:r>
                <w:r>
                  <w:rPr>
                    <w:rFonts w:eastAsiaTheme="minorEastAsia"/>
                    <w:noProof/>
                    <w:lang w:eastAsia="en-GB"/>
                  </w:rPr>
                  <w:tab/>
                </w:r>
                <w:r w:rsidRPr="00631A3B">
                  <w:rPr>
                    <w:rStyle w:val="Hyperlink"/>
                    <w:noProof/>
                  </w:rPr>
                  <w:t>Scenario 10 – Home Screen, No Chime Sounding, No Button flashing</w:t>
                </w:r>
                <w:r>
                  <w:rPr>
                    <w:noProof/>
                    <w:webHidden/>
                  </w:rPr>
                  <w:tab/>
                </w:r>
                <w:r>
                  <w:rPr>
                    <w:noProof/>
                    <w:webHidden/>
                  </w:rPr>
                  <w:fldChar w:fldCharType="begin"/>
                </w:r>
                <w:r>
                  <w:rPr>
                    <w:noProof/>
                    <w:webHidden/>
                  </w:rPr>
                  <w:instrText xml:space="preserve"> PAGEREF _Toc2052907 \h </w:instrText>
                </w:r>
                <w:r>
                  <w:rPr>
                    <w:noProof/>
                    <w:webHidden/>
                  </w:rPr>
                </w:r>
              </w:ins>
              <w:r>
                <w:rPr>
                  <w:noProof/>
                  <w:webHidden/>
                </w:rPr>
                <w:fldChar w:fldCharType="separate"/>
              </w:r>
              <w:ins w:id="150" w:author="Mary Holderby" w:date="2019-02-26T05:58:00Z">
                <w:r>
                  <w:rPr>
                    <w:noProof/>
                    <w:webHidden/>
                  </w:rPr>
                  <w:t>23</w:t>
                </w:r>
              </w:ins>
              <w:ins w:id="151" w:author="Mary Holderby" w:date="2019-02-26T05:54:00Z">
                <w:r>
                  <w:rPr>
                    <w:noProof/>
                    <w:webHidden/>
                  </w:rPr>
                  <w:fldChar w:fldCharType="end"/>
                </w:r>
                <w:r w:rsidRPr="00631A3B">
                  <w:rPr>
                    <w:rStyle w:val="Hyperlink"/>
                    <w:noProof/>
                  </w:rPr>
                  <w:fldChar w:fldCharType="end"/>
                </w:r>
              </w:ins>
            </w:p>
            <w:p w14:paraId="3790EA7E" w14:textId="77777777" w:rsidR="00721D10" w:rsidRDefault="00721D10">
              <w:pPr>
                <w:pStyle w:val="TOC3"/>
                <w:tabs>
                  <w:tab w:val="left" w:pos="1320"/>
                  <w:tab w:val="right" w:leader="dot" w:pos="9016"/>
                </w:tabs>
                <w:rPr>
                  <w:ins w:id="152" w:author="Mary Holderby" w:date="2019-02-26T05:54:00Z"/>
                  <w:rFonts w:eastAsiaTheme="minorEastAsia"/>
                  <w:noProof/>
                  <w:lang w:eastAsia="en-GB"/>
                </w:rPr>
              </w:pPr>
              <w:ins w:id="153"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"_Toc2052908"</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6.3.11</w:t>
                </w:r>
                <w:r>
                  <w:rPr>
                    <w:rFonts w:eastAsiaTheme="minorEastAsia"/>
                    <w:noProof/>
                    <w:lang w:eastAsia="en-GB"/>
                  </w:rPr>
                  <w:tab/>
                </w:r>
                <w:r w:rsidRPr="00631A3B">
                  <w:rPr>
                    <w:rStyle w:val="Hyperlink"/>
                    <w:noProof/>
                  </w:rPr>
                  <w:t>Scenario 11 – Home Screen, No Chime Sounding, No Button flashing</w:t>
                </w:r>
                <w:r>
                  <w:rPr>
                    <w:noProof/>
                    <w:webHidden/>
                  </w:rPr>
                  <w:tab/>
                </w:r>
                <w:r>
                  <w:rPr>
                    <w:noProof/>
                    <w:webHidden/>
                  </w:rPr>
                  <w:fldChar w:fldCharType="begin"/>
                </w:r>
                <w:r>
                  <w:rPr>
                    <w:noProof/>
                    <w:webHidden/>
                  </w:rPr>
                  <w:instrText xml:space="preserve"> PAGEREF _Toc2052908 \h </w:instrText>
                </w:r>
                <w:r>
                  <w:rPr>
                    <w:noProof/>
                    <w:webHidden/>
                  </w:rPr>
                </w:r>
              </w:ins>
              <w:r>
                <w:rPr>
                  <w:noProof/>
                  <w:webHidden/>
                </w:rPr>
                <w:fldChar w:fldCharType="separate"/>
              </w:r>
              <w:ins w:id="154" w:author="Mary Holderby" w:date="2019-02-26T05:58:00Z">
                <w:r>
                  <w:rPr>
                    <w:noProof/>
                    <w:webHidden/>
                  </w:rPr>
                  <w:t>23</w:t>
                </w:r>
              </w:ins>
              <w:ins w:id="155" w:author="Mary Holderby" w:date="2019-02-26T05:54:00Z">
                <w:r>
                  <w:rPr>
                    <w:noProof/>
                    <w:webHidden/>
                  </w:rPr>
                  <w:fldChar w:fldCharType="end"/>
                </w:r>
                <w:r w:rsidRPr="00631A3B">
                  <w:rPr>
                    <w:rStyle w:val="Hyperlink"/>
                    <w:noProof/>
                  </w:rPr>
                  <w:fldChar w:fldCharType="end"/>
                </w:r>
              </w:ins>
            </w:p>
            <w:p w14:paraId="4D80BCA3" w14:textId="77777777" w:rsidR="00721D10" w:rsidRDefault="00721D10">
              <w:pPr>
                <w:pStyle w:val="TOC3"/>
                <w:tabs>
                  <w:tab w:val="left" w:pos="1320"/>
                  <w:tab w:val="right" w:leader="dot" w:pos="9016"/>
                </w:tabs>
                <w:rPr>
                  <w:ins w:id="156" w:author="Mary Holderby" w:date="2019-02-26T05:54:00Z"/>
                  <w:rFonts w:eastAsiaTheme="minorEastAsia"/>
                  <w:noProof/>
                  <w:lang w:eastAsia="en-GB"/>
                </w:rPr>
              </w:pPr>
              <w:ins w:id="157"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"_Toc2052909"</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rFonts w:cstheme="minorHAnsi"/>
                    <w:noProof/>
                  </w:rPr>
                  <w:t>6.3.12</w:t>
                </w:r>
                <w:r>
                  <w:rPr>
                    <w:rFonts w:eastAsiaTheme="minorEastAsia"/>
                    <w:noProof/>
                    <w:lang w:eastAsia="en-GB"/>
                  </w:rPr>
                  <w:tab/>
                </w:r>
                <w:r w:rsidRPr="00631A3B">
                  <w:rPr>
                    <w:rStyle w:val="Hyperlink"/>
                    <w:rFonts w:cstheme="minorHAnsi"/>
                    <w:noProof/>
                  </w:rPr>
                  <w:t>Use-Case for Cozmo Robot</w:t>
                </w:r>
                <w:r>
                  <w:rPr>
                    <w:noProof/>
                    <w:webHidden/>
                  </w:rPr>
                  <w:tab/>
                </w:r>
                <w:r>
                  <w:rPr>
                    <w:noProof/>
                    <w:webHidden/>
                  </w:rPr>
                  <w:fldChar w:fldCharType="begin"/>
                </w:r>
                <w:r>
                  <w:rPr>
                    <w:noProof/>
                    <w:webHidden/>
                  </w:rPr>
                  <w:instrText xml:space="preserve"> PAGEREF _Toc2052909 \h </w:instrText>
                </w:r>
                <w:r>
                  <w:rPr>
                    <w:noProof/>
                    <w:webHidden/>
                  </w:rPr>
                </w:r>
              </w:ins>
              <w:r>
                <w:rPr>
                  <w:noProof/>
                  <w:webHidden/>
                </w:rPr>
                <w:fldChar w:fldCharType="separate"/>
              </w:r>
              <w:ins w:id="158" w:author="Mary Holderby" w:date="2019-02-26T05:58:00Z">
                <w:r>
                  <w:rPr>
                    <w:noProof/>
                    <w:webHidden/>
                  </w:rPr>
                  <w:t>24</w:t>
                </w:r>
              </w:ins>
              <w:ins w:id="159" w:author="Mary Holderby" w:date="2019-02-26T05:54:00Z">
                <w:r>
                  <w:rPr>
                    <w:noProof/>
                    <w:webHidden/>
                  </w:rPr>
                  <w:fldChar w:fldCharType="end"/>
                </w:r>
                <w:r w:rsidRPr="00631A3B">
                  <w:rPr>
                    <w:rStyle w:val="Hyperlink"/>
                    <w:noProof/>
                  </w:rPr>
                  <w:fldChar w:fldCharType="end"/>
                </w:r>
              </w:ins>
            </w:p>
            <w:p w14:paraId="5ED1A363" w14:textId="77777777" w:rsidR="00721D10" w:rsidRDefault="00721D10">
              <w:pPr>
                <w:pStyle w:val="TOC2"/>
                <w:tabs>
                  <w:tab w:val="left" w:pos="880"/>
                  <w:tab w:val="right" w:leader="dot" w:pos="9016"/>
                </w:tabs>
                <w:rPr>
                  <w:ins w:id="160" w:author="Mary Holderby" w:date="2019-02-26T05:54:00Z"/>
                  <w:rFonts w:eastAsiaTheme="minorEastAsia"/>
                  <w:noProof/>
                  <w:lang w:eastAsia="en-GB"/>
                </w:rPr>
              </w:pPr>
              <w:ins w:id="161"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"_Toc2052910"</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6.4</w:t>
                </w:r>
                <w:r>
                  <w:rPr>
                    <w:rFonts w:eastAsiaTheme="minorEastAsia"/>
                    <w:noProof/>
                    <w:lang w:eastAsia="en-GB"/>
                  </w:rPr>
                  <w:tab/>
                </w:r>
                <w:r w:rsidRPr="00631A3B">
                  <w:rPr>
                    <w:rStyle w:val="Hyperlink"/>
                    <w:noProof/>
                  </w:rPr>
                  <w:t>Proposed Design for 1</w:t>
                </w:r>
                <w:r w:rsidRPr="00631A3B">
                  <w:rPr>
                    <w:rStyle w:val="Hyperlink"/>
                    <w:noProof/>
                    <w:vertAlign w:val="superscript"/>
                  </w:rPr>
                  <w:t>st</w:t>
                </w:r>
                <w:r w:rsidRPr="00631A3B">
                  <w:rPr>
                    <w:rStyle w:val="Hyperlink"/>
                    <w:noProof/>
                  </w:rPr>
                  <w:t xml:space="preserve"> February Presentation</w:t>
                </w:r>
                <w:r>
                  <w:rPr>
                    <w:noProof/>
                    <w:webHidden/>
                  </w:rPr>
                  <w:tab/>
                </w:r>
                <w:r>
                  <w:rPr>
                    <w:noProof/>
                    <w:webHidden/>
                  </w:rPr>
                  <w:fldChar w:fldCharType="begin"/>
                </w:r>
                <w:r>
                  <w:rPr>
                    <w:noProof/>
                    <w:webHidden/>
                  </w:rPr>
                  <w:instrText xml:space="preserve"> PAGEREF _Toc2052910 \h </w:instrText>
                </w:r>
                <w:r>
                  <w:rPr>
                    <w:noProof/>
                    <w:webHidden/>
                  </w:rPr>
                </w:r>
              </w:ins>
              <w:r>
                <w:rPr>
                  <w:noProof/>
                  <w:webHidden/>
                </w:rPr>
                <w:fldChar w:fldCharType="separate"/>
              </w:r>
              <w:ins w:id="162" w:author="Mary Holderby" w:date="2019-02-26T05:58:00Z">
                <w:r>
                  <w:rPr>
                    <w:noProof/>
                    <w:webHidden/>
                  </w:rPr>
                  <w:t>25</w:t>
                </w:r>
              </w:ins>
              <w:ins w:id="163" w:author="Mary Holderby" w:date="2019-02-26T05:54:00Z">
                <w:r>
                  <w:rPr>
                    <w:noProof/>
                    <w:webHidden/>
                  </w:rPr>
                  <w:fldChar w:fldCharType="end"/>
                </w:r>
                <w:r w:rsidRPr="00631A3B">
                  <w:rPr>
                    <w:rStyle w:val="Hyperlink"/>
                    <w:noProof/>
                  </w:rPr>
                  <w:fldChar w:fldCharType="end"/>
                </w:r>
              </w:ins>
            </w:p>
            <w:p w14:paraId="2B75F591" w14:textId="77777777" w:rsidR="00721D10" w:rsidRDefault="00721D10">
              <w:pPr>
                <w:pStyle w:val="TOC2"/>
                <w:tabs>
                  <w:tab w:val="left" w:pos="880"/>
                  <w:tab w:val="right" w:leader="dot" w:pos="9016"/>
                </w:tabs>
                <w:rPr>
                  <w:ins w:id="164" w:author="Mary Holderby" w:date="2019-02-26T05:54:00Z"/>
                  <w:rFonts w:eastAsiaTheme="minorEastAsia"/>
                  <w:noProof/>
                  <w:lang w:eastAsia="en-GB"/>
                </w:rPr>
              </w:pPr>
              <w:ins w:id="165"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"_Toc2052911"</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6.5</w:t>
                </w:r>
                <w:r>
                  <w:rPr>
                    <w:rFonts w:eastAsiaTheme="minorEastAsia"/>
                    <w:noProof/>
                    <w:lang w:eastAsia="en-GB"/>
                  </w:rPr>
                  <w:tab/>
                </w:r>
                <w:r w:rsidRPr="00631A3B">
                  <w:rPr>
                    <w:rStyle w:val="Hyperlink"/>
                    <w:noProof/>
                  </w:rPr>
                  <w:t>Code for Cozmo Robot</w:t>
                </w:r>
                <w:r>
                  <w:rPr>
                    <w:noProof/>
                    <w:webHidden/>
                  </w:rPr>
                  <w:tab/>
                </w:r>
                <w:r>
                  <w:rPr>
                    <w:noProof/>
                    <w:webHidden/>
                  </w:rPr>
                  <w:fldChar w:fldCharType="begin"/>
                </w:r>
                <w:r>
                  <w:rPr>
                    <w:noProof/>
                    <w:webHidden/>
                  </w:rPr>
                  <w:instrText xml:space="preserve"> PAGEREF _Toc2052911 \h </w:instrText>
                </w:r>
                <w:r>
                  <w:rPr>
                    <w:noProof/>
                    <w:webHidden/>
                  </w:rPr>
                </w:r>
              </w:ins>
              <w:r>
                <w:rPr>
                  <w:noProof/>
                  <w:webHidden/>
                </w:rPr>
                <w:fldChar w:fldCharType="separate"/>
              </w:r>
              <w:ins w:id="166" w:author="Mary Holderby" w:date="2019-02-26T05:58:00Z">
                <w:r>
                  <w:rPr>
                    <w:noProof/>
                    <w:webHidden/>
                  </w:rPr>
                  <w:t>27</w:t>
                </w:r>
              </w:ins>
              <w:ins w:id="167" w:author="Mary Holderby" w:date="2019-02-26T05:54:00Z">
                <w:r>
                  <w:rPr>
                    <w:noProof/>
                    <w:webHidden/>
                  </w:rPr>
                  <w:fldChar w:fldCharType="end"/>
                </w:r>
                <w:r w:rsidRPr="00631A3B">
                  <w:rPr>
                    <w:rStyle w:val="Hyperlink"/>
                    <w:noProof/>
                  </w:rPr>
                  <w:fldChar w:fldCharType="end"/>
                </w:r>
              </w:ins>
            </w:p>
            <w:p w14:paraId="675A8507" w14:textId="77777777" w:rsidR="00721D10" w:rsidRDefault="00721D10">
              <w:pPr>
                <w:pStyle w:val="TOC1"/>
                <w:tabs>
                  <w:tab w:val="left" w:pos="440"/>
                  <w:tab w:val="right" w:leader="dot" w:pos="9016"/>
                </w:tabs>
                <w:rPr>
                  <w:ins w:id="168" w:author="Mary Holderby" w:date="2019-02-26T05:54:00Z"/>
                  <w:rFonts w:eastAsiaTheme="minorEastAsia"/>
                  <w:noProof/>
                  <w:lang w:eastAsia="en-GB"/>
                </w:rPr>
              </w:pPr>
              <w:ins w:id="169"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"_Toc2052912"</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w:t>
                </w:r>
                <w:r>
                  <w:rPr>
                    <w:rFonts w:eastAsiaTheme="minorEastAsia"/>
                    <w:noProof/>
                    <w:lang w:eastAsia="en-GB"/>
                  </w:rPr>
                  <w:tab/>
                </w:r>
                <w:r w:rsidRPr="00631A3B">
                  <w:rPr>
                    <w:rStyle w:val="Hyperlink"/>
                    <w:noProof/>
                  </w:rPr>
                  <w:t>Prototype Screenshots</w:t>
                </w:r>
                <w:r>
                  <w:rPr>
                    <w:noProof/>
                    <w:webHidden/>
                  </w:rPr>
                  <w:tab/>
                </w:r>
                <w:r>
                  <w:rPr>
                    <w:noProof/>
                    <w:webHidden/>
                  </w:rPr>
                  <w:fldChar w:fldCharType="begin"/>
                </w:r>
                <w:r>
                  <w:rPr>
                    <w:noProof/>
                    <w:webHidden/>
                  </w:rPr>
                  <w:instrText xml:space="preserve"> PAGEREF _Toc2052912 \h </w:instrText>
                </w:r>
                <w:r>
                  <w:rPr>
                    <w:noProof/>
                    <w:webHidden/>
                  </w:rPr>
                </w:r>
              </w:ins>
              <w:r>
                <w:rPr>
                  <w:noProof/>
                  <w:webHidden/>
                </w:rPr>
                <w:fldChar w:fldCharType="separate"/>
              </w:r>
              <w:ins w:id="170" w:author="Mary Holderby" w:date="2019-02-26T05:58:00Z">
                <w:r>
                  <w:rPr>
                    <w:noProof/>
                    <w:webHidden/>
                  </w:rPr>
                  <w:t>27</w:t>
                </w:r>
              </w:ins>
              <w:ins w:id="171" w:author="Mary Holderby" w:date="2019-02-26T05:54:00Z">
                <w:r>
                  <w:rPr>
                    <w:noProof/>
                    <w:webHidden/>
                  </w:rPr>
                  <w:fldChar w:fldCharType="end"/>
                </w:r>
                <w:r w:rsidRPr="00631A3B">
                  <w:rPr>
                    <w:rStyle w:val="Hyperlink"/>
                    <w:noProof/>
                  </w:rPr>
                  <w:fldChar w:fldCharType="end"/>
                </w:r>
              </w:ins>
            </w:p>
            <w:p w14:paraId="16AE5714" w14:textId="77777777" w:rsidR="00721D10" w:rsidRDefault="00721D10">
              <w:pPr>
                <w:pStyle w:val="TOC3"/>
                <w:tabs>
                  <w:tab w:val="left" w:pos="1320"/>
                  <w:tab w:val="right" w:leader="dot" w:pos="9016"/>
                </w:tabs>
                <w:rPr>
                  <w:ins w:id="172" w:author="Mary Holderby" w:date="2019-02-26T05:54:00Z"/>
                  <w:rFonts w:eastAsiaTheme="minorEastAsia"/>
                  <w:noProof/>
                  <w:lang w:eastAsia="en-GB"/>
                </w:rPr>
              </w:pPr>
              <w:ins w:id="173"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"_Toc2052913"</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7.1.1</w:t>
                </w:r>
                <w:r>
                  <w:rPr>
                    <w:rFonts w:eastAsiaTheme="minorEastAsia"/>
                    <w:noProof/>
                    <w:lang w:eastAsia="en-GB"/>
                  </w:rPr>
                  <w:tab/>
                </w:r>
                <w:r w:rsidRPr="00631A3B">
                  <w:rPr>
                    <w:rStyle w:val="Hyperlink"/>
                    <w:noProof/>
                  </w:rPr>
                  <w:t>Log-In Screen</w:t>
                </w:r>
                <w:r>
                  <w:rPr>
                    <w:noProof/>
                    <w:webHidden/>
                  </w:rPr>
                  <w:tab/>
                </w:r>
                <w:r>
                  <w:rPr>
                    <w:noProof/>
                    <w:webHidden/>
                  </w:rPr>
                  <w:fldChar w:fldCharType="begin"/>
                </w:r>
                <w:r>
                  <w:rPr>
                    <w:noProof/>
                    <w:webHidden/>
                  </w:rPr>
                  <w:instrText xml:space="preserve"> PAGEREF _Toc2052913 \h </w:instrText>
                </w:r>
                <w:r>
                  <w:rPr>
                    <w:noProof/>
                    <w:webHidden/>
                  </w:rPr>
                </w:r>
              </w:ins>
              <w:r>
                <w:rPr>
                  <w:noProof/>
                  <w:webHidden/>
                </w:rPr>
                <w:fldChar w:fldCharType="separate"/>
              </w:r>
              <w:ins w:id="174" w:author="Mary Holderby" w:date="2019-02-26T05:58:00Z">
                <w:r>
                  <w:rPr>
                    <w:noProof/>
                    <w:webHidden/>
                  </w:rPr>
                  <w:t>27</w:t>
                </w:r>
              </w:ins>
              <w:ins w:id="175" w:author="Mary Holderby" w:date="2019-02-26T05:54:00Z">
                <w:r>
                  <w:rPr>
                    <w:noProof/>
                    <w:webHidden/>
                  </w:rPr>
                  <w:fldChar w:fldCharType="end"/>
                </w:r>
                <w:r w:rsidRPr="00631A3B">
                  <w:rPr>
                    <w:rStyle w:val="Hyperlink"/>
                    <w:noProof/>
                  </w:rPr>
                  <w:fldChar w:fldCharType="end"/>
                </w:r>
              </w:ins>
            </w:p>
            <w:p w14:paraId="394F6592" w14:textId="77777777" w:rsidR="00721D10" w:rsidRDefault="00721D10">
              <w:pPr>
                <w:pStyle w:val="TOC3"/>
                <w:tabs>
                  <w:tab w:val="left" w:pos="1320"/>
                  <w:tab w:val="right" w:leader="dot" w:pos="9016"/>
                </w:tabs>
                <w:rPr>
                  <w:ins w:id="176" w:author="Mary Holderby" w:date="2019-02-26T05:54:00Z"/>
                  <w:rFonts w:eastAsiaTheme="minorEastAsia"/>
                  <w:noProof/>
                  <w:lang w:eastAsia="en-GB"/>
                </w:rPr>
              </w:pPr>
              <w:ins w:id="177"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"_Toc2052914"</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7.1.2</w:t>
                </w:r>
                <w:r>
                  <w:rPr>
                    <w:rFonts w:eastAsiaTheme="minorEastAsia"/>
                    <w:noProof/>
                    <w:lang w:eastAsia="en-GB"/>
                  </w:rPr>
                  <w:tab/>
                </w:r>
                <w:r w:rsidRPr="00631A3B">
                  <w:rPr>
                    <w:rStyle w:val="Hyperlink"/>
                    <w:noProof/>
                  </w:rPr>
                  <w:t>Home Screen</w:t>
                </w:r>
                <w:r>
                  <w:rPr>
                    <w:noProof/>
                    <w:webHidden/>
                  </w:rPr>
                  <w:tab/>
                </w:r>
                <w:r>
                  <w:rPr>
                    <w:noProof/>
                    <w:webHidden/>
                  </w:rPr>
                  <w:fldChar w:fldCharType="begin"/>
                </w:r>
                <w:r>
                  <w:rPr>
                    <w:noProof/>
                    <w:webHidden/>
                  </w:rPr>
                  <w:instrText xml:space="preserve"> PAGEREF _Toc2052914 \h </w:instrText>
                </w:r>
                <w:r>
                  <w:rPr>
                    <w:noProof/>
                    <w:webHidden/>
                  </w:rPr>
                </w:r>
              </w:ins>
              <w:r>
                <w:rPr>
                  <w:noProof/>
                  <w:webHidden/>
                </w:rPr>
                <w:fldChar w:fldCharType="separate"/>
              </w:r>
              <w:ins w:id="178" w:author="Mary Holderby" w:date="2019-02-26T05:58:00Z">
                <w:r>
                  <w:rPr>
                    <w:noProof/>
                    <w:webHidden/>
                  </w:rPr>
                  <w:t>28</w:t>
                </w:r>
              </w:ins>
              <w:ins w:id="179" w:author="Mary Holderby" w:date="2019-02-26T05:54:00Z">
                <w:r>
                  <w:rPr>
                    <w:noProof/>
                    <w:webHidden/>
                  </w:rPr>
                  <w:fldChar w:fldCharType="end"/>
                </w:r>
                <w:r w:rsidRPr="00631A3B">
                  <w:rPr>
                    <w:rStyle w:val="Hyperlink"/>
                    <w:noProof/>
                  </w:rPr>
                  <w:fldChar w:fldCharType="end"/>
                </w:r>
              </w:ins>
            </w:p>
            <w:p w14:paraId="35F85A92" w14:textId="77777777" w:rsidR="00721D10" w:rsidRDefault="00721D10">
              <w:pPr>
                <w:pStyle w:val="TOC3"/>
                <w:tabs>
                  <w:tab w:val="left" w:pos="1320"/>
                  <w:tab w:val="right" w:leader="dot" w:pos="9016"/>
                </w:tabs>
                <w:rPr>
                  <w:ins w:id="180" w:author="Mary Holderby" w:date="2019-02-26T05:54:00Z"/>
                  <w:rFonts w:eastAsiaTheme="minorEastAsia"/>
                  <w:noProof/>
                  <w:lang w:eastAsia="en-GB"/>
                </w:rPr>
              </w:pPr>
              <w:ins w:id="181"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"_Toc2052915"</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7.1.3</w:t>
                </w:r>
                <w:r>
                  <w:rPr>
                    <w:rFonts w:eastAsiaTheme="minorEastAsia"/>
                    <w:noProof/>
                    <w:lang w:eastAsia="en-GB"/>
                  </w:rPr>
                  <w:tab/>
                </w:r>
                <w:r w:rsidRPr="00631A3B">
                  <w:rPr>
                    <w:rStyle w:val="Hyperlink"/>
                    <w:noProof/>
                  </w:rPr>
                  <w:t>Medication Screen</w:t>
                </w:r>
                <w:r>
                  <w:rPr>
                    <w:noProof/>
                    <w:webHidden/>
                  </w:rPr>
                  <w:tab/>
                </w:r>
                <w:r>
                  <w:rPr>
                    <w:noProof/>
                    <w:webHidden/>
                  </w:rPr>
                  <w:fldChar w:fldCharType="begin"/>
                </w:r>
                <w:r>
                  <w:rPr>
                    <w:noProof/>
                    <w:webHidden/>
                  </w:rPr>
                  <w:instrText xml:space="preserve"> PAGEREF _Toc2052915 \h </w:instrText>
                </w:r>
                <w:r>
                  <w:rPr>
                    <w:noProof/>
                    <w:webHidden/>
                  </w:rPr>
                </w:r>
              </w:ins>
              <w:r>
                <w:rPr>
                  <w:noProof/>
                  <w:webHidden/>
                </w:rPr>
                <w:fldChar w:fldCharType="separate"/>
              </w:r>
              <w:ins w:id="182" w:author="Mary Holderby" w:date="2019-02-26T05:58:00Z">
                <w:r>
                  <w:rPr>
                    <w:noProof/>
                    <w:webHidden/>
                  </w:rPr>
                  <w:t>29</w:t>
                </w:r>
              </w:ins>
              <w:ins w:id="183" w:author="Mary Holderby" w:date="2019-02-26T05:54:00Z">
                <w:r>
                  <w:rPr>
                    <w:noProof/>
                    <w:webHidden/>
                  </w:rPr>
                  <w:fldChar w:fldCharType="end"/>
                </w:r>
                <w:r w:rsidRPr="00631A3B">
                  <w:rPr>
                    <w:rStyle w:val="Hyperlink"/>
                    <w:noProof/>
                  </w:rPr>
                  <w:fldChar w:fldCharType="end"/>
                </w:r>
              </w:ins>
            </w:p>
            <w:p w14:paraId="13B7664A" w14:textId="77777777" w:rsidR="00721D10" w:rsidRDefault="00721D10">
              <w:pPr>
                <w:pStyle w:val="TOC3"/>
                <w:tabs>
                  <w:tab w:val="left" w:pos="1320"/>
                  <w:tab w:val="right" w:leader="dot" w:pos="9016"/>
                </w:tabs>
                <w:rPr>
                  <w:ins w:id="184" w:author="Mary Holderby" w:date="2019-02-26T05:54:00Z"/>
                  <w:rFonts w:eastAsiaTheme="minorEastAsia"/>
                  <w:noProof/>
                  <w:lang w:eastAsia="en-GB"/>
                </w:rPr>
              </w:pPr>
              <w:ins w:id="185"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"_Toc2052916"</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7.1.4</w:t>
                </w:r>
                <w:r>
                  <w:rPr>
                    <w:rFonts w:eastAsiaTheme="minorEastAsia"/>
                    <w:noProof/>
                    <w:lang w:eastAsia="en-GB"/>
                  </w:rPr>
                  <w:tab/>
                </w:r>
                <w:r w:rsidRPr="00631A3B">
                  <w:rPr>
                    <w:rStyle w:val="Hyperlink"/>
                    <w:noProof/>
                  </w:rPr>
                  <w:t>Medication screen change day</w:t>
                </w:r>
                <w:r>
                  <w:rPr>
                    <w:noProof/>
                    <w:webHidden/>
                  </w:rPr>
                  <w:tab/>
                </w:r>
                <w:r>
                  <w:rPr>
                    <w:noProof/>
                    <w:webHidden/>
                  </w:rPr>
                  <w:fldChar w:fldCharType="begin"/>
                </w:r>
                <w:r>
                  <w:rPr>
                    <w:noProof/>
                    <w:webHidden/>
                  </w:rPr>
                  <w:instrText xml:space="preserve"> PAGEREF _Toc2052916 \h </w:instrText>
                </w:r>
                <w:r>
                  <w:rPr>
                    <w:noProof/>
                    <w:webHidden/>
                  </w:rPr>
                </w:r>
              </w:ins>
              <w:r>
                <w:rPr>
                  <w:noProof/>
                  <w:webHidden/>
                </w:rPr>
                <w:fldChar w:fldCharType="separate"/>
              </w:r>
              <w:ins w:id="186" w:author="Mary Holderby" w:date="2019-02-26T05:58:00Z">
                <w:r>
                  <w:rPr>
                    <w:noProof/>
                    <w:webHidden/>
                  </w:rPr>
                  <w:t>30</w:t>
                </w:r>
              </w:ins>
              <w:ins w:id="187" w:author="Mary Holderby" w:date="2019-02-26T05:54:00Z">
                <w:r>
                  <w:rPr>
                    <w:noProof/>
                    <w:webHidden/>
                  </w:rPr>
                  <w:fldChar w:fldCharType="end"/>
                </w:r>
                <w:r w:rsidRPr="00631A3B">
                  <w:rPr>
                    <w:rStyle w:val="Hyperlink"/>
                    <w:noProof/>
                  </w:rPr>
                  <w:fldChar w:fldCharType="end"/>
                </w:r>
              </w:ins>
            </w:p>
            <w:p w14:paraId="7DDBD0CA" w14:textId="77777777" w:rsidR="00721D10" w:rsidRDefault="00721D10">
              <w:pPr>
                <w:pStyle w:val="TOC3"/>
                <w:tabs>
                  <w:tab w:val="left" w:pos="1320"/>
                  <w:tab w:val="right" w:leader="dot" w:pos="9016"/>
                </w:tabs>
                <w:rPr>
                  <w:ins w:id="188" w:author="Mary Holderby" w:date="2019-02-26T05:54:00Z"/>
                  <w:rFonts w:eastAsiaTheme="minorEastAsia"/>
                  <w:noProof/>
                  <w:lang w:eastAsia="en-GB"/>
                </w:rPr>
              </w:pPr>
              <w:ins w:id="189"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"_Toc2052917"</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7.1.5</w:t>
                </w:r>
                <w:r>
                  <w:rPr>
                    <w:rFonts w:eastAsiaTheme="minorEastAsia"/>
                    <w:noProof/>
                    <w:lang w:eastAsia="en-GB"/>
                  </w:rPr>
                  <w:tab/>
                </w:r>
                <w:r w:rsidRPr="00631A3B">
                  <w:rPr>
                    <w:rStyle w:val="Hyperlink"/>
                    <w:noProof/>
                  </w:rPr>
                  <w:t>Add Medication Screen</w:t>
                </w:r>
                <w:r>
                  <w:rPr>
                    <w:noProof/>
                    <w:webHidden/>
                  </w:rPr>
                  <w:tab/>
                </w:r>
                <w:r>
                  <w:rPr>
                    <w:noProof/>
                    <w:webHidden/>
                  </w:rPr>
                  <w:fldChar w:fldCharType="begin"/>
                </w:r>
                <w:r>
                  <w:rPr>
                    <w:noProof/>
                    <w:webHidden/>
                  </w:rPr>
                  <w:instrText xml:space="preserve"> PAGEREF _Toc2052917 \h </w:instrText>
                </w:r>
                <w:r>
                  <w:rPr>
                    <w:noProof/>
                    <w:webHidden/>
                  </w:rPr>
                </w:r>
              </w:ins>
              <w:r>
                <w:rPr>
                  <w:noProof/>
                  <w:webHidden/>
                </w:rPr>
                <w:fldChar w:fldCharType="separate"/>
              </w:r>
              <w:ins w:id="190" w:author="Mary Holderby" w:date="2019-02-26T05:58:00Z">
                <w:r>
                  <w:rPr>
                    <w:noProof/>
                    <w:webHidden/>
                  </w:rPr>
                  <w:t>30</w:t>
                </w:r>
              </w:ins>
              <w:ins w:id="191" w:author="Mary Holderby" w:date="2019-02-26T05:54:00Z">
                <w:r>
                  <w:rPr>
                    <w:noProof/>
                    <w:webHidden/>
                  </w:rPr>
                  <w:fldChar w:fldCharType="end"/>
                </w:r>
                <w:r w:rsidRPr="00631A3B">
                  <w:rPr>
                    <w:rStyle w:val="Hyperlink"/>
                    <w:noProof/>
                  </w:rPr>
                  <w:fldChar w:fldCharType="end"/>
                </w:r>
              </w:ins>
            </w:p>
            <w:p w14:paraId="74E5C027" w14:textId="77777777" w:rsidR="00721D10" w:rsidRDefault="00721D10">
              <w:pPr>
                <w:pStyle w:val="TOC3"/>
                <w:tabs>
                  <w:tab w:val="left" w:pos="1320"/>
                  <w:tab w:val="right" w:leader="dot" w:pos="9016"/>
                </w:tabs>
                <w:rPr>
                  <w:ins w:id="192" w:author="Mary Holderby" w:date="2019-02-26T05:54:00Z"/>
                  <w:rFonts w:eastAsiaTheme="minorEastAsia"/>
                  <w:noProof/>
                  <w:lang w:eastAsia="en-GB"/>
                </w:rPr>
              </w:pPr>
              <w:ins w:id="193"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"_Toc2052918"</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7.1.6</w:t>
                </w:r>
                <w:r>
                  <w:rPr>
                    <w:rFonts w:eastAsiaTheme="minorEastAsia"/>
                    <w:noProof/>
                    <w:lang w:eastAsia="en-GB"/>
                  </w:rPr>
                  <w:tab/>
                </w:r>
                <w:r w:rsidRPr="00631A3B">
                  <w:rPr>
                    <w:rStyle w:val="Hyperlink"/>
                    <w:noProof/>
                  </w:rPr>
                  <w:t>Medication Details Screen</w:t>
                </w:r>
                <w:r>
                  <w:rPr>
                    <w:noProof/>
                    <w:webHidden/>
                  </w:rPr>
                  <w:tab/>
                </w:r>
                <w:r>
                  <w:rPr>
                    <w:noProof/>
                    <w:webHidden/>
                  </w:rPr>
                  <w:fldChar w:fldCharType="begin"/>
                </w:r>
                <w:r>
                  <w:rPr>
                    <w:noProof/>
                    <w:webHidden/>
                  </w:rPr>
                  <w:instrText xml:space="preserve"> PAGEREF _Toc2052918 \h </w:instrText>
                </w:r>
                <w:r>
                  <w:rPr>
                    <w:noProof/>
                    <w:webHidden/>
                  </w:rPr>
                </w:r>
              </w:ins>
              <w:r>
                <w:rPr>
                  <w:noProof/>
                  <w:webHidden/>
                </w:rPr>
                <w:fldChar w:fldCharType="separate"/>
              </w:r>
              <w:ins w:id="194" w:author="Mary Holderby" w:date="2019-02-26T05:58:00Z">
                <w:r>
                  <w:rPr>
                    <w:noProof/>
                    <w:webHidden/>
                  </w:rPr>
                  <w:t>31</w:t>
                </w:r>
              </w:ins>
              <w:ins w:id="195" w:author="Mary Holderby" w:date="2019-02-26T05:54:00Z">
                <w:r>
                  <w:rPr>
                    <w:noProof/>
                    <w:webHidden/>
                  </w:rPr>
                  <w:fldChar w:fldCharType="end"/>
                </w:r>
                <w:r w:rsidRPr="00631A3B">
                  <w:rPr>
                    <w:rStyle w:val="Hyperlink"/>
                    <w:noProof/>
                  </w:rPr>
                  <w:fldChar w:fldCharType="end"/>
                </w:r>
              </w:ins>
            </w:p>
            <w:p w14:paraId="2D09923A" w14:textId="77777777" w:rsidR="00721D10" w:rsidRDefault="00721D10">
              <w:pPr>
                <w:pStyle w:val="TOC3"/>
                <w:tabs>
                  <w:tab w:val="left" w:pos="1320"/>
                  <w:tab w:val="right" w:leader="dot" w:pos="9016"/>
                </w:tabs>
                <w:rPr>
                  <w:ins w:id="196" w:author="Mary Holderby" w:date="2019-02-26T05:54:00Z"/>
                  <w:rFonts w:eastAsiaTheme="minorEastAsia"/>
                  <w:noProof/>
                  <w:lang w:eastAsia="en-GB"/>
                </w:rPr>
              </w:pPr>
              <w:ins w:id="197"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"_Toc2052919"</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7.1.7</w:t>
                </w:r>
                <w:r>
                  <w:rPr>
                    <w:rFonts w:eastAsiaTheme="minorEastAsia"/>
                    <w:noProof/>
                    <w:lang w:eastAsia="en-GB"/>
                  </w:rPr>
                  <w:tab/>
                </w:r>
                <w:r w:rsidRPr="00631A3B">
                  <w:rPr>
                    <w:rStyle w:val="Hyperlink"/>
                    <w:noProof/>
                  </w:rPr>
                  <w:t>Energy Screen</w:t>
                </w:r>
                <w:r>
                  <w:rPr>
                    <w:noProof/>
                    <w:webHidden/>
                  </w:rPr>
                  <w:tab/>
                </w:r>
                <w:r>
                  <w:rPr>
                    <w:noProof/>
                    <w:webHidden/>
                  </w:rPr>
                  <w:fldChar w:fldCharType="begin"/>
                </w:r>
                <w:r>
                  <w:rPr>
                    <w:noProof/>
                    <w:webHidden/>
                  </w:rPr>
                  <w:instrText xml:space="preserve"> PAGEREF _Toc2052919 \h </w:instrText>
                </w:r>
                <w:r>
                  <w:rPr>
                    <w:noProof/>
                    <w:webHidden/>
                  </w:rPr>
                </w:r>
              </w:ins>
              <w:r>
                <w:rPr>
                  <w:noProof/>
                  <w:webHidden/>
                </w:rPr>
                <w:fldChar w:fldCharType="separate"/>
              </w:r>
              <w:ins w:id="198" w:author="Mary Holderby" w:date="2019-02-26T05:58:00Z">
                <w:r>
                  <w:rPr>
                    <w:noProof/>
                    <w:webHidden/>
                  </w:rPr>
                  <w:t>31</w:t>
                </w:r>
              </w:ins>
              <w:ins w:id="199" w:author="Mary Holderby" w:date="2019-02-26T05:54:00Z">
                <w:r>
                  <w:rPr>
                    <w:noProof/>
                    <w:webHidden/>
                  </w:rPr>
                  <w:fldChar w:fldCharType="end"/>
                </w:r>
                <w:r w:rsidRPr="00631A3B">
                  <w:rPr>
                    <w:rStyle w:val="Hyperlink"/>
                    <w:noProof/>
                  </w:rPr>
                  <w:fldChar w:fldCharType="end"/>
                </w:r>
              </w:ins>
            </w:p>
            <w:p w14:paraId="633B90DD" w14:textId="77777777" w:rsidR="00721D10" w:rsidRDefault="00721D10">
              <w:pPr>
                <w:pStyle w:val="TOC3"/>
                <w:tabs>
                  <w:tab w:val="left" w:pos="1320"/>
                  <w:tab w:val="right" w:leader="dot" w:pos="9016"/>
                </w:tabs>
                <w:rPr>
                  <w:ins w:id="200" w:author="Mary Holderby" w:date="2019-02-26T05:54:00Z"/>
                  <w:rFonts w:eastAsiaTheme="minorEastAsia"/>
                  <w:noProof/>
                  <w:lang w:eastAsia="en-GB"/>
                </w:rPr>
              </w:pPr>
              <w:ins w:id="201"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"_Toc2052920"</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7.1.8</w:t>
                </w:r>
                <w:r>
                  <w:rPr>
                    <w:rFonts w:eastAsiaTheme="minorEastAsia"/>
                    <w:noProof/>
                    <w:lang w:eastAsia="en-GB"/>
                  </w:rPr>
                  <w:tab/>
                </w:r>
                <w:r w:rsidRPr="00631A3B">
                  <w:rPr>
                    <w:rStyle w:val="Hyperlink"/>
                    <w:noProof/>
                  </w:rPr>
                  <w:t>Energy Usage Breakdown Screen</w:t>
                </w:r>
                <w:r>
                  <w:rPr>
                    <w:noProof/>
                    <w:webHidden/>
                  </w:rPr>
                  <w:tab/>
                </w:r>
                <w:r>
                  <w:rPr>
                    <w:noProof/>
                    <w:webHidden/>
                  </w:rPr>
                  <w:fldChar w:fldCharType="begin"/>
                </w:r>
                <w:r>
                  <w:rPr>
                    <w:noProof/>
                    <w:webHidden/>
                  </w:rPr>
                  <w:instrText xml:space="preserve"> PAGEREF _Toc2052920 \h </w:instrText>
                </w:r>
                <w:r>
                  <w:rPr>
                    <w:noProof/>
                    <w:webHidden/>
                  </w:rPr>
                </w:r>
              </w:ins>
              <w:r>
                <w:rPr>
                  <w:noProof/>
                  <w:webHidden/>
                </w:rPr>
                <w:fldChar w:fldCharType="separate"/>
              </w:r>
              <w:ins w:id="202" w:author="Mary Holderby" w:date="2019-02-26T05:58:00Z">
                <w:r>
                  <w:rPr>
                    <w:noProof/>
                    <w:webHidden/>
                  </w:rPr>
                  <w:t>32</w:t>
                </w:r>
              </w:ins>
              <w:ins w:id="203" w:author="Mary Holderby" w:date="2019-02-26T05:54:00Z">
                <w:r>
                  <w:rPr>
                    <w:noProof/>
                    <w:webHidden/>
                  </w:rPr>
                  <w:fldChar w:fldCharType="end"/>
                </w:r>
                <w:r w:rsidRPr="00631A3B">
                  <w:rPr>
                    <w:rStyle w:val="Hyperlink"/>
                    <w:noProof/>
                  </w:rPr>
                  <w:fldChar w:fldCharType="end"/>
                </w:r>
              </w:ins>
            </w:p>
            <w:p w14:paraId="7F31474C" w14:textId="77777777" w:rsidR="00721D10" w:rsidRDefault="00721D10">
              <w:pPr>
                <w:pStyle w:val="TOC3"/>
                <w:tabs>
                  <w:tab w:val="left" w:pos="1320"/>
                  <w:tab w:val="right" w:leader="dot" w:pos="9016"/>
                </w:tabs>
                <w:rPr>
                  <w:ins w:id="204" w:author="Mary Holderby" w:date="2019-02-26T05:54:00Z"/>
                  <w:rFonts w:eastAsiaTheme="minorEastAsia"/>
                  <w:noProof/>
                  <w:lang w:eastAsia="en-GB"/>
                </w:rPr>
              </w:pPr>
              <w:ins w:id="205"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"_Toc2052921"</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7.1.9</w:t>
                </w:r>
                <w:r>
                  <w:rPr>
                    <w:rFonts w:eastAsiaTheme="minorEastAsia"/>
                    <w:noProof/>
                    <w:lang w:eastAsia="en-GB"/>
                  </w:rPr>
                  <w:tab/>
                </w:r>
                <w:r w:rsidRPr="00631A3B">
                  <w:rPr>
                    <w:rStyle w:val="Hyperlink"/>
                    <w:noProof/>
                  </w:rPr>
                  <w:t>Smart Appliances Screen</w:t>
                </w:r>
                <w:r>
                  <w:rPr>
                    <w:noProof/>
                    <w:webHidden/>
                  </w:rPr>
                  <w:tab/>
                </w:r>
                <w:r>
                  <w:rPr>
                    <w:noProof/>
                    <w:webHidden/>
                  </w:rPr>
                  <w:fldChar w:fldCharType="begin"/>
                </w:r>
                <w:r>
                  <w:rPr>
                    <w:noProof/>
                    <w:webHidden/>
                  </w:rPr>
                  <w:instrText xml:space="preserve"> PAGEREF _Toc2052921 \h </w:instrText>
                </w:r>
                <w:r>
                  <w:rPr>
                    <w:noProof/>
                    <w:webHidden/>
                  </w:rPr>
                </w:r>
              </w:ins>
              <w:r>
                <w:rPr>
                  <w:noProof/>
                  <w:webHidden/>
                </w:rPr>
                <w:fldChar w:fldCharType="separate"/>
              </w:r>
              <w:ins w:id="206" w:author="Mary Holderby" w:date="2019-02-26T05:58:00Z">
                <w:r>
                  <w:rPr>
                    <w:noProof/>
                    <w:webHidden/>
                  </w:rPr>
                  <w:t>32</w:t>
                </w:r>
              </w:ins>
              <w:ins w:id="207" w:author="Mary Holderby" w:date="2019-02-26T05:54:00Z">
                <w:r>
                  <w:rPr>
                    <w:noProof/>
                    <w:webHidden/>
                  </w:rPr>
                  <w:fldChar w:fldCharType="end"/>
                </w:r>
                <w:r w:rsidRPr="00631A3B">
                  <w:rPr>
                    <w:rStyle w:val="Hyperlink"/>
                    <w:noProof/>
                  </w:rPr>
                  <w:fldChar w:fldCharType="end"/>
                </w:r>
              </w:ins>
            </w:p>
            <w:p w14:paraId="208926B9" w14:textId="77777777" w:rsidR="00721D10" w:rsidRDefault="00721D10">
              <w:pPr>
                <w:pStyle w:val="TOC3"/>
                <w:tabs>
                  <w:tab w:val="left" w:pos="1320"/>
                  <w:tab w:val="right" w:leader="dot" w:pos="9016"/>
                </w:tabs>
                <w:rPr>
                  <w:ins w:id="208" w:author="Mary Holderby" w:date="2019-02-26T05:54:00Z"/>
                  <w:rFonts w:eastAsiaTheme="minorEastAsia"/>
                  <w:noProof/>
                  <w:lang w:eastAsia="en-GB"/>
                </w:rPr>
              </w:pPr>
              <w:ins w:id="209"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"_Toc2052922"</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7.1.10</w:t>
                </w:r>
                <w:r>
                  <w:rPr>
                    <w:rFonts w:eastAsiaTheme="minorEastAsia"/>
                    <w:noProof/>
                    <w:lang w:eastAsia="en-GB"/>
                  </w:rPr>
                  <w:tab/>
                </w:r>
                <w:r w:rsidRPr="00631A3B">
                  <w:rPr>
                    <w:rStyle w:val="Hyperlink"/>
                    <w:noProof/>
                  </w:rPr>
                  <w:t>Exercise Screen</w:t>
                </w:r>
                <w:r>
                  <w:rPr>
                    <w:noProof/>
                    <w:webHidden/>
                  </w:rPr>
                  <w:tab/>
                </w:r>
                <w:r>
                  <w:rPr>
                    <w:noProof/>
                    <w:webHidden/>
                  </w:rPr>
                  <w:fldChar w:fldCharType="begin"/>
                </w:r>
                <w:r>
                  <w:rPr>
                    <w:noProof/>
                    <w:webHidden/>
                  </w:rPr>
                  <w:instrText xml:space="preserve"> PAGEREF _Toc2052922 \h </w:instrText>
                </w:r>
                <w:r>
                  <w:rPr>
                    <w:noProof/>
                    <w:webHidden/>
                  </w:rPr>
                </w:r>
              </w:ins>
              <w:r>
                <w:rPr>
                  <w:noProof/>
                  <w:webHidden/>
                </w:rPr>
                <w:fldChar w:fldCharType="separate"/>
              </w:r>
              <w:ins w:id="210" w:author="Mary Holderby" w:date="2019-02-26T05:58:00Z">
                <w:r>
                  <w:rPr>
                    <w:noProof/>
                    <w:webHidden/>
                  </w:rPr>
                  <w:t>33</w:t>
                </w:r>
              </w:ins>
              <w:ins w:id="211" w:author="Mary Holderby" w:date="2019-02-26T05:54:00Z">
                <w:r>
                  <w:rPr>
                    <w:noProof/>
                    <w:webHidden/>
                  </w:rPr>
                  <w:fldChar w:fldCharType="end"/>
                </w:r>
                <w:r w:rsidRPr="00631A3B">
                  <w:rPr>
                    <w:rStyle w:val="Hyperlink"/>
                    <w:noProof/>
                  </w:rPr>
                  <w:fldChar w:fldCharType="end"/>
                </w:r>
              </w:ins>
            </w:p>
            <w:p w14:paraId="489F4147" w14:textId="77777777" w:rsidR="00721D10" w:rsidRDefault="00721D10">
              <w:pPr>
                <w:pStyle w:val="TOC3"/>
                <w:tabs>
                  <w:tab w:val="left" w:pos="1320"/>
                  <w:tab w:val="right" w:leader="dot" w:pos="9016"/>
                </w:tabs>
                <w:rPr>
                  <w:ins w:id="212" w:author="Mary Holderby" w:date="2019-02-26T05:54:00Z"/>
                  <w:rFonts w:eastAsiaTheme="minorEastAsia"/>
                  <w:noProof/>
                  <w:lang w:eastAsia="en-GB"/>
                </w:rPr>
              </w:pPr>
              <w:ins w:id="213"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"_Toc2052923"</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7.1.11</w:t>
                </w:r>
                <w:r>
                  <w:rPr>
                    <w:rFonts w:eastAsiaTheme="minorEastAsia"/>
                    <w:noProof/>
                    <w:lang w:eastAsia="en-GB"/>
                  </w:rPr>
                  <w:tab/>
                </w:r>
                <w:r w:rsidRPr="00631A3B">
                  <w:rPr>
                    <w:rStyle w:val="Hyperlink"/>
                    <w:noProof/>
                  </w:rPr>
                  <w:t>Add Exercises Screen</w:t>
                </w:r>
                <w:r>
                  <w:rPr>
                    <w:noProof/>
                    <w:webHidden/>
                  </w:rPr>
                  <w:tab/>
                </w:r>
                <w:r>
                  <w:rPr>
                    <w:noProof/>
                    <w:webHidden/>
                  </w:rPr>
                  <w:fldChar w:fldCharType="begin"/>
                </w:r>
                <w:r>
                  <w:rPr>
                    <w:noProof/>
                    <w:webHidden/>
                  </w:rPr>
                  <w:instrText xml:space="preserve"> PAGEREF _Toc2052923 \h </w:instrText>
                </w:r>
                <w:r>
                  <w:rPr>
                    <w:noProof/>
                    <w:webHidden/>
                  </w:rPr>
                </w:r>
              </w:ins>
              <w:r>
                <w:rPr>
                  <w:noProof/>
                  <w:webHidden/>
                </w:rPr>
                <w:fldChar w:fldCharType="separate"/>
              </w:r>
              <w:ins w:id="214" w:author="Mary Holderby" w:date="2019-02-26T05:58:00Z">
                <w:r>
                  <w:rPr>
                    <w:noProof/>
                    <w:webHidden/>
                  </w:rPr>
                  <w:t>33</w:t>
                </w:r>
              </w:ins>
              <w:ins w:id="215" w:author="Mary Holderby" w:date="2019-02-26T05:54:00Z">
                <w:r>
                  <w:rPr>
                    <w:noProof/>
                    <w:webHidden/>
                  </w:rPr>
                  <w:fldChar w:fldCharType="end"/>
                </w:r>
                <w:r w:rsidRPr="00631A3B">
                  <w:rPr>
                    <w:rStyle w:val="Hyperlink"/>
                    <w:noProof/>
                  </w:rPr>
                  <w:fldChar w:fldCharType="end"/>
                </w:r>
              </w:ins>
            </w:p>
            <w:p w14:paraId="209811DE" w14:textId="77777777" w:rsidR="00721D10" w:rsidRDefault="00721D10">
              <w:pPr>
                <w:pStyle w:val="TOC3"/>
                <w:tabs>
                  <w:tab w:val="left" w:pos="1320"/>
                  <w:tab w:val="right" w:leader="dot" w:pos="9016"/>
                </w:tabs>
                <w:rPr>
                  <w:ins w:id="216" w:author="Mary Holderby" w:date="2019-02-26T05:54:00Z"/>
                  <w:rFonts w:eastAsiaTheme="minorEastAsia"/>
                  <w:noProof/>
                  <w:lang w:eastAsia="en-GB"/>
                </w:rPr>
              </w:pPr>
              <w:ins w:id="217"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"_Toc2052924"</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7.1.12</w:t>
                </w:r>
                <w:r>
                  <w:rPr>
                    <w:rFonts w:eastAsiaTheme="minorEastAsia"/>
                    <w:noProof/>
                    <w:lang w:eastAsia="en-GB"/>
                  </w:rPr>
                  <w:tab/>
                </w:r>
                <w:r w:rsidRPr="00631A3B">
                  <w:rPr>
                    <w:rStyle w:val="Hyperlink"/>
                    <w:noProof/>
                  </w:rPr>
                  <w:t>Exercise Run-Through</w:t>
                </w:r>
                <w:r>
                  <w:rPr>
                    <w:noProof/>
                    <w:webHidden/>
                  </w:rPr>
                  <w:tab/>
                </w:r>
                <w:r>
                  <w:rPr>
                    <w:noProof/>
                    <w:webHidden/>
                  </w:rPr>
                  <w:fldChar w:fldCharType="begin"/>
                </w:r>
                <w:r>
                  <w:rPr>
                    <w:noProof/>
                    <w:webHidden/>
                  </w:rPr>
                  <w:instrText xml:space="preserve"> PAGEREF _Toc2052924 \h </w:instrText>
                </w:r>
                <w:r>
                  <w:rPr>
                    <w:noProof/>
                    <w:webHidden/>
                  </w:rPr>
                </w:r>
              </w:ins>
              <w:r>
                <w:rPr>
                  <w:noProof/>
                  <w:webHidden/>
                </w:rPr>
                <w:fldChar w:fldCharType="separate"/>
              </w:r>
              <w:ins w:id="218" w:author="Mary Holderby" w:date="2019-02-26T05:58:00Z">
                <w:r>
                  <w:rPr>
                    <w:noProof/>
                    <w:webHidden/>
                  </w:rPr>
                  <w:t>34</w:t>
                </w:r>
              </w:ins>
              <w:ins w:id="219" w:author="Mary Holderby" w:date="2019-02-26T05:54:00Z">
                <w:r>
                  <w:rPr>
                    <w:noProof/>
                    <w:webHidden/>
                  </w:rPr>
                  <w:fldChar w:fldCharType="end"/>
                </w:r>
                <w:r w:rsidRPr="00631A3B">
                  <w:rPr>
                    <w:rStyle w:val="Hyperlink"/>
                    <w:noProof/>
                  </w:rPr>
                  <w:fldChar w:fldCharType="end"/>
                </w:r>
              </w:ins>
            </w:p>
            <w:p w14:paraId="04F239A9" w14:textId="77777777" w:rsidR="00721D10" w:rsidRDefault="00721D10">
              <w:pPr>
                <w:pStyle w:val="TOC3"/>
                <w:tabs>
                  <w:tab w:val="left" w:pos="1320"/>
                  <w:tab w:val="right" w:leader="dot" w:pos="9016"/>
                </w:tabs>
                <w:rPr>
                  <w:ins w:id="220" w:author="Mary Holderby" w:date="2019-02-26T05:54:00Z"/>
                  <w:rFonts w:eastAsiaTheme="minorEastAsia"/>
                  <w:noProof/>
                  <w:lang w:eastAsia="en-GB"/>
                </w:rPr>
              </w:pPr>
              <w:ins w:id="221"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"_Toc2052925"</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7.1.13</w:t>
                </w:r>
                <w:r>
                  <w:rPr>
                    <w:rFonts w:eastAsiaTheme="minorEastAsia"/>
                    <w:noProof/>
                    <w:lang w:eastAsia="en-GB"/>
                  </w:rPr>
                  <w:tab/>
                </w:r>
                <w:r w:rsidRPr="00631A3B">
                  <w:rPr>
                    <w:rStyle w:val="Hyperlink"/>
                    <w:noProof/>
                  </w:rPr>
                  <w:t>Smart Robot (Cozmo)</w:t>
                </w:r>
                <w:r>
                  <w:rPr>
                    <w:noProof/>
                    <w:webHidden/>
                  </w:rPr>
                  <w:tab/>
                </w:r>
                <w:r>
                  <w:rPr>
                    <w:noProof/>
                    <w:webHidden/>
                  </w:rPr>
                  <w:fldChar w:fldCharType="begin"/>
                </w:r>
                <w:r>
                  <w:rPr>
                    <w:noProof/>
                    <w:webHidden/>
                  </w:rPr>
                  <w:instrText xml:space="preserve"> PAGEREF _Toc2052925 \h </w:instrText>
                </w:r>
                <w:r>
                  <w:rPr>
                    <w:noProof/>
                    <w:webHidden/>
                  </w:rPr>
                </w:r>
              </w:ins>
              <w:r>
                <w:rPr>
                  <w:noProof/>
                  <w:webHidden/>
                </w:rPr>
                <w:fldChar w:fldCharType="separate"/>
              </w:r>
              <w:ins w:id="222" w:author="Mary Holderby" w:date="2019-02-26T05:58:00Z">
                <w:r>
                  <w:rPr>
                    <w:noProof/>
                    <w:webHidden/>
                  </w:rPr>
                  <w:t>34</w:t>
                </w:r>
              </w:ins>
              <w:ins w:id="223" w:author="Mary Holderby" w:date="2019-02-26T05:54:00Z">
                <w:r>
                  <w:rPr>
                    <w:noProof/>
                    <w:webHidden/>
                  </w:rPr>
                  <w:fldChar w:fldCharType="end"/>
                </w:r>
                <w:r w:rsidRPr="00631A3B">
                  <w:rPr>
                    <w:rStyle w:val="Hyperlink"/>
                    <w:noProof/>
                  </w:rPr>
                  <w:fldChar w:fldCharType="end"/>
                </w:r>
              </w:ins>
            </w:p>
            <w:p w14:paraId="5B9AAADC" w14:textId="77777777" w:rsidR="00721D10" w:rsidRDefault="00721D10">
              <w:pPr>
                <w:pStyle w:val="TOC3"/>
                <w:tabs>
                  <w:tab w:val="left" w:pos="1320"/>
                  <w:tab w:val="right" w:leader="dot" w:pos="9016"/>
                </w:tabs>
                <w:rPr>
                  <w:ins w:id="224" w:author="Mary Holderby" w:date="2019-02-26T05:54:00Z"/>
                  <w:rFonts w:eastAsiaTheme="minorEastAsia"/>
                  <w:noProof/>
                  <w:lang w:eastAsia="en-GB"/>
                </w:rPr>
              </w:pPr>
              <w:ins w:id="225"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"_Toc2052926"</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7.1.14</w:t>
                </w:r>
                <w:r>
                  <w:rPr>
                    <w:rFonts w:eastAsiaTheme="minorEastAsia"/>
                    <w:noProof/>
                    <w:lang w:eastAsia="en-GB"/>
                  </w:rPr>
                  <w:tab/>
                </w:r>
                <w:r w:rsidRPr="00631A3B">
                  <w:rPr>
                    <w:rStyle w:val="Hyperlink"/>
                    <w:noProof/>
                  </w:rPr>
                  <w:t>Settings Screen</w:t>
                </w:r>
                <w:r>
                  <w:rPr>
                    <w:noProof/>
                    <w:webHidden/>
                  </w:rPr>
                  <w:tab/>
                </w:r>
                <w:r>
                  <w:rPr>
                    <w:noProof/>
                    <w:webHidden/>
                  </w:rPr>
                  <w:fldChar w:fldCharType="begin"/>
                </w:r>
                <w:r>
                  <w:rPr>
                    <w:noProof/>
                    <w:webHidden/>
                  </w:rPr>
                  <w:instrText xml:space="preserve"> PAGEREF _Toc2052926 \h </w:instrText>
                </w:r>
                <w:r>
                  <w:rPr>
                    <w:noProof/>
                    <w:webHidden/>
                  </w:rPr>
                </w:r>
              </w:ins>
              <w:r>
                <w:rPr>
                  <w:noProof/>
                  <w:webHidden/>
                </w:rPr>
                <w:fldChar w:fldCharType="separate"/>
              </w:r>
              <w:ins w:id="226" w:author="Mary Holderby" w:date="2019-02-26T05:58:00Z">
                <w:r>
                  <w:rPr>
                    <w:noProof/>
                    <w:webHidden/>
                  </w:rPr>
                  <w:t>35</w:t>
                </w:r>
              </w:ins>
              <w:ins w:id="227" w:author="Mary Holderby" w:date="2019-02-26T05:54:00Z">
                <w:r>
                  <w:rPr>
                    <w:noProof/>
                    <w:webHidden/>
                  </w:rPr>
                  <w:fldChar w:fldCharType="end"/>
                </w:r>
                <w:r w:rsidRPr="00631A3B">
                  <w:rPr>
                    <w:rStyle w:val="Hyperlink"/>
                    <w:noProof/>
                  </w:rPr>
                  <w:fldChar w:fldCharType="end"/>
                </w:r>
              </w:ins>
            </w:p>
            <w:p w14:paraId="5799A90A" w14:textId="77777777" w:rsidR="00721D10" w:rsidRDefault="00721D10">
              <w:pPr>
                <w:pStyle w:val="TOC1"/>
                <w:tabs>
                  <w:tab w:val="left" w:pos="440"/>
                  <w:tab w:val="right" w:leader="dot" w:pos="9016"/>
                </w:tabs>
                <w:rPr>
                  <w:ins w:id="228" w:author="Mary Holderby" w:date="2019-02-26T05:54:00Z"/>
                  <w:rFonts w:eastAsiaTheme="minorEastAsia"/>
                  <w:noProof/>
                  <w:lang w:eastAsia="en-GB"/>
                </w:rPr>
              </w:pPr>
              <w:ins w:id="229"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"_Toc2052927"</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8</w:t>
                </w:r>
                <w:r>
                  <w:rPr>
                    <w:rFonts w:eastAsiaTheme="minorEastAsia"/>
                    <w:noProof/>
                    <w:lang w:eastAsia="en-GB"/>
                  </w:rPr>
                  <w:tab/>
                </w:r>
                <w:r w:rsidRPr="00631A3B">
                  <w:rPr>
                    <w:rStyle w:val="Hyperlink"/>
                    <w:noProof/>
                  </w:rPr>
                  <w:t>Logbook</w:t>
                </w:r>
                <w:r>
                  <w:rPr>
                    <w:noProof/>
                    <w:webHidden/>
                  </w:rPr>
                  <w:tab/>
                </w:r>
                <w:r>
                  <w:rPr>
                    <w:noProof/>
                    <w:webHidden/>
                  </w:rPr>
                  <w:fldChar w:fldCharType="begin"/>
                </w:r>
                <w:r>
                  <w:rPr>
                    <w:noProof/>
                    <w:webHidden/>
                  </w:rPr>
                  <w:instrText xml:space="preserve"> PAGEREF _Toc2052927 \h </w:instrText>
                </w:r>
                <w:r>
                  <w:rPr>
                    <w:noProof/>
                    <w:webHidden/>
                  </w:rPr>
                </w:r>
              </w:ins>
              <w:r>
                <w:rPr>
                  <w:noProof/>
                  <w:webHidden/>
                </w:rPr>
                <w:fldChar w:fldCharType="separate"/>
              </w:r>
              <w:ins w:id="230" w:author="Mary Holderby" w:date="2019-02-26T05:58:00Z">
                <w:r>
                  <w:rPr>
                    <w:noProof/>
                    <w:webHidden/>
                  </w:rPr>
                  <w:t>35</w:t>
                </w:r>
              </w:ins>
              <w:ins w:id="231" w:author="Mary Holderby" w:date="2019-02-26T05:54:00Z">
                <w:r>
                  <w:rPr>
                    <w:noProof/>
                    <w:webHidden/>
                  </w:rPr>
                  <w:fldChar w:fldCharType="end"/>
                </w:r>
                <w:r w:rsidRPr="00631A3B">
                  <w:rPr>
                    <w:rStyle w:val="Hyperlink"/>
                    <w:noProof/>
                  </w:rPr>
                  <w:fldChar w:fldCharType="end"/>
                </w:r>
              </w:ins>
            </w:p>
            <w:p w14:paraId="3CF6CCC9" w14:textId="77777777" w:rsidR="00721D10" w:rsidRDefault="00721D10">
              <w:pPr>
                <w:pStyle w:val="TOC1"/>
                <w:tabs>
                  <w:tab w:val="left" w:pos="440"/>
                  <w:tab w:val="right" w:leader="dot" w:pos="9016"/>
                </w:tabs>
                <w:rPr>
                  <w:ins w:id="232" w:author="Mary Holderby" w:date="2019-02-26T05:54:00Z"/>
                  <w:rFonts w:eastAsiaTheme="minorEastAsia"/>
                  <w:noProof/>
                  <w:lang w:eastAsia="en-GB"/>
                </w:rPr>
              </w:pPr>
              <w:ins w:id="233" w:author="Mary Holderby" w:date="2019-02-26T05:54:00Z">
                <w:r w:rsidRPr="00631A3B">
                  <w:rPr>
                    <w:rStyle w:val="Hyperlink"/>
                    <w:noProof/>
                  </w:rPr>
                  <w:fldChar w:fldCharType="begin"/>
                </w:r>
                <w:r w:rsidRPr="00631A3B">
                  <w:rPr>
                    <w:rStyle w:val="Hyperlink"/>
                    <w:noProof/>
                  </w:rPr>
                  <w:instrText xml:space="preserve"> </w:instrText>
                </w:r>
                <w:r>
                  <w:rPr>
                    <w:noProof/>
                  </w:rPr>
                  <w:instrText>HYPERLINK \l "_Toc2052928"</w:instrText>
                </w:r>
                <w:r w:rsidRPr="00631A3B">
                  <w:rPr>
                    <w:rStyle w:val="Hyperlink"/>
                    <w:noProof/>
                  </w:rPr>
                  <w:instrText xml:space="preserve"> </w:instrText>
                </w:r>
                <w:r w:rsidRPr="00631A3B">
                  <w:rPr>
                    <w:rStyle w:val="Hyperlink"/>
                    <w:noProof/>
                  </w:rPr>
                </w:r>
                <w:r w:rsidRPr="00631A3B">
                  <w:rPr>
                    <w:rStyle w:val="Hyperlink"/>
                    <w:noProof/>
                  </w:rPr>
                  <w:fldChar w:fldCharType="separate"/>
                </w:r>
                <w:r w:rsidRPr="00631A3B">
                  <w:rPr>
                    <w:rStyle w:val="Hyperlink"/>
                    <w:noProof/>
                  </w:rPr>
                  <w:t>9</w:t>
                </w:r>
                <w:r>
                  <w:rPr>
                    <w:rFonts w:eastAsiaTheme="minorEastAsia"/>
                    <w:noProof/>
                    <w:lang w:eastAsia="en-GB"/>
                  </w:rPr>
                  <w:tab/>
                </w:r>
                <w:r w:rsidRPr="00631A3B">
                  <w:rPr>
                    <w:rStyle w:val="Hyperlink"/>
                    <w:noProof/>
                  </w:rPr>
                  <w:t>References</w:t>
                </w:r>
                <w:r>
                  <w:rPr>
                    <w:noProof/>
                    <w:webHidden/>
                  </w:rPr>
                  <w:tab/>
                </w:r>
                <w:r>
                  <w:rPr>
                    <w:noProof/>
                    <w:webHidden/>
                  </w:rPr>
                  <w:fldChar w:fldCharType="begin"/>
                </w:r>
                <w:r>
                  <w:rPr>
                    <w:noProof/>
                    <w:webHidden/>
                  </w:rPr>
                  <w:instrText xml:space="preserve"> PAGEREF _Toc2052928 \h </w:instrText>
                </w:r>
                <w:r>
                  <w:rPr>
                    <w:noProof/>
                    <w:webHidden/>
                  </w:rPr>
                </w:r>
              </w:ins>
              <w:r>
                <w:rPr>
                  <w:noProof/>
                  <w:webHidden/>
                </w:rPr>
                <w:fldChar w:fldCharType="separate"/>
              </w:r>
              <w:ins w:id="234" w:author="Mary Holderby" w:date="2019-02-26T05:58:00Z">
                <w:r>
                  <w:rPr>
                    <w:noProof/>
                    <w:webHidden/>
                  </w:rPr>
                  <w:t>40</w:t>
                </w:r>
              </w:ins>
              <w:ins w:id="235" w:author="Mary Holderby" w:date="2019-02-26T05:54:00Z">
                <w:r>
                  <w:rPr>
                    <w:noProof/>
                    <w:webHidden/>
                  </w:rPr>
                  <w:fldChar w:fldCharType="end"/>
                </w:r>
                <w:r w:rsidRPr="00631A3B">
                  <w:rPr>
                    <w:rStyle w:val="Hyperlink"/>
                    <w:noProof/>
                  </w:rPr>
                  <w:fldChar w:fldCharType="end"/>
                </w:r>
              </w:ins>
            </w:p>
            <w:p w14:paraId="6DDDCF3A" w14:textId="61A5EAB0" w:rsidR="00126CB5" w:rsidDel="00721D10" w:rsidRDefault="00126CB5">
              <w:pPr>
                <w:pStyle w:val="TOC1"/>
                <w:tabs>
                  <w:tab w:val="left" w:pos="440"/>
                  <w:tab w:val="right" w:leader="dot" w:pos="9016"/>
                </w:tabs>
                <w:rPr>
                  <w:del w:id="236" w:author="Mary Holderby" w:date="2019-02-26T05:54:00Z"/>
                  <w:rFonts w:eastAsiaTheme="minorEastAsia"/>
                  <w:noProof/>
                  <w:lang w:eastAsia="en-GB"/>
                </w:rPr>
              </w:pPr>
              <w:del w:id="237" w:author="Mary Holderby" w:date="2019-02-26T05:54:00Z">
                <w:r w:rsidRPr="00721D10" w:rsidDel="00721D10">
                  <w:rPr>
                    <w:noProof/>
                    <w:rPrChange w:id="238" w:author="Mary Holderby" w:date="2019-02-26T05:54:00Z">
                      <w:rPr>
                        <w:rStyle w:val="Hyperlink"/>
                        <w:noProof/>
                      </w:rPr>
                    </w:rPrChange>
                  </w:rPr>
                  <w:delText>1</w:delText>
                </w:r>
                <w:r w:rsidDel="00721D10">
                  <w:rPr>
                    <w:rFonts w:eastAsiaTheme="minorEastAsia"/>
                    <w:noProof/>
                    <w:lang w:eastAsia="en-GB"/>
                  </w:rPr>
                  <w:tab/>
                </w:r>
                <w:r w:rsidRPr="00721D10" w:rsidDel="00721D10">
                  <w:rPr>
                    <w:noProof/>
                    <w:rPrChange w:id="239" w:author="Mary Holderby" w:date="2019-02-26T05:54:00Z">
                      <w:rPr>
                        <w:rStyle w:val="Hyperlink"/>
                        <w:noProof/>
                      </w:rPr>
                    </w:rPrChange>
                  </w:rPr>
                  <w:delText>Background</w:delText>
                </w:r>
                <w:r w:rsidDel="00721D10">
                  <w:rPr>
                    <w:noProof/>
                    <w:webHidden/>
                  </w:rPr>
                  <w:tab/>
                </w:r>
                <w:r w:rsidR="00E67EC7" w:rsidDel="00721D10">
                  <w:rPr>
                    <w:noProof/>
                    <w:webHidden/>
                  </w:rPr>
                  <w:delText>3</w:delText>
                </w:r>
              </w:del>
            </w:p>
            <w:p w14:paraId="7163D117" w14:textId="0E9B7CC8" w:rsidR="00126CB5" w:rsidDel="00721D10" w:rsidRDefault="00126CB5">
              <w:pPr>
                <w:pStyle w:val="TOC1"/>
                <w:tabs>
                  <w:tab w:val="left" w:pos="440"/>
                  <w:tab w:val="right" w:leader="dot" w:pos="9016"/>
                </w:tabs>
                <w:rPr>
                  <w:del w:id="240" w:author="Mary Holderby" w:date="2019-02-26T05:54:00Z"/>
                  <w:rFonts w:eastAsiaTheme="minorEastAsia"/>
                  <w:noProof/>
                  <w:lang w:eastAsia="en-GB"/>
                </w:rPr>
              </w:pPr>
              <w:del w:id="241" w:author="Mary Holderby" w:date="2019-02-26T05:54:00Z">
                <w:r w:rsidRPr="00721D10" w:rsidDel="00721D10">
                  <w:rPr>
                    <w:noProof/>
                    <w:rPrChange w:id="242" w:author="Mary Holderby" w:date="2019-02-26T05:54:00Z">
                      <w:rPr>
                        <w:rStyle w:val="Hyperlink"/>
                        <w:noProof/>
                      </w:rPr>
                    </w:rPrChange>
                  </w:rPr>
                  <w:delText>2</w:delText>
                </w:r>
                <w:r w:rsidDel="00721D10">
                  <w:rPr>
                    <w:rFonts w:eastAsiaTheme="minorEastAsia"/>
                    <w:noProof/>
                    <w:lang w:eastAsia="en-GB"/>
                  </w:rPr>
                  <w:tab/>
                </w:r>
                <w:r w:rsidRPr="00721D10" w:rsidDel="00721D10">
                  <w:rPr>
                    <w:noProof/>
                    <w:rPrChange w:id="243" w:author="Mary Holderby" w:date="2019-02-26T05:54:00Z">
                      <w:rPr>
                        <w:rStyle w:val="Hyperlink"/>
                        <w:noProof/>
                      </w:rPr>
                    </w:rPrChange>
                  </w:rPr>
                  <w:delText>Stakeholder and Task Analysis</w:delText>
                </w:r>
                <w:r w:rsidDel="00721D10">
                  <w:rPr>
                    <w:noProof/>
                    <w:webHidden/>
                  </w:rPr>
                  <w:tab/>
                </w:r>
                <w:r w:rsidR="00E67EC7" w:rsidDel="00721D10">
                  <w:rPr>
                    <w:noProof/>
                    <w:webHidden/>
                  </w:rPr>
                  <w:delText>4</w:delText>
                </w:r>
              </w:del>
            </w:p>
            <w:p w14:paraId="1D594449" w14:textId="159B2373" w:rsidR="00126CB5" w:rsidDel="00721D10" w:rsidRDefault="00126CB5">
              <w:pPr>
                <w:pStyle w:val="TOC1"/>
                <w:tabs>
                  <w:tab w:val="left" w:pos="440"/>
                  <w:tab w:val="right" w:leader="dot" w:pos="9016"/>
                </w:tabs>
                <w:rPr>
                  <w:del w:id="244" w:author="Mary Holderby" w:date="2019-02-26T05:54:00Z"/>
                  <w:rFonts w:eastAsiaTheme="minorEastAsia"/>
                  <w:noProof/>
                  <w:lang w:eastAsia="en-GB"/>
                </w:rPr>
              </w:pPr>
              <w:del w:id="245" w:author="Mary Holderby" w:date="2019-02-26T05:54:00Z">
                <w:r w:rsidRPr="00721D10" w:rsidDel="00721D10">
                  <w:rPr>
                    <w:noProof/>
                    <w:rPrChange w:id="246" w:author="Mary Holderby" w:date="2019-02-26T05:54:00Z">
                      <w:rPr>
                        <w:rStyle w:val="Hyperlink"/>
                        <w:noProof/>
                      </w:rPr>
                    </w:rPrChange>
                  </w:rPr>
                  <w:delText>3</w:delText>
                </w:r>
                <w:r w:rsidDel="00721D10">
                  <w:rPr>
                    <w:rFonts w:eastAsiaTheme="minorEastAsia"/>
                    <w:noProof/>
                    <w:lang w:eastAsia="en-GB"/>
                  </w:rPr>
                  <w:tab/>
                </w:r>
                <w:r w:rsidRPr="00721D10" w:rsidDel="00721D10">
                  <w:rPr>
                    <w:noProof/>
                    <w:rPrChange w:id="247" w:author="Mary Holderby" w:date="2019-02-26T05:54:00Z">
                      <w:rPr>
                        <w:rStyle w:val="Hyperlink"/>
                        <w:noProof/>
                      </w:rPr>
                    </w:rPrChange>
                  </w:rPr>
                  <w:delText>Requirements Analysis</w:delText>
                </w:r>
                <w:r w:rsidDel="00721D10">
                  <w:rPr>
                    <w:noProof/>
                    <w:webHidden/>
                  </w:rPr>
                  <w:tab/>
                </w:r>
                <w:r w:rsidR="00E67EC7" w:rsidDel="00721D10">
                  <w:rPr>
                    <w:noProof/>
                    <w:webHidden/>
                  </w:rPr>
                  <w:delText>4</w:delText>
                </w:r>
              </w:del>
            </w:p>
            <w:p w14:paraId="049D71C6" w14:textId="0412D1E9" w:rsidR="00126CB5" w:rsidDel="00721D10" w:rsidRDefault="00126CB5">
              <w:pPr>
                <w:pStyle w:val="TOC1"/>
                <w:tabs>
                  <w:tab w:val="left" w:pos="440"/>
                  <w:tab w:val="right" w:leader="dot" w:pos="9016"/>
                </w:tabs>
                <w:rPr>
                  <w:del w:id="248" w:author="Mary Holderby" w:date="2019-02-26T05:54:00Z"/>
                  <w:rFonts w:eastAsiaTheme="minorEastAsia"/>
                  <w:noProof/>
                  <w:lang w:eastAsia="en-GB"/>
                </w:rPr>
              </w:pPr>
              <w:del w:id="249" w:author="Mary Holderby" w:date="2019-02-26T05:54:00Z">
                <w:r w:rsidRPr="00721D10" w:rsidDel="00721D10">
                  <w:rPr>
                    <w:noProof/>
                    <w:rPrChange w:id="250" w:author="Mary Holderby" w:date="2019-02-26T05:54:00Z">
                      <w:rPr>
                        <w:rStyle w:val="Hyperlink"/>
                        <w:noProof/>
                      </w:rPr>
                    </w:rPrChange>
                  </w:rPr>
                  <w:delText>4</w:delText>
                </w:r>
                <w:r w:rsidDel="00721D10">
                  <w:rPr>
                    <w:rFonts w:eastAsiaTheme="minorEastAsia"/>
                    <w:noProof/>
                    <w:lang w:eastAsia="en-GB"/>
                  </w:rPr>
                  <w:tab/>
                </w:r>
                <w:r w:rsidRPr="00721D10" w:rsidDel="00721D10">
                  <w:rPr>
                    <w:noProof/>
                    <w:rPrChange w:id="251" w:author="Mary Holderby" w:date="2019-02-26T05:54:00Z">
                      <w:rPr>
                        <w:rStyle w:val="Hyperlink"/>
                        <w:noProof/>
                      </w:rPr>
                    </w:rPrChange>
                  </w:rPr>
                  <w:delText>Storyboard Design</w:delText>
                </w:r>
                <w:r w:rsidDel="00721D10">
                  <w:rPr>
                    <w:noProof/>
                    <w:webHidden/>
                  </w:rPr>
                  <w:tab/>
                </w:r>
                <w:r w:rsidR="00E67EC7" w:rsidDel="00721D10">
                  <w:rPr>
                    <w:noProof/>
                    <w:webHidden/>
                  </w:rPr>
                  <w:delText>5</w:delText>
                </w:r>
              </w:del>
            </w:p>
            <w:p w14:paraId="272276D3" w14:textId="103E9475" w:rsidR="00126CB5" w:rsidDel="00721D10" w:rsidRDefault="00126CB5">
              <w:pPr>
                <w:pStyle w:val="TOC1"/>
                <w:tabs>
                  <w:tab w:val="left" w:pos="440"/>
                  <w:tab w:val="right" w:leader="dot" w:pos="9016"/>
                </w:tabs>
                <w:rPr>
                  <w:del w:id="252" w:author="Mary Holderby" w:date="2019-02-26T05:54:00Z"/>
                  <w:rFonts w:eastAsiaTheme="minorEastAsia"/>
                  <w:noProof/>
                  <w:lang w:eastAsia="en-GB"/>
                </w:rPr>
              </w:pPr>
              <w:del w:id="253" w:author="Mary Holderby" w:date="2019-02-26T05:54:00Z">
                <w:r w:rsidRPr="00721D10" w:rsidDel="00721D10">
                  <w:rPr>
                    <w:noProof/>
                    <w:rPrChange w:id="254" w:author="Mary Holderby" w:date="2019-02-26T05:54:00Z">
                      <w:rPr>
                        <w:rStyle w:val="Hyperlink"/>
                        <w:noProof/>
                      </w:rPr>
                    </w:rPrChange>
                  </w:rPr>
                  <w:delText>5</w:delText>
                </w:r>
                <w:r w:rsidDel="00721D10">
                  <w:rPr>
                    <w:rFonts w:eastAsiaTheme="minorEastAsia"/>
                    <w:noProof/>
                    <w:lang w:eastAsia="en-GB"/>
                  </w:rPr>
                  <w:tab/>
                </w:r>
                <w:r w:rsidRPr="00721D10" w:rsidDel="00721D10">
                  <w:rPr>
                    <w:noProof/>
                    <w:rPrChange w:id="255" w:author="Mary Holderby" w:date="2019-02-26T05:54:00Z">
                      <w:rPr>
                        <w:rStyle w:val="Hyperlink"/>
                        <w:noProof/>
                      </w:rPr>
                    </w:rPrChange>
                  </w:rPr>
                  <w:delText>Prototype Development</w:delText>
                </w:r>
                <w:r w:rsidDel="00721D10">
                  <w:rPr>
                    <w:noProof/>
                    <w:webHidden/>
                  </w:rPr>
                  <w:tab/>
                </w:r>
                <w:r w:rsidR="00E67EC7" w:rsidDel="00721D10">
                  <w:rPr>
                    <w:noProof/>
                    <w:webHidden/>
                  </w:rPr>
                  <w:delText>6</w:delText>
                </w:r>
              </w:del>
            </w:p>
            <w:p w14:paraId="70353179" w14:textId="544A3B5A" w:rsidR="00126CB5" w:rsidDel="00721D10" w:rsidRDefault="00126CB5">
              <w:pPr>
                <w:pStyle w:val="TOC2"/>
                <w:tabs>
                  <w:tab w:val="left" w:pos="880"/>
                  <w:tab w:val="right" w:leader="dot" w:pos="9016"/>
                </w:tabs>
                <w:rPr>
                  <w:del w:id="256" w:author="Mary Holderby" w:date="2019-02-26T05:54:00Z"/>
                  <w:rFonts w:eastAsiaTheme="minorEastAsia"/>
                  <w:noProof/>
                  <w:lang w:eastAsia="en-GB"/>
                </w:rPr>
              </w:pPr>
              <w:del w:id="257" w:author="Mary Holderby" w:date="2019-02-26T05:54:00Z">
                <w:r w:rsidRPr="00721D10" w:rsidDel="00721D10">
                  <w:rPr>
                    <w:noProof/>
                    <w:rPrChange w:id="258" w:author="Mary Holderby" w:date="2019-02-26T05:54:00Z">
                      <w:rPr>
                        <w:rStyle w:val="Hyperlink"/>
                        <w:noProof/>
                      </w:rPr>
                    </w:rPrChange>
                  </w:rPr>
                  <w:delText>5.1</w:delText>
                </w:r>
                <w:r w:rsidDel="00721D10">
                  <w:rPr>
                    <w:rFonts w:eastAsiaTheme="minorEastAsia"/>
                    <w:noProof/>
                    <w:lang w:eastAsia="en-GB"/>
                  </w:rPr>
                  <w:tab/>
                </w:r>
                <w:r w:rsidRPr="00721D10" w:rsidDel="00721D10">
                  <w:rPr>
                    <w:noProof/>
                    <w:rPrChange w:id="259" w:author="Mary Holderby" w:date="2019-02-26T05:54:00Z">
                      <w:rPr>
                        <w:rStyle w:val="Hyperlink"/>
                        <w:noProof/>
                      </w:rPr>
                    </w:rPrChange>
                  </w:rPr>
                  <w:delText>Introduction</w:delText>
                </w:r>
                <w:r w:rsidDel="00721D10">
                  <w:rPr>
                    <w:noProof/>
                    <w:webHidden/>
                  </w:rPr>
                  <w:tab/>
                </w:r>
                <w:r w:rsidR="00E67EC7" w:rsidDel="00721D10">
                  <w:rPr>
                    <w:noProof/>
                    <w:webHidden/>
                  </w:rPr>
                  <w:delText>6</w:delText>
                </w:r>
              </w:del>
            </w:p>
            <w:p w14:paraId="43B7F155" w14:textId="5F02D6C8" w:rsidR="00126CB5" w:rsidDel="00721D10" w:rsidRDefault="00126CB5">
              <w:pPr>
                <w:pStyle w:val="TOC2"/>
                <w:tabs>
                  <w:tab w:val="left" w:pos="880"/>
                  <w:tab w:val="right" w:leader="dot" w:pos="9016"/>
                </w:tabs>
                <w:rPr>
                  <w:del w:id="260" w:author="Mary Holderby" w:date="2019-02-26T05:54:00Z"/>
                  <w:rFonts w:eastAsiaTheme="minorEastAsia"/>
                  <w:noProof/>
                  <w:lang w:eastAsia="en-GB"/>
                </w:rPr>
              </w:pPr>
              <w:del w:id="261" w:author="Mary Holderby" w:date="2019-02-26T05:54:00Z">
                <w:r w:rsidRPr="00721D10" w:rsidDel="00721D10">
                  <w:rPr>
                    <w:noProof/>
                    <w:rPrChange w:id="262" w:author="Mary Holderby" w:date="2019-02-26T05:54:00Z">
                      <w:rPr>
                        <w:rStyle w:val="Hyperlink"/>
                        <w:noProof/>
                      </w:rPr>
                    </w:rPrChange>
                  </w:rPr>
                  <w:delText>5.2</w:delText>
                </w:r>
                <w:r w:rsidDel="00721D10">
                  <w:rPr>
                    <w:rFonts w:eastAsiaTheme="minorEastAsia"/>
                    <w:noProof/>
                    <w:lang w:eastAsia="en-GB"/>
                  </w:rPr>
                  <w:tab/>
                </w:r>
                <w:r w:rsidRPr="00721D10" w:rsidDel="00721D10">
                  <w:rPr>
                    <w:noProof/>
                    <w:rPrChange w:id="263" w:author="Mary Holderby" w:date="2019-02-26T05:54:00Z">
                      <w:rPr>
                        <w:rStyle w:val="Hyperlink"/>
                        <w:noProof/>
                      </w:rPr>
                    </w:rPrChange>
                  </w:rPr>
                  <w:delText>Log-in Screen</w:delText>
                </w:r>
                <w:r w:rsidDel="00721D10">
                  <w:rPr>
                    <w:noProof/>
                    <w:webHidden/>
                  </w:rPr>
                  <w:tab/>
                </w:r>
                <w:r w:rsidR="00E67EC7" w:rsidDel="00721D10">
                  <w:rPr>
                    <w:noProof/>
                    <w:webHidden/>
                  </w:rPr>
                  <w:delText>6</w:delText>
                </w:r>
              </w:del>
            </w:p>
            <w:p w14:paraId="02B225D2" w14:textId="33DDBE19" w:rsidR="00126CB5" w:rsidDel="00721D10" w:rsidRDefault="00126CB5">
              <w:pPr>
                <w:pStyle w:val="TOC2"/>
                <w:tabs>
                  <w:tab w:val="left" w:pos="880"/>
                  <w:tab w:val="right" w:leader="dot" w:pos="9016"/>
                </w:tabs>
                <w:rPr>
                  <w:del w:id="264" w:author="Mary Holderby" w:date="2019-02-26T05:54:00Z"/>
                  <w:rFonts w:eastAsiaTheme="minorEastAsia"/>
                  <w:noProof/>
                  <w:lang w:eastAsia="en-GB"/>
                </w:rPr>
              </w:pPr>
              <w:del w:id="265" w:author="Mary Holderby" w:date="2019-02-26T05:54:00Z">
                <w:r w:rsidRPr="00721D10" w:rsidDel="00721D10">
                  <w:rPr>
                    <w:noProof/>
                    <w:rPrChange w:id="266" w:author="Mary Holderby" w:date="2019-02-26T05:54:00Z">
                      <w:rPr>
                        <w:rStyle w:val="Hyperlink"/>
                        <w:noProof/>
                      </w:rPr>
                    </w:rPrChange>
                  </w:rPr>
                  <w:delText>5.3</w:delText>
                </w:r>
                <w:r w:rsidDel="00721D10">
                  <w:rPr>
                    <w:rFonts w:eastAsiaTheme="minorEastAsia"/>
                    <w:noProof/>
                    <w:lang w:eastAsia="en-GB"/>
                  </w:rPr>
                  <w:tab/>
                </w:r>
                <w:r w:rsidRPr="00721D10" w:rsidDel="00721D10">
                  <w:rPr>
                    <w:noProof/>
                    <w:rPrChange w:id="267" w:author="Mary Holderby" w:date="2019-02-26T05:54:00Z">
                      <w:rPr>
                        <w:rStyle w:val="Hyperlink"/>
                        <w:noProof/>
                      </w:rPr>
                    </w:rPrChange>
                  </w:rPr>
                  <w:delText>Home Screen</w:delText>
                </w:r>
                <w:r w:rsidDel="00721D10">
                  <w:rPr>
                    <w:noProof/>
                    <w:webHidden/>
                  </w:rPr>
                  <w:tab/>
                </w:r>
                <w:r w:rsidR="00E67EC7" w:rsidDel="00721D10">
                  <w:rPr>
                    <w:noProof/>
                    <w:webHidden/>
                  </w:rPr>
                  <w:delText>7</w:delText>
                </w:r>
              </w:del>
            </w:p>
            <w:p w14:paraId="076197E6" w14:textId="15502A9E" w:rsidR="00126CB5" w:rsidDel="00721D10" w:rsidRDefault="00126CB5">
              <w:pPr>
                <w:pStyle w:val="TOC2"/>
                <w:tabs>
                  <w:tab w:val="left" w:pos="880"/>
                  <w:tab w:val="right" w:leader="dot" w:pos="9016"/>
                </w:tabs>
                <w:rPr>
                  <w:del w:id="268" w:author="Mary Holderby" w:date="2019-02-26T05:54:00Z"/>
                  <w:rFonts w:eastAsiaTheme="minorEastAsia"/>
                  <w:noProof/>
                  <w:lang w:eastAsia="en-GB"/>
                </w:rPr>
              </w:pPr>
              <w:del w:id="269" w:author="Mary Holderby" w:date="2019-02-26T05:54:00Z">
                <w:r w:rsidRPr="00721D10" w:rsidDel="00721D10">
                  <w:rPr>
                    <w:noProof/>
                    <w:rPrChange w:id="270" w:author="Mary Holderby" w:date="2019-02-26T05:54:00Z">
                      <w:rPr>
                        <w:rStyle w:val="Hyperlink"/>
                        <w:noProof/>
                      </w:rPr>
                    </w:rPrChange>
                  </w:rPr>
                  <w:lastRenderedPageBreak/>
                  <w:delText>5.4</w:delText>
                </w:r>
                <w:r w:rsidDel="00721D10">
                  <w:rPr>
                    <w:rFonts w:eastAsiaTheme="minorEastAsia"/>
                    <w:noProof/>
                    <w:lang w:eastAsia="en-GB"/>
                  </w:rPr>
                  <w:tab/>
                </w:r>
                <w:r w:rsidRPr="00721D10" w:rsidDel="00721D10">
                  <w:rPr>
                    <w:noProof/>
                    <w:rPrChange w:id="271" w:author="Mary Holderby" w:date="2019-02-26T05:54:00Z">
                      <w:rPr>
                        <w:rStyle w:val="Hyperlink"/>
                        <w:noProof/>
                      </w:rPr>
                    </w:rPrChange>
                  </w:rPr>
                  <w:delText>Medication Screen</w:delText>
                </w:r>
                <w:r w:rsidDel="00721D10">
                  <w:rPr>
                    <w:noProof/>
                    <w:webHidden/>
                  </w:rPr>
                  <w:tab/>
                </w:r>
                <w:r w:rsidR="00E67EC7" w:rsidDel="00721D10">
                  <w:rPr>
                    <w:noProof/>
                    <w:webHidden/>
                  </w:rPr>
                  <w:delText>7</w:delText>
                </w:r>
              </w:del>
            </w:p>
            <w:p w14:paraId="460D0549" w14:textId="221354F5" w:rsidR="00126CB5" w:rsidDel="00721D10" w:rsidRDefault="00126CB5">
              <w:pPr>
                <w:pStyle w:val="TOC3"/>
                <w:tabs>
                  <w:tab w:val="left" w:pos="1320"/>
                  <w:tab w:val="right" w:leader="dot" w:pos="9016"/>
                </w:tabs>
                <w:rPr>
                  <w:del w:id="272" w:author="Mary Holderby" w:date="2019-02-26T05:54:00Z"/>
                  <w:rFonts w:eastAsiaTheme="minorEastAsia"/>
                  <w:noProof/>
                  <w:lang w:eastAsia="en-GB"/>
                </w:rPr>
              </w:pPr>
              <w:del w:id="273" w:author="Mary Holderby" w:date="2019-02-26T05:54:00Z">
                <w:r w:rsidRPr="00721D10" w:rsidDel="00721D10">
                  <w:rPr>
                    <w:noProof/>
                    <w:rPrChange w:id="274" w:author="Mary Holderby" w:date="2019-02-26T05:54:00Z">
                      <w:rPr>
                        <w:rStyle w:val="Hyperlink"/>
                        <w:noProof/>
                      </w:rPr>
                    </w:rPrChange>
                  </w:rPr>
                  <w:delText>5.4.1</w:delText>
                </w:r>
                <w:r w:rsidDel="00721D10">
                  <w:rPr>
                    <w:rFonts w:eastAsiaTheme="minorEastAsia"/>
                    <w:noProof/>
                    <w:lang w:eastAsia="en-GB"/>
                  </w:rPr>
                  <w:tab/>
                </w:r>
                <w:r w:rsidRPr="00721D10" w:rsidDel="00721D10">
                  <w:rPr>
                    <w:noProof/>
                    <w:rPrChange w:id="275" w:author="Mary Holderby" w:date="2019-02-26T05:54:00Z">
                      <w:rPr>
                        <w:rStyle w:val="Hyperlink"/>
                        <w:noProof/>
                      </w:rPr>
                    </w:rPrChange>
                  </w:rPr>
                  <w:delText>Change Day Screen</w:delText>
                </w:r>
                <w:r w:rsidDel="00721D10">
                  <w:rPr>
                    <w:noProof/>
                    <w:webHidden/>
                  </w:rPr>
                  <w:tab/>
                </w:r>
                <w:r w:rsidR="00E67EC7" w:rsidDel="00721D10">
                  <w:rPr>
                    <w:noProof/>
                    <w:webHidden/>
                  </w:rPr>
                  <w:delText>8</w:delText>
                </w:r>
              </w:del>
            </w:p>
            <w:p w14:paraId="7C908ADD" w14:textId="07F388D6" w:rsidR="00126CB5" w:rsidDel="00721D10" w:rsidRDefault="00126CB5">
              <w:pPr>
                <w:pStyle w:val="TOC3"/>
                <w:tabs>
                  <w:tab w:val="left" w:pos="1320"/>
                  <w:tab w:val="right" w:leader="dot" w:pos="9016"/>
                </w:tabs>
                <w:rPr>
                  <w:del w:id="276" w:author="Mary Holderby" w:date="2019-02-26T05:54:00Z"/>
                  <w:rFonts w:eastAsiaTheme="minorEastAsia"/>
                  <w:noProof/>
                  <w:lang w:eastAsia="en-GB"/>
                </w:rPr>
              </w:pPr>
              <w:del w:id="277" w:author="Mary Holderby" w:date="2019-02-26T05:54:00Z">
                <w:r w:rsidRPr="00721D10" w:rsidDel="00721D10">
                  <w:rPr>
                    <w:noProof/>
                    <w:rPrChange w:id="278" w:author="Mary Holderby" w:date="2019-02-26T05:54:00Z">
                      <w:rPr>
                        <w:rStyle w:val="Hyperlink"/>
                        <w:noProof/>
                      </w:rPr>
                    </w:rPrChange>
                  </w:rPr>
                  <w:delText>5.4.2</w:delText>
                </w:r>
                <w:r w:rsidDel="00721D10">
                  <w:rPr>
                    <w:rFonts w:eastAsiaTheme="minorEastAsia"/>
                    <w:noProof/>
                    <w:lang w:eastAsia="en-GB"/>
                  </w:rPr>
                  <w:tab/>
                </w:r>
                <w:r w:rsidRPr="00721D10" w:rsidDel="00721D10">
                  <w:rPr>
                    <w:noProof/>
                    <w:rPrChange w:id="279" w:author="Mary Holderby" w:date="2019-02-26T05:54:00Z">
                      <w:rPr>
                        <w:rStyle w:val="Hyperlink"/>
                        <w:noProof/>
                      </w:rPr>
                    </w:rPrChange>
                  </w:rPr>
                  <w:delText>Add Medication Screen</w:delText>
                </w:r>
                <w:r w:rsidDel="00721D10">
                  <w:rPr>
                    <w:noProof/>
                    <w:webHidden/>
                  </w:rPr>
                  <w:tab/>
                </w:r>
                <w:r w:rsidR="00E67EC7" w:rsidDel="00721D10">
                  <w:rPr>
                    <w:noProof/>
                    <w:webHidden/>
                  </w:rPr>
                  <w:delText>9</w:delText>
                </w:r>
              </w:del>
            </w:p>
            <w:p w14:paraId="502C2A88" w14:textId="22374361" w:rsidR="00126CB5" w:rsidDel="00721D10" w:rsidRDefault="00126CB5">
              <w:pPr>
                <w:pStyle w:val="TOC3"/>
                <w:tabs>
                  <w:tab w:val="left" w:pos="1320"/>
                  <w:tab w:val="right" w:leader="dot" w:pos="9016"/>
                </w:tabs>
                <w:rPr>
                  <w:del w:id="280" w:author="Mary Holderby" w:date="2019-02-26T05:54:00Z"/>
                  <w:rFonts w:eastAsiaTheme="minorEastAsia"/>
                  <w:noProof/>
                  <w:lang w:eastAsia="en-GB"/>
                </w:rPr>
              </w:pPr>
              <w:del w:id="281" w:author="Mary Holderby" w:date="2019-02-26T05:54:00Z">
                <w:r w:rsidRPr="00721D10" w:rsidDel="00721D10">
                  <w:rPr>
                    <w:noProof/>
                    <w:rPrChange w:id="282" w:author="Mary Holderby" w:date="2019-02-26T05:54:00Z">
                      <w:rPr>
                        <w:rStyle w:val="Hyperlink"/>
                        <w:noProof/>
                      </w:rPr>
                    </w:rPrChange>
                  </w:rPr>
                  <w:delText>5.4.3</w:delText>
                </w:r>
                <w:r w:rsidDel="00721D10">
                  <w:rPr>
                    <w:rFonts w:eastAsiaTheme="minorEastAsia"/>
                    <w:noProof/>
                    <w:lang w:eastAsia="en-GB"/>
                  </w:rPr>
                  <w:tab/>
                </w:r>
                <w:r w:rsidRPr="00721D10" w:rsidDel="00721D10">
                  <w:rPr>
                    <w:noProof/>
                    <w:rPrChange w:id="283" w:author="Mary Holderby" w:date="2019-02-26T05:54:00Z">
                      <w:rPr>
                        <w:rStyle w:val="Hyperlink"/>
                        <w:noProof/>
                      </w:rPr>
                    </w:rPrChange>
                  </w:rPr>
                  <w:delText>Medication Details Screen</w:delText>
                </w:r>
                <w:r w:rsidDel="00721D10">
                  <w:rPr>
                    <w:noProof/>
                    <w:webHidden/>
                  </w:rPr>
                  <w:tab/>
                </w:r>
                <w:r w:rsidR="00E67EC7" w:rsidDel="00721D10">
                  <w:rPr>
                    <w:noProof/>
                    <w:webHidden/>
                  </w:rPr>
                  <w:delText>9</w:delText>
                </w:r>
              </w:del>
            </w:p>
            <w:p w14:paraId="49689320" w14:textId="27A70FF2" w:rsidR="00126CB5" w:rsidDel="00721D10" w:rsidRDefault="00126CB5">
              <w:pPr>
                <w:pStyle w:val="TOC2"/>
                <w:tabs>
                  <w:tab w:val="left" w:pos="880"/>
                  <w:tab w:val="right" w:leader="dot" w:pos="9016"/>
                </w:tabs>
                <w:rPr>
                  <w:del w:id="284" w:author="Mary Holderby" w:date="2019-02-26T05:54:00Z"/>
                  <w:rFonts w:eastAsiaTheme="minorEastAsia"/>
                  <w:noProof/>
                  <w:lang w:eastAsia="en-GB"/>
                </w:rPr>
              </w:pPr>
              <w:del w:id="285" w:author="Mary Holderby" w:date="2019-02-26T05:54:00Z">
                <w:r w:rsidRPr="00721D10" w:rsidDel="00721D10">
                  <w:rPr>
                    <w:noProof/>
                    <w:rPrChange w:id="286" w:author="Mary Holderby" w:date="2019-02-26T05:54:00Z">
                      <w:rPr>
                        <w:rStyle w:val="Hyperlink"/>
                        <w:noProof/>
                      </w:rPr>
                    </w:rPrChange>
                  </w:rPr>
                  <w:delText>5.5</w:delText>
                </w:r>
                <w:r w:rsidDel="00721D10">
                  <w:rPr>
                    <w:rFonts w:eastAsiaTheme="minorEastAsia"/>
                    <w:noProof/>
                    <w:lang w:eastAsia="en-GB"/>
                  </w:rPr>
                  <w:tab/>
                </w:r>
                <w:r w:rsidRPr="00721D10" w:rsidDel="00721D10">
                  <w:rPr>
                    <w:noProof/>
                    <w:rPrChange w:id="287" w:author="Mary Holderby" w:date="2019-02-26T05:54:00Z">
                      <w:rPr>
                        <w:rStyle w:val="Hyperlink"/>
                        <w:noProof/>
                      </w:rPr>
                    </w:rPrChange>
                  </w:rPr>
                  <w:delText>Energy Screen</w:delText>
                </w:r>
                <w:r w:rsidDel="00721D10">
                  <w:rPr>
                    <w:noProof/>
                    <w:webHidden/>
                  </w:rPr>
                  <w:tab/>
                </w:r>
                <w:r w:rsidR="00E67EC7" w:rsidDel="00721D10">
                  <w:rPr>
                    <w:noProof/>
                    <w:webHidden/>
                  </w:rPr>
                  <w:delText>10</w:delText>
                </w:r>
              </w:del>
            </w:p>
            <w:p w14:paraId="4BE105CC" w14:textId="6BEF776D" w:rsidR="00126CB5" w:rsidDel="00721D10" w:rsidRDefault="00126CB5">
              <w:pPr>
                <w:pStyle w:val="TOC3"/>
                <w:tabs>
                  <w:tab w:val="left" w:pos="1320"/>
                  <w:tab w:val="right" w:leader="dot" w:pos="9016"/>
                </w:tabs>
                <w:rPr>
                  <w:del w:id="288" w:author="Mary Holderby" w:date="2019-02-26T05:54:00Z"/>
                  <w:rFonts w:eastAsiaTheme="minorEastAsia"/>
                  <w:noProof/>
                  <w:lang w:eastAsia="en-GB"/>
                </w:rPr>
              </w:pPr>
              <w:del w:id="289" w:author="Mary Holderby" w:date="2019-02-26T05:54:00Z">
                <w:r w:rsidRPr="00721D10" w:rsidDel="00721D10">
                  <w:rPr>
                    <w:noProof/>
                    <w:rPrChange w:id="290" w:author="Mary Holderby" w:date="2019-02-26T05:54:00Z">
                      <w:rPr>
                        <w:rStyle w:val="Hyperlink"/>
                        <w:noProof/>
                      </w:rPr>
                    </w:rPrChange>
                  </w:rPr>
                  <w:delText>5.5.1</w:delText>
                </w:r>
                <w:r w:rsidDel="00721D10">
                  <w:rPr>
                    <w:rFonts w:eastAsiaTheme="minorEastAsia"/>
                    <w:noProof/>
                    <w:lang w:eastAsia="en-GB"/>
                  </w:rPr>
                  <w:tab/>
                </w:r>
                <w:r w:rsidRPr="00721D10" w:rsidDel="00721D10">
                  <w:rPr>
                    <w:noProof/>
                    <w:rPrChange w:id="291" w:author="Mary Holderby" w:date="2019-02-26T05:54:00Z">
                      <w:rPr>
                        <w:rStyle w:val="Hyperlink"/>
                        <w:noProof/>
                      </w:rPr>
                    </w:rPrChange>
                  </w:rPr>
                  <w:delText>Breakdown of Energy Usage Screen</w:delText>
                </w:r>
                <w:r w:rsidDel="00721D10">
                  <w:rPr>
                    <w:noProof/>
                    <w:webHidden/>
                  </w:rPr>
                  <w:tab/>
                </w:r>
                <w:r w:rsidR="00E67EC7" w:rsidDel="00721D10">
                  <w:rPr>
                    <w:noProof/>
                    <w:webHidden/>
                  </w:rPr>
                  <w:delText>10</w:delText>
                </w:r>
              </w:del>
            </w:p>
            <w:p w14:paraId="12A82E6A" w14:textId="1FE3F628" w:rsidR="00126CB5" w:rsidDel="00721D10" w:rsidRDefault="00126CB5">
              <w:pPr>
                <w:pStyle w:val="TOC3"/>
                <w:tabs>
                  <w:tab w:val="left" w:pos="1320"/>
                  <w:tab w:val="right" w:leader="dot" w:pos="9016"/>
                </w:tabs>
                <w:rPr>
                  <w:del w:id="292" w:author="Mary Holderby" w:date="2019-02-26T05:54:00Z"/>
                  <w:rFonts w:eastAsiaTheme="minorEastAsia"/>
                  <w:noProof/>
                  <w:lang w:eastAsia="en-GB"/>
                </w:rPr>
              </w:pPr>
              <w:del w:id="293" w:author="Mary Holderby" w:date="2019-02-26T05:54:00Z">
                <w:r w:rsidRPr="00721D10" w:rsidDel="00721D10">
                  <w:rPr>
                    <w:noProof/>
                    <w:rPrChange w:id="294" w:author="Mary Holderby" w:date="2019-02-26T05:54:00Z">
                      <w:rPr>
                        <w:rStyle w:val="Hyperlink"/>
                        <w:noProof/>
                      </w:rPr>
                    </w:rPrChange>
                  </w:rPr>
                  <w:delText>5.5.2</w:delText>
                </w:r>
                <w:r w:rsidDel="00721D10">
                  <w:rPr>
                    <w:rFonts w:eastAsiaTheme="minorEastAsia"/>
                    <w:noProof/>
                    <w:lang w:eastAsia="en-GB"/>
                  </w:rPr>
                  <w:tab/>
                </w:r>
                <w:r w:rsidRPr="00721D10" w:rsidDel="00721D10">
                  <w:rPr>
                    <w:noProof/>
                    <w:rPrChange w:id="295" w:author="Mary Holderby" w:date="2019-02-26T05:54:00Z">
                      <w:rPr>
                        <w:rStyle w:val="Hyperlink"/>
                        <w:noProof/>
                      </w:rPr>
                    </w:rPrChange>
                  </w:rPr>
                  <w:delText>Smart Appliances Screen</w:delText>
                </w:r>
                <w:r w:rsidDel="00721D10">
                  <w:rPr>
                    <w:noProof/>
                    <w:webHidden/>
                  </w:rPr>
                  <w:tab/>
                </w:r>
                <w:r w:rsidR="00E67EC7" w:rsidDel="00721D10">
                  <w:rPr>
                    <w:noProof/>
                    <w:webHidden/>
                  </w:rPr>
                  <w:delText>11</w:delText>
                </w:r>
              </w:del>
            </w:p>
            <w:p w14:paraId="5909610A" w14:textId="1A02F5B3" w:rsidR="00126CB5" w:rsidDel="00721D10" w:rsidRDefault="00126CB5">
              <w:pPr>
                <w:pStyle w:val="TOC2"/>
                <w:tabs>
                  <w:tab w:val="left" w:pos="880"/>
                  <w:tab w:val="right" w:leader="dot" w:pos="9016"/>
                </w:tabs>
                <w:rPr>
                  <w:del w:id="296" w:author="Mary Holderby" w:date="2019-02-26T05:54:00Z"/>
                  <w:rFonts w:eastAsiaTheme="minorEastAsia"/>
                  <w:noProof/>
                  <w:lang w:eastAsia="en-GB"/>
                </w:rPr>
              </w:pPr>
              <w:del w:id="297" w:author="Mary Holderby" w:date="2019-02-26T05:54:00Z">
                <w:r w:rsidRPr="00721D10" w:rsidDel="00721D10">
                  <w:rPr>
                    <w:noProof/>
                    <w:rPrChange w:id="298" w:author="Mary Holderby" w:date="2019-02-26T05:54:00Z">
                      <w:rPr>
                        <w:rStyle w:val="Hyperlink"/>
                        <w:noProof/>
                      </w:rPr>
                    </w:rPrChange>
                  </w:rPr>
                  <w:delText>5.6</w:delText>
                </w:r>
                <w:r w:rsidDel="00721D10">
                  <w:rPr>
                    <w:rFonts w:eastAsiaTheme="minorEastAsia"/>
                    <w:noProof/>
                    <w:lang w:eastAsia="en-GB"/>
                  </w:rPr>
                  <w:tab/>
                </w:r>
                <w:r w:rsidRPr="00721D10" w:rsidDel="00721D10">
                  <w:rPr>
                    <w:noProof/>
                    <w:rPrChange w:id="299" w:author="Mary Holderby" w:date="2019-02-26T05:54:00Z">
                      <w:rPr>
                        <w:rStyle w:val="Hyperlink"/>
                        <w:noProof/>
                      </w:rPr>
                    </w:rPrChange>
                  </w:rPr>
                  <w:delText>Exercise Screen</w:delText>
                </w:r>
                <w:r w:rsidDel="00721D10">
                  <w:rPr>
                    <w:noProof/>
                    <w:webHidden/>
                  </w:rPr>
                  <w:tab/>
                </w:r>
                <w:r w:rsidR="00E67EC7" w:rsidDel="00721D10">
                  <w:rPr>
                    <w:noProof/>
                    <w:webHidden/>
                  </w:rPr>
                  <w:delText>11</w:delText>
                </w:r>
              </w:del>
            </w:p>
            <w:p w14:paraId="57DC8FE1" w14:textId="3F47F25E" w:rsidR="00126CB5" w:rsidDel="00721D10" w:rsidRDefault="00126CB5">
              <w:pPr>
                <w:pStyle w:val="TOC3"/>
                <w:tabs>
                  <w:tab w:val="left" w:pos="1320"/>
                  <w:tab w:val="right" w:leader="dot" w:pos="9016"/>
                </w:tabs>
                <w:rPr>
                  <w:del w:id="300" w:author="Mary Holderby" w:date="2019-02-26T05:54:00Z"/>
                  <w:rFonts w:eastAsiaTheme="minorEastAsia"/>
                  <w:noProof/>
                  <w:lang w:eastAsia="en-GB"/>
                </w:rPr>
              </w:pPr>
              <w:del w:id="301" w:author="Mary Holderby" w:date="2019-02-26T05:54:00Z">
                <w:r w:rsidRPr="00721D10" w:rsidDel="00721D10">
                  <w:rPr>
                    <w:noProof/>
                    <w:rPrChange w:id="302" w:author="Mary Holderby" w:date="2019-02-26T05:54:00Z">
                      <w:rPr>
                        <w:rStyle w:val="Hyperlink"/>
                        <w:noProof/>
                      </w:rPr>
                    </w:rPrChange>
                  </w:rPr>
                  <w:delText>5.6.1</w:delText>
                </w:r>
                <w:r w:rsidDel="00721D10">
                  <w:rPr>
                    <w:rFonts w:eastAsiaTheme="minorEastAsia"/>
                    <w:noProof/>
                    <w:lang w:eastAsia="en-GB"/>
                  </w:rPr>
                  <w:tab/>
                </w:r>
                <w:r w:rsidRPr="00721D10" w:rsidDel="00721D10">
                  <w:rPr>
                    <w:noProof/>
                    <w:rPrChange w:id="303" w:author="Mary Holderby" w:date="2019-02-26T05:54:00Z">
                      <w:rPr>
                        <w:rStyle w:val="Hyperlink"/>
                        <w:noProof/>
                      </w:rPr>
                    </w:rPrChange>
                  </w:rPr>
                  <w:delText>Add Exercises Screen</w:delText>
                </w:r>
                <w:r w:rsidDel="00721D10">
                  <w:rPr>
                    <w:noProof/>
                    <w:webHidden/>
                  </w:rPr>
                  <w:tab/>
                </w:r>
                <w:r w:rsidR="00E67EC7" w:rsidDel="00721D10">
                  <w:rPr>
                    <w:noProof/>
                    <w:webHidden/>
                  </w:rPr>
                  <w:delText>12</w:delText>
                </w:r>
              </w:del>
            </w:p>
            <w:p w14:paraId="43887D02" w14:textId="4F3209DB" w:rsidR="00126CB5" w:rsidDel="00721D10" w:rsidRDefault="00126CB5">
              <w:pPr>
                <w:pStyle w:val="TOC3"/>
                <w:tabs>
                  <w:tab w:val="left" w:pos="1320"/>
                  <w:tab w:val="right" w:leader="dot" w:pos="9016"/>
                </w:tabs>
                <w:rPr>
                  <w:del w:id="304" w:author="Mary Holderby" w:date="2019-02-26T05:54:00Z"/>
                  <w:rFonts w:eastAsiaTheme="minorEastAsia"/>
                  <w:noProof/>
                  <w:lang w:eastAsia="en-GB"/>
                </w:rPr>
              </w:pPr>
              <w:del w:id="305" w:author="Mary Holderby" w:date="2019-02-26T05:54:00Z">
                <w:r w:rsidRPr="00721D10" w:rsidDel="00721D10">
                  <w:rPr>
                    <w:noProof/>
                    <w:rPrChange w:id="306" w:author="Mary Holderby" w:date="2019-02-26T05:54:00Z">
                      <w:rPr>
                        <w:rStyle w:val="Hyperlink"/>
                        <w:noProof/>
                      </w:rPr>
                    </w:rPrChange>
                  </w:rPr>
                  <w:delText>5.6.2</w:delText>
                </w:r>
                <w:r w:rsidDel="00721D10">
                  <w:rPr>
                    <w:rFonts w:eastAsiaTheme="minorEastAsia"/>
                    <w:noProof/>
                    <w:lang w:eastAsia="en-GB"/>
                  </w:rPr>
                  <w:tab/>
                </w:r>
                <w:r w:rsidRPr="00721D10" w:rsidDel="00721D10">
                  <w:rPr>
                    <w:noProof/>
                    <w:rPrChange w:id="307" w:author="Mary Holderby" w:date="2019-02-26T05:54:00Z">
                      <w:rPr>
                        <w:rStyle w:val="Hyperlink"/>
                        <w:noProof/>
                      </w:rPr>
                    </w:rPrChange>
                  </w:rPr>
                  <w:delText>Exercise Run-Through</w:delText>
                </w:r>
                <w:r w:rsidDel="00721D10">
                  <w:rPr>
                    <w:noProof/>
                    <w:webHidden/>
                  </w:rPr>
                  <w:tab/>
                </w:r>
                <w:r w:rsidR="00E67EC7" w:rsidDel="00721D10">
                  <w:rPr>
                    <w:noProof/>
                    <w:webHidden/>
                  </w:rPr>
                  <w:delText>12</w:delText>
                </w:r>
              </w:del>
            </w:p>
            <w:p w14:paraId="6630A07F" w14:textId="1A537017" w:rsidR="00126CB5" w:rsidDel="00721D10" w:rsidRDefault="00126CB5">
              <w:pPr>
                <w:pStyle w:val="TOC2"/>
                <w:tabs>
                  <w:tab w:val="left" w:pos="880"/>
                  <w:tab w:val="right" w:leader="dot" w:pos="9016"/>
                </w:tabs>
                <w:rPr>
                  <w:del w:id="308" w:author="Mary Holderby" w:date="2019-02-26T05:54:00Z"/>
                  <w:rFonts w:eastAsiaTheme="minorEastAsia"/>
                  <w:noProof/>
                  <w:lang w:eastAsia="en-GB"/>
                </w:rPr>
              </w:pPr>
              <w:del w:id="309" w:author="Mary Holderby" w:date="2019-02-26T05:54:00Z">
                <w:r w:rsidRPr="00721D10" w:rsidDel="00721D10">
                  <w:rPr>
                    <w:noProof/>
                    <w:rPrChange w:id="310" w:author="Mary Holderby" w:date="2019-02-26T05:54:00Z">
                      <w:rPr>
                        <w:rStyle w:val="Hyperlink"/>
                        <w:noProof/>
                      </w:rPr>
                    </w:rPrChange>
                  </w:rPr>
                  <w:delText>5.7</w:delText>
                </w:r>
                <w:r w:rsidDel="00721D10">
                  <w:rPr>
                    <w:rFonts w:eastAsiaTheme="minorEastAsia"/>
                    <w:noProof/>
                    <w:lang w:eastAsia="en-GB"/>
                  </w:rPr>
                  <w:tab/>
                </w:r>
                <w:r w:rsidRPr="00721D10" w:rsidDel="00721D10">
                  <w:rPr>
                    <w:noProof/>
                    <w:rPrChange w:id="311" w:author="Mary Holderby" w:date="2019-02-26T05:54:00Z">
                      <w:rPr>
                        <w:rStyle w:val="Hyperlink"/>
                        <w:noProof/>
                      </w:rPr>
                    </w:rPrChange>
                  </w:rPr>
                  <w:delText>Smart Robot (Cozmo)</w:delText>
                </w:r>
                <w:r w:rsidDel="00721D10">
                  <w:rPr>
                    <w:noProof/>
                    <w:webHidden/>
                  </w:rPr>
                  <w:tab/>
                </w:r>
                <w:r w:rsidR="00E67EC7" w:rsidDel="00721D10">
                  <w:rPr>
                    <w:noProof/>
                    <w:webHidden/>
                  </w:rPr>
                  <w:delText>13</w:delText>
                </w:r>
              </w:del>
            </w:p>
            <w:p w14:paraId="728A221E" w14:textId="29EC275D" w:rsidR="00126CB5" w:rsidDel="00721D10" w:rsidRDefault="00126CB5">
              <w:pPr>
                <w:pStyle w:val="TOC2"/>
                <w:tabs>
                  <w:tab w:val="left" w:pos="880"/>
                  <w:tab w:val="right" w:leader="dot" w:pos="9016"/>
                </w:tabs>
                <w:rPr>
                  <w:del w:id="312" w:author="Mary Holderby" w:date="2019-02-26T05:54:00Z"/>
                  <w:rFonts w:eastAsiaTheme="minorEastAsia"/>
                  <w:noProof/>
                  <w:lang w:eastAsia="en-GB"/>
                </w:rPr>
              </w:pPr>
              <w:del w:id="313" w:author="Mary Holderby" w:date="2019-02-26T05:54:00Z">
                <w:r w:rsidRPr="00721D10" w:rsidDel="00721D10">
                  <w:rPr>
                    <w:noProof/>
                    <w:rPrChange w:id="314" w:author="Mary Holderby" w:date="2019-02-26T05:54:00Z">
                      <w:rPr>
                        <w:rStyle w:val="Hyperlink"/>
                        <w:noProof/>
                      </w:rPr>
                    </w:rPrChange>
                  </w:rPr>
                  <w:delText>5.8</w:delText>
                </w:r>
                <w:r w:rsidDel="00721D10">
                  <w:rPr>
                    <w:rFonts w:eastAsiaTheme="minorEastAsia"/>
                    <w:noProof/>
                    <w:lang w:eastAsia="en-GB"/>
                  </w:rPr>
                  <w:tab/>
                </w:r>
                <w:r w:rsidRPr="00721D10" w:rsidDel="00721D10">
                  <w:rPr>
                    <w:noProof/>
                    <w:rPrChange w:id="315" w:author="Mary Holderby" w:date="2019-02-26T05:54:00Z">
                      <w:rPr>
                        <w:rStyle w:val="Hyperlink"/>
                        <w:noProof/>
                      </w:rPr>
                    </w:rPrChange>
                  </w:rPr>
                  <w:delText>Settings Screen</w:delText>
                </w:r>
                <w:r w:rsidDel="00721D10">
                  <w:rPr>
                    <w:noProof/>
                    <w:webHidden/>
                  </w:rPr>
                  <w:tab/>
                </w:r>
                <w:r w:rsidR="00E67EC7" w:rsidDel="00721D10">
                  <w:rPr>
                    <w:noProof/>
                    <w:webHidden/>
                  </w:rPr>
                  <w:delText>14</w:delText>
                </w:r>
              </w:del>
            </w:p>
            <w:p w14:paraId="384BCE03" w14:textId="48534229" w:rsidR="00126CB5" w:rsidDel="00721D10" w:rsidRDefault="00126CB5">
              <w:pPr>
                <w:pStyle w:val="TOC2"/>
                <w:tabs>
                  <w:tab w:val="left" w:pos="880"/>
                  <w:tab w:val="right" w:leader="dot" w:pos="9016"/>
                </w:tabs>
                <w:rPr>
                  <w:del w:id="316" w:author="Mary Holderby" w:date="2019-02-26T05:54:00Z"/>
                  <w:rFonts w:eastAsiaTheme="minorEastAsia"/>
                  <w:noProof/>
                  <w:lang w:eastAsia="en-GB"/>
                </w:rPr>
              </w:pPr>
              <w:del w:id="317" w:author="Mary Holderby" w:date="2019-02-26T05:54:00Z">
                <w:r w:rsidRPr="00721D10" w:rsidDel="00721D10">
                  <w:rPr>
                    <w:noProof/>
                    <w:rPrChange w:id="318" w:author="Mary Holderby" w:date="2019-02-26T05:54:00Z">
                      <w:rPr>
                        <w:rStyle w:val="Hyperlink"/>
                        <w:noProof/>
                      </w:rPr>
                    </w:rPrChange>
                  </w:rPr>
                  <w:delText>5.9</w:delText>
                </w:r>
                <w:r w:rsidDel="00721D10">
                  <w:rPr>
                    <w:rFonts w:eastAsiaTheme="minorEastAsia"/>
                    <w:noProof/>
                    <w:lang w:eastAsia="en-GB"/>
                  </w:rPr>
                  <w:tab/>
                </w:r>
                <w:r w:rsidRPr="00721D10" w:rsidDel="00721D10">
                  <w:rPr>
                    <w:noProof/>
                    <w:rPrChange w:id="319" w:author="Mary Holderby" w:date="2019-02-26T05:54:00Z">
                      <w:rPr>
                        <w:rStyle w:val="Hyperlink"/>
                        <w:noProof/>
                      </w:rPr>
                    </w:rPrChange>
                  </w:rPr>
                  <w:delText>Prototype Design Summary</w:delText>
                </w:r>
                <w:r w:rsidDel="00721D10">
                  <w:rPr>
                    <w:noProof/>
                    <w:webHidden/>
                  </w:rPr>
                  <w:tab/>
                </w:r>
                <w:r w:rsidR="00E67EC7" w:rsidDel="00721D10">
                  <w:rPr>
                    <w:noProof/>
                    <w:webHidden/>
                  </w:rPr>
                  <w:delText>14</w:delText>
                </w:r>
              </w:del>
            </w:p>
            <w:p w14:paraId="4F2B1F55" w14:textId="434085EF" w:rsidR="00126CB5" w:rsidDel="00721D10" w:rsidRDefault="00126CB5">
              <w:pPr>
                <w:pStyle w:val="TOC1"/>
                <w:tabs>
                  <w:tab w:val="left" w:pos="440"/>
                  <w:tab w:val="right" w:leader="dot" w:pos="9016"/>
                </w:tabs>
                <w:rPr>
                  <w:del w:id="320" w:author="Mary Holderby" w:date="2019-02-26T05:54:00Z"/>
                  <w:rFonts w:eastAsiaTheme="minorEastAsia"/>
                  <w:noProof/>
                  <w:lang w:eastAsia="en-GB"/>
                </w:rPr>
              </w:pPr>
              <w:del w:id="321" w:author="Mary Holderby" w:date="2019-02-26T05:54:00Z">
                <w:r w:rsidRPr="00721D10" w:rsidDel="00721D10">
                  <w:rPr>
                    <w:noProof/>
                    <w:rPrChange w:id="322" w:author="Mary Holderby" w:date="2019-02-26T05:54:00Z">
                      <w:rPr>
                        <w:rStyle w:val="Hyperlink"/>
                        <w:noProof/>
                      </w:rPr>
                    </w:rPrChange>
                  </w:rPr>
                  <w:delText>6</w:delText>
                </w:r>
                <w:r w:rsidDel="00721D10">
                  <w:rPr>
                    <w:rFonts w:eastAsiaTheme="minorEastAsia"/>
                    <w:noProof/>
                    <w:lang w:eastAsia="en-GB"/>
                  </w:rPr>
                  <w:tab/>
                </w:r>
                <w:r w:rsidRPr="00721D10" w:rsidDel="00721D10">
                  <w:rPr>
                    <w:noProof/>
                    <w:rPrChange w:id="323" w:author="Mary Holderby" w:date="2019-02-26T05:54:00Z">
                      <w:rPr>
                        <w:rStyle w:val="Hyperlink"/>
                        <w:noProof/>
                      </w:rPr>
                    </w:rPrChange>
                  </w:rPr>
                  <w:delText>Appendix</w:delText>
                </w:r>
                <w:r w:rsidDel="00721D10">
                  <w:rPr>
                    <w:noProof/>
                    <w:webHidden/>
                  </w:rPr>
                  <w:tab/>
                </w:r>
                <w:r w:rsidR="00E67EC7" w:rsidDel="00721D10">
                  <w:rPr>
                    <w:noProof/>
                    <w:webHidden/>
                  </w:rPr>
                  <w:delText>15</w:delText>
                </w:r>
              </w:del>
            </w:p>
            <w:p w14:paraId="445DDC57" w14:textId="5E00D06A" w:rsidR="00126CB5" w:rsidDel="00721D10" w:rsidRDefault="00126CB5">
              <w:pPr>
                <w:pStyle w:val="TOC2"/>
                <w:tabs>
                  <w:tab w:val="left" w:pos="880"/>
                  <w:tab w:val="right" w:leader="dot" w:pos="9016"/>
                </w:tabs>
                <w:rPr>
                  <w:del w:id="324" w:author="Mary Holderby" w:date="2019-02-26T05:54:00Z"/>
                  <w:rFonts w:eastAsiaTheme="minorEastAsia"/>
                  <w:noProof/>
                  <w:lang w:eastAsia="en-GB"/>
                </w:rPr>
              </w:pPr>
              <w:del w:id="325" w:author="Mary Holderby" w:date="2019-02-26T05:54:00Z">
                <w:r w:rsidRPr="00721D10" w:rsidDel="00721D10">
                  <w:rPr>
                    <w:noProof/>
                    <w:rPrChange w:id="326" w:author="Mary Holderby" w:date="2019-02-26T05:54:00Z">
                      <w:rPr>
                        <w:rStyle w:val="Hyperlink"/>
                        <w:noProof/>
                      </w:rPr>
                    </w:rPrChange>
                  </w:rPr>
                  <w:delText>6.1</w:delText>
                </w:r>
                <w:r w:rsidDel="00721D10">
                  <w:rPr>
                    <w:rFonts w:eastAsiaTheme="minorEastAsia"/>
                    <w:noProof/>
                    <w:lang w:eastAsia="en-GB"/>
                  </w:rPr>
                  <w:tab/>
                </w:r>
                <w:r w:rsidRPr="00721D10" w:rsidDel="00721D10">
                  <w:rPr>
                    <w:noProof/>
                    <w:rPrChange w:id="327" w:author="Mary Holderby" w:date="2019-02-26T05:54:00Z">
                      <w:rPr>
                        <w:rStyle w:val="Hyperlink"/>
                        <w:noProof/>
                      </w:rPr>
                    </w:rPrChange>
                  </w:rPr>
                  <w:delText>Gantt Chart</w:delText>
                </w:r>
                <w:r w:rsidDel="00721D10">
                  <w:rPr>
                    <w:noProof/>
                    <w:webHidden/>
                  </w:rPr>
                  <w:tab/>
                </w:r>
                <w:r w:rsidR="00E67EC7" w:rsidDel="00721D10">
                  <w:rPr>
                    <w:noProof/>
                    <w:webHidden/>
                  </w:rPr>
                  <w:delText>15</w:delText>
                </w:r>
              </w:del>
            </w:p>
            <w:p w14:paraId="5FDAD4FD" w14:textId="5215B373" w:rsidR="00126CB5" w:rsidDel="00721D10" w:rsidRDefault="00126CB5">
              <w:pPr>
                <w:pStyle w:val="TOC2"/>
                <w:tabs>
                  <w:tab w:val="left" w:pos="880"/>
                  <w:tab w:val="right" w:leader="dot" w:pos="9016"/>
                </w:tabs>
                <w:rPr>
                  <w:del w:id="328" w:author="Mary Holderby" w:date="2019-02-26T05:54:00Z"/>
                  <w:rFonts w:eastAsiaTheme="minorEastAsia"/>
                  <w:noProof/>
                  <w:lang w:eastAsia="en-GB"/>
                </w:rPr>
              </w:pPr>
              <w:del w:id="329" w:author="Mary Holderby" w:date="2019-02-26T05:54:00Z">
                <w:r w:rsidRPr="00721D10" w:rsidDel="00721D10">
                  <w:rPr>
                    <w:noProof/>
                    <w:rPrChange w:id="330" w:author="Mary Holderby" w:date="2019-02-26T05:54:00Z">
                      <w:rPr>
                        <w:rStyle w:val="Hyperlink"/>
                        <w:noProof/>
                      </w:rPr>
                    </w:rPrChange>
                  </w:rPr>
                  <w:delText>6.2</w:delText>
                </w:r>
                <w:r w:rsidDel="00721D10">
                  <w:rPr>
                    <w:rFonts w:eastAsiaTheme="minorEastAsia"/>
                    <w:noProof/>
                    <w:lang w:eastAsia="en-GB"/>
                  </w:rPr>
                  <w:tab/>
                </w:r>
                <w:r w:rsidRPr="00721D10" w:rsidDel="00721D10">
                  <w:rPr>
                    <w:noProof/>
                    <w:rPrChange w:id="331" w:author="Mary Holderby" w:date="2019-02-26T05:54:00Z">
                      <w:rPr>
                        <w:rStyle w:val="Hyperlink"/>
                        <w:noProof/>
                      </w:rPr>
                    </w:rPrChange>
                  </w:rPr>
                  <w:delText>Personae</w:delText>
                </w:r>
                <w:r w:rsidDel="00721D10">
                  <w:rPr>
                    <w:noProof/>
                    <w:webHidden/>
                  </w:rPr>
                  <w:tab/>
                </w:r>
                <w:r w:rsidR="00E67EC7" w:rsidDel="00721D10">
                  <w:rPr>
                    <w:noProof/>
                    <w:webHidden/>
                  </w:rPr>
                  <w:delText>16</w:delText>
                </w:r>
              </w:del>
            </w:p>
            <w:p w14:paraId="6929D083" w14:textId="72BF5B4A" w:rsidR="00126CB5" w:rsidDel="00721D10" w:rsidRDefault="00126CB5">
              <w:pPr>
                <w:pStyle w:val="TOC3"/>
                <w:tabs>
                  <w:tab w:val="left" w:pos="1320"/>
                  <w:tab w:val="right" w:leader="dot" w:pos="9016"/>
                </w:tabs>
                <w:rPr>
                  <w:del w:id="332" w:author="Mary Holderby" w:date="2019-02-26T05:54:00Z"/>
                  <w:rFonts w:eastAsiaTheme="minorEastAsia"/>
                  <w:noProof/>
                  <w:lang w:eastAsia="en-GB"/>
                </w:rPr>
              </w:pPr>
              <w:del w:id="333" w:author="Mary Holderby" w:date="2019-02-26T05:54:00Z">
                <w:r w:rsidRPr="00721D10" w:rsidDel="00721D10">
                  <w:rPr>
                    <w:noProof/>
                    <w:rPrChange w:id="334" w:author="Mary Holderby" w:date="2019-02-26T05:54:00Z">
                      <w:rPr>
                        <w:rStyle w:val="Hyperlink"/>
                        <w:noProof/>
                      </w:rPr>
                    </w:rPrChange>
                  </w:rPr>
                  <w:delText>6.2.1</w:delText>
                </w:r>
                <w:r w:rsidDel="00721D10">
                  <w:rPr>
                    <w:rFonts w:eastAsiaTheme="minorEastAsia"/>
                    <w:noProof/>
                    <w:lang w:eastAsia="en-GB"/>
                  </w:rPr>
                  <w:tab/>
                </w:r>
                <w:r w:rsidRPr="00721D10" w:rsidDel="00721D10">
                  <w:rPr>
                    <w:noProof/>
                    <w:rPrChange w:id="335" w:author="Mary Holderby" w:date="2019-02-26T05:54:00Z">
                      <w:rPr>
                        <w:rStyle w:val="Hyperlink"/>
                        <w:noProof/>
                      </w:rPr>
                    </w:rPrChange>
                  </w:rPr>
                  <w:delText>Al</w:delText>
                </w:r>
                <w:r w:rsidDel="00721D10">
                  <w:rPr>
                    <w:noProof/>
                    <w:webHidden/>
                  </w:rPr>
                  <w:tab/>
                </w:r>
                <w:r w:rsidR="00E67EC7" w:rsidDel="00721D10">
                  <w:rPr>
                    <w:noProof/>
                    <w:webHidden/>
                  </w:rPr>
                  <w:delText>16</w:delText>
                </w:r>
              </w:del>
            </w:p>
            <w:p w14:paraId="0431334B" w14:textId="48FB7380" w:rsidR="00126CB5" w:rsidDel="00721D10" w:rsidRDefault="00126CB5">
              <w:pPr>
                <w:pStyle w:val="TOC3"/>
                <w:tabs>
                  <w:tab w:val="left" w:pos="1320"/>
                  <w:tab w:val="right" w:leader="dot" w:pos="9016"/>
                </w:tabs>
                <w:rPr>
                  <w:del w:id="336" w:author="Mary Holderby" w:date="2019-02-26T05:54:00Z"/>
                  <w:rFonts w:eastAsiaTheme="minorEastAsia"/>
                  <w:noProof/>
                  <w:lang w:eastAsia="en-GB"/>
                </w:rPr>
              </w:pPr>
              <w:del w:id="337" w:author="Mary Holderby" w:date="2019-02-26T05:54:00Z">
                <w:r w:rsidRPr="00721D10" w:rsidDel="00721D10">
                  <w:rPr>
                    <w:noProof/>
                    <w:rPrChange w:id="338" w:author="Mary Holderby" w:date="2019-02-26T05:54:00Z">
                      <w:rPr>
                        <w:rStyle w:val="Hyperlink"/>
                        <w:noProof/>
                      </w:rPr>
                    </w:rPrChange>
                  </w:rPr>
                  <w:delText>6.2.2</w:delText>
                </w:r>
                <w:r w:rsidDel="00721D10">
                  <w:rPr>
                    <w:rFonts w:eastAsiaTheme="minorEastAsia"/>
                    <w:noProof/>
                    <w:lang w:eastAsia="en-GB"/>
                  </w:rPr>
                  <w:tab/>
                </w:r>
                <w:r w:rsidRPr="00721D10" w:rsidDel="00721D10">
                  <w:rPr>
                    <w:noProof/>
                    <w:rPrChange w:id="339" w:author="Mary Holderby" w:date="2019-02-26T05:54:00Z">
                      <w:rPr>
                        <w:rStyle w:val="Hyperlink"/>
                        <w:noProof/>
                      </w:rPr>
                    </w:rPrChange>
                  </w:rPr>
                  <w:delText>Kitty</w:delText>
                </w:r>
                <w:r w:rsidDel="00721D10">
                  <w:rPr>
                    <w:noProof/>
                    <w:webHidden/>
                  </w:rPr>
                  <w:tab/>
                </w:r>
                <w:r w:rsidR="00E67EC7" w:rsidDel="00721D10">
                  <w:rPr>
                    <w:noProof/>
                    <w:webHidden/>
                  </w:rPr>
                  <w:delText>17</w:delText>
                </w:r>
              </w:del>
            </w:p>
            <w:p w14:paraId="6E8987D4" w14:textId="730AC7C0" w:rsidR="00126CB5" w:rsidDel="00721D10" w:rsidRDefault="00126CB5">
              <w:pPr>
                <w:pStyle w:val="TOC3"/>
                <w:tabs>
                  <w:tab w:val="left" w:pos="1320"/>
                  <w:tab w:val="right" w:leader="dot" w:pos="9016"/>
                </w:tabs>
                <w:rPr>
                  <w:del w:id="340" w:author="Mary Holderby" w:date="2019-02-26T05:54:00Z"/>
                  <w:rFonts w:eastAsiaTheme="minorEastAsia"/>
                  <w:noProof/>
                  <w:lang w:eastAsia="en-GB"/>
                </w:rPr>
              </w:pPr>
              <w:del w:id="341" w:author="Mary Holderby" w:date="2019-02-26T05:54:00Z">
                <w:r w:rsidRPr="00721D10" w:rsidDel="00721D10">
                  <w:rPr>
                    <w:noProof/>
                    <w:rPrChange w:id="342" w:author="Mary Holderby" w:date="2019-02-26T05:54:00Z">
                      <w:rPr>
                        <w:rStyle w:val="Hyperlink"/>
                        <w:noProof/>
                      </w:rPr>
                    </w:rPrChange>
                  </w:rPr>
                  <w:delText>6.2.3</w:delText>
                </w:r>
                <w:r w:rsidDel="00721D10">
                  <w:rPr>
                    <w:rFonts w:eastAsiaTheme="minorEastAsia"/>
                    <w:noProof/>
                    <w:lang w:eastAsia="en-GB"/>
                  </w:rPr>
                  <w:tab/>
                </w:r>
                <w:r w:rsidRPr="00721D10" w:rsidDel="00721D10">
                  <w:rPr>
                    <w:noProof/>
                    <w:rPrChange w:id="343" w:author="Mary Holderby" w:date="2019-02-26T05:54:00Z">
                      <w:rPr>
                        <w:rStyle w:val="Hyperlink"/>
                        <w:noProof/>
                      </w:rPr>
                    </w:rPrChange>
                  </w:rPr>
                  <w:delText>Joe</w:delText>
                </w:r>
                <w:r w:rsidDel="00721D10">
                  <w:rPr>
                    <w:noProof/>
                    <w:webHidden/>
                  </w:rPr>
                  <w:tab/>
                </w:r>
                <w:r w:rsidR="00E67EC7" w:rsidDel="00721D10">
                  <w:rPr>
                    <w:noProof/>
                    <w:webHidden/>
                  </w:rPr>
                  <w:delText>18</w:delText>
                </w:r>
              </w:del>
            </w:p>
            <w:p w14:paraId="2D2CCA13" w14:textId="6EDD684C" w:rsidR="00126CB5" w:rsidDel="00721D10" w:rsidRDefault="00126CB5">
              <w:pPr>
                <w:pStyle w:val="TOC2"/>
                <w:tabs>
                  <w:tab w:val="left" w:pos="880"/>
                  <w:tab w:val="right" w:leader="dot" w:pos="9016"/>
                </w:tabs>
                <w:rPr>
                  <w:del w:id="344" w:author="Mary Holderby" w:date="2019-02-26T05:54:00Z"/>
                  <w:rFonts w:eastAsiaTheme="minorEastAsia"/>
                  <w:noProof/>
                  <w:lang w:eastAsia="en-GB"/>
                </w:rPr>
              </w:pPr>
              <w:del w:id="345" w:author="Mary Holderby" w:date="2019-02-26T05:54:00Z">
                <w:r w:rsidRPr="00721D10" w:rsidDel="00721D10">
                  <w:rPr>
                    <w:noProof/>
                    <w:rPrChange w:id="346" w:author="Mary Holderby" w:date="2019-02-26T05:54:00Z">
                      <w:rPr>
                        <w:rStyle w:val="Hyperlink"/>
                        <w:noProof/>
                      </w:rPr>
                    </w:rPrChange>
                  </w:rPr>
                  <w:delText>6.3</w:delText>
                </w:r>
                <w:r w:rsidDel="00721D10">
                  <w:rPr>
                    <w:rFonts w:eastAsiaTheme="minorEastAsia"/>
                    <w:noProof/>
                    <w:lang w:eastAsia="en-GB"/>
                  </w:rPr>
                  <w:tab/>
                </w:r>
                <w:r w:rsidRPr="00721D10" w:rsidDel="00721D10">
                  <w:rPr>
                    <w:noProof/>
                    <w:rPrChange w:id="347" w:author="Mary Holderby" w:date="2019-02-26T05:54:00Z">
                      <w:rPr>
                        <w:rStyle w:val="Hyperlink"/>
                        <w:noProof/>
                      </w:rPr>
                    </w:rPrChange>
                  </w:rPr>
                  <w:delText>Scenarios and Use-Case</w:delText>
                </w:r>
                <w:r w:rsidDel="00721D10">
                  <w:rPr>
                    <w:noProof/>
                    <w:webHidden/>
                  </w:rPr>
                  <w:tab/>
                </w:r>
                <w:r w:rsidR="00E67EC7" w:rsidDel="00721D10">
                  <w:rPr>
                    <w:noProof/>
                    <w:webHidden/>
                  </w:rPr>
                  <w:delText>19</w:delText>
                </w:r>
              </w:del>
            </w:p>
            <w:p w14:paraId="2A5110B2" w14:textId="2A27EA05" w:rsidR="00126CB5" w:rsidDel="00721D10" w:rsidRDefault="00126CB5">
              <w:pPr>
                <w:pStyle w:val="TOC3"/>
                <w:tabs>
                  <w:tab w:val="left" w:pos="1320"/>
                  <w:tab w:val="right" w:leader="dot" w:pos="9016"/>
                </w:tabs>
                <w:rPr>
                  <w:del w:id="348" w:author="Mary Holderby" w:date="2019-02-26T05:54:00Z"/>
                  <w:rFonts w:eastAsiaTheme="minorEastAsia"/>
                  <w:noProof/>
                  <w:lang w:eastAsia="en-GB"/>
                </w:rPr>
              </w:pPr>
              <w:del w:id="349" w:author="Mary Holderby" w:date="2019-02-26T05:54:00Z">
                <w:r w:rsidRPr="00721D10" w:rsidDel="00721D10">
                  <w:rPr>
                    <w:noProof/>
                    <w:rPrChange w:id="350" w:author="Mary Holderby" w:date="2019-02-26T05:54:00Z">
                      <w:rPr>
                        <w:rStyle w:val="Hyperlink"/>
                        <w:noProof/>
                      </w:rPr>
                    </w:rPrChange>
                  </w:rPr>
                  <w:delText>6.3.1</w:delText>
                </w:r>
                <w:r w:rsidDel="00721D10">
                  <w:rPr>
                    <w:rFonts w:eastAsiaTheme="minorEastAsia"/>
                    <w:noProof/>
                    <w:lang w:eastAsia="en-GB"/>
                  </w:rPr>
                  <w:tab/>
                </w:r>
                <w:r w:rsidRPr="00721D10" w:rsidDel="00721D10">
                  <w:rPr>
                    <w:noProof/>
                    <w:rPrChange w:id="351" w:author="Mary Holderby" w:date="2019-02-26T05:54:00Z">
                      <w:rPr>
                        <w:rStyle w:val="Hyperlink"/>
                        <w:noProof/>
                      </w:rPr>
                    </w:rPrChange>
                  </w:rPr>
                  <w:delText>Scenario 1 – Log-in Screen, User</w:delText>
                </w:r>
                <w:r w:rsidDel="00721D10">
                  <w:rPr>
                    <w:noProof/>
                    <w:webHidden/>
                  </w:rPr>
                  <w:tab/>
                </w:r>
                <w:r w:rsidR="00E67EC7" w:rsidDel="00721D10">
                  <w:rPr>
                    <w:noProof/>
                    <w:webHidden/>
                  </w:rPr>
                  <w:delText>19</w:delText>
                </w:r>
              </w:del>
            </w:p>
            <w:p w14:paraId="02FA55AF" w14:textId="1858CB10" w:rsidR="00126CB5" w:rsidDel="00721D10" w:rsidRDefault="00126CB5">
              <w:pPr>
                <w:pStyle w:val="TOC3"/>
                <w:tabs>
                  <w:tab w:val="left" w:pos="1320"/>
                  <w:tab w:val="right" w:leader="dot" w:pos="9016"/>
                </w:tabs>
                <w:rPr>
                  <w:del w:id="352" w:author="Mary Holderby" w:date="2019-02-26T05:54:00Z"/>
                  <w:rFonts w:eastAsiaTheme="minorEastAsia"/>
                  <w:noProof/>
                  <w:lang w:eastAsia="en-GB"/>
                </w:rPr>
              </w:pPr>
              <w:del w:id="353" w:author="Mary Holderby" w:date="2019-02-26T05:54:00Z">
                <w:r w:rsidRPr="00721D10" w:rsidDel="00721D10">
                  <w:rPr>
                    <w:noProof/>
                    <w:rPrChange w:id="354" w:author="Mary Holderby" w:date="2019-02-26T05:54:00Z">
                      <w:rPr>
                        <w:rStyle w:val="Hyperlink"/>
                        <w:noProof/>
                      </w:rPr>
                    </w:rPrChange>
                  </w:rPr>
                  <w:delText>6.3.2</w:delText>
                </w:r>
                <w:r w:rsidDel="00721D10">
                  <w:rPr>
                    <w:rFonts w:eastAsiaTheme="minorEastAsia"/>
                    <w:noProof/>
                    <w:lang w:eastAsia="en-GB"/>
                  </w:rPr>
                  <w:tab/>
                </w:r>
                <w:r w:rsidRPr="00721D10" w:rsidDel="00721D10">
                  <w:rPr>
                    <w:noProof/>
                    <w:rPrChange w:id="355" w:author="Mary Holderby" w:date="2019-02-26T05:54:00Z">
                      <w:rPr>
                        <w:rStyle w:val="Hyperlink"/>
                        <w:noProof/>
                      </w:rPr>
                    </w:rPrChange>
                  </w:rPr>
                  <w:delText>Scenario 2 – User encounters problem</w:delText>
                </w:r>
                <w:r w:rsidDel="00721D10">
                  <w:rPr>
                    <w:noProof/>
                    <w:webHidden/>
                  </w:rPr>
                  <w:tab/>
                </w:r>
                <w:r w:rsidR="00E67EC7" w:rsidDel="00721D10">
                  <w:rPr>
                    <w:noProof/>
                    <w:webHidden/>
                  </w:rPr>
                  <w:delText>19</w:delText>
                </w:r>
              </w:del>
            </w:p>
            <w:p w14:paraId="58B5C5F5" w14:textId="500567DA" w:rsidR="00126CB5" w:rsidDel="00721D10" w:rsidRDefault="00126CB5">
              <w:pPr>
                <w:pStyle w:val="TOC3"/>
                <w:tabs>
                  <w:tab w:val="left" w:pos="1320"/>
                  <w:tab w:val="right" w:leader="dot" w:pos="9016"/>
                </w:tabs>
                <w:rPr>
                  <w:del w:id="356" w:author="Mary Holderby" w:date="2019-02-26T05:54:00Z"/>
                  <w:rFonts w:eastAsiaTheme="minorEastAsia"/>
                  <w:noProof/>
                  <w:lang w:eastAsia="en-GB"/>
                </w:rPr>
              </w:pPr>
              <w:del w:id="357" w:author="Mary Holderby" w:date="2019-02-26T05:54:00Z">
                <w:r w:rsidRPr="00721D10" w:rsidDel="00721D10">
                  <w:rPr>
                    <w:noProof/>
                    <w:rPrChange w:id="358" w:author="Mary Holderby" w:date="2019-02-26T05:54:00Z">
                      <w:rPr>
                        <w:rStyle w:val="Hyperlink"/>
                        <w:noProof/>
                      </w:rPr>
                    </w:rPrChange>
                  </w:rPr>
                  <w:delText>6.3.3</w:delText>
                </w:r>
                <w:r w:rsidDel="00721D10">
                  <w:rPr>
                    <w:rFonts w:eastAsiaTheme="minorEastAsia"/>
                    <w:noProof/>
                    <w:lang w:eastAsia="en-GB"/>
                  </w:rPr>
                  <w:tab/>
                </w:r>
                <w:r w:rsidRPr="00721D10" w:rsidDel="00721D10">
                  <w:rPr>
                    <w:noProof/>
                    <w:rPrChange w:id="359" w:author="Mary Holderby" w:date="2019-02-26T05:54:00Z">
                      <w:rPr>
                        <w:rStyle w:val="Hyperlink"/>
                        <w:noProof/>
                      </w:rPr>
                    </w:rPrChange>
                  </w:rPr>
                  <w:delText>Scenario 3 – Home Screen, Medication Bottle Button Flashing, Chime Sounding</w:delText>
                </w:r>
                <w:r w:rsidDel="00721D10">
                  <w:rPr>
                    <w:noProof/>
                    <w:webHidden/>
                  </w:rPr>
                  <w:tab/>
                </w:r>
                <w:r w:rsidR="00E67EC7" w:rsidDel="00721D10">
                  <w:rPr>
                    <w:noProof/>
                    <w:webHidden/>
                  </w:rPr>
                  <w:delText>19</w:delText>
                </w:r>
              </w:del>
            </w:p>
            <w:p w14:paraId="5078285D" w14:textId="69531BC6" w:rsidR="00126CB5" w:rsidDel="00721D10" w:rsidRDefault="00126CB5">
              <w:pPr>
                <w:pStyle w:val="TOC3"/>
                <w:tabs>
                  <w:tab w:val="left" w:pos="1320"/>
                  <w:tab w:val="right" w:leader="dot" w:pos="9016"/>
                </w:tabs>
                <w:rPr>
                  <w:del w:id="360" w:author="Mary Holderby" w:date="2019-02-26T05:54:00Z"/>
                  <w:rFonts w:eastAsiaTheme="minorEastAsia"/>
                  <w:noProof/>
                  <w:lang w:eastAsia="en-GB"/>
                </w:rPr>
              </w:pPr>
              <w:del w:id="361" w:author="Mary Holderby" w:date="2019-02-26T05:54:00Z">
                <w:r w:rsidRPr="00721D10" w:rsidDel="00721D10">
                  <w:rPr>
                    <w:noProof/>
                    <w:rPrChange w:id="362" w:author="Mary Holderby" w:date="2019-02-26T05:54:00Z">
                      <w:rPr>
                        <w:rStyle w:val="Hyperlink"/>
                        <w:noProof/>
                      </w:rPr>
                    </w:rPrChange>
                  </w:rPr>
                  <w:delText>6.3.4</w:delText>
                </w:r>
                <w:r w:rsidDel="00721D10">
                  <w:rPr>
                    <w:rFonts w:eastAsiaTheme="minorEastAsia"/>
                    <w:noProof/>
                    <w:lang w:eastAsia="en-GB"/>
                  </w:rPr>
                  <w:tab/>
                </w:r>
                <w:r w:rsidRPr="00721D10" w:rsidDel="00721D10">
                  <w:rPr>
                    <w:noProof/>
                    <w:rPrChange w:id="363" w:author="Mary Holderby" w:date="2019-02-26T05:54:00Z">
                      <w:rPr>
                        <w:rStyle w:val="Hyperlink"/>
                        <w:noProof/>
                      </w:rPr>
                    </w:rPrChange>
                  </w:rPr>
                  <w:delText>Scenario 4 – Home Screen, No Chime Sounding, No Button flashing</w:delText>
                </w:r>
                <w:r w:rsidDel="00721D10">
                  <w:rPr>
                    <w:noProof/>
                    <w:webHidden/>
                  </w:rPr>
                  <w:tab/>
                </w:r>
                <w:r w:rsidR="00E67EC7" w:rsidDel="00721D10">
                  <w:rPr>
                    <w:noProof/>
                    <w:webHidden/>
                  </w:rPr>
                  <w:delText>20</w:delText>
                </w:r>
              </w:del>
            </w:p>
            <w:p w14:paraId="2CB158E5" w14:textId="7C1F5483" w:rsidR="00126CB5" w:rsidDel="00721D10" w:rsidRDefault="00126CB5">
              <w:pPr>
                <w:pStyle w:val="TOC3"/>
                <w:tabs>
                  <w:tab w:val="left" w:pos="1320"/>
                  <w:tab w:val="right" w:leader="dot" w:pos="9016"/>
                </w:tabs>
                <w:rPr>
                  <w:del w:id="364" w:author="Mary Holderby" w:date="2019-02-26T05:54:00Z"/>
                  <w:rFonts w:eastAsiaTheme="minorEastAsia"/>
                  <w:noProof/>
                  <w:lang w:eastAsia="en-GB"/>
                </w:rPr>
              </w:pPr>
              <w:del w:id="365" w:author="Mary Holderby" w:date="2019-02-26T05:54:00Z">
                <w:r w:rsidRPr="00721D10" w:rsidDel="00721D10">
                  <w:rPr>
                    <w:noProof/>
                    <w:rPrChange w:id="366" w:author="Mary Holderby" w:date="2019-02-26T05:54:00Z">
                      <w:rPr>
                        <w:rStyle w:val="Hyperlink"/>
                        <w:noProof/>
                      </w:rPr>
                    </w:rPrChange>
                  </w:rPr>
                  <w:delText>6.3.5</w:delText>
                </w:r>
                <w:r w:rsidDel="00721D10">
                  <w:rPr>
                    <w:rFonts w:eastAsiaTheme="minorEastAsia"/>
                    <w:noProof/>
                    <w:lang w:eastAsia="en-GB"/>
                  </w:rPr>
                  <w:tab/>
                </w:r>
                <w:r w:rsidRPr="00721D10" w:rsidDel="00721D10">
                  <w:rPr>
                    <w:noProof/>
                    <w:rPrChange w:id="367" w:author="Mary Holderby" w:date="2019-02-26T05:54:00Z">
                      <w:rPr>
                        <w:rStyle w:val="Hyperlink"/>
                        <w:noProof/>
                      </w:rPr>
                    </w:rPrChange>
                  </w:rPr>
                  <w:delText>Scenario 5 – Home Screen, No Chime Sounding, No Button flashing</w:delText>
                </w:r>
                <w:r w:rsidDel="00721D10">
                  <w:rPr>
                    <w:noProof/>
                    <w:webHidden/>
                  </w:rPr>
                  <w:tab/>
                </w:r>
                <w:r w:rsidR="00E67EC7" w:rsidDel="00721D10">
                  <w:rPr>
                    <w:noProof/>
                    <w:webHidden/>
                  </w:rPr>
                  <w:delText>20</w:delText>
                </w:r>
              </w:del>
            </w:p>
            <w:p w14:paraId="2AAC0C41" w14:textId="0C191612" w:rsidR="00126CB5" w:rsidDel="00721D10" w:rsidRDefault="00126CB5">
              <w:pPr>
                <w:pStyle w:val="TOC3"/>
                <w:tabs>
                  <w:tab w:val="left" w:pos="1320"/>
                  <w:tab w:val="right" w:leader="dot" w:pos="9016"/>
                </w:tabs>
                <w:rPr>
                  <w:del w:id="368" w:author="Mary Holderby" w:date="2019-02-26T05:54:00Z"/>
                  <w:rFonts w:eastAsiaTheme="minorEastAsia"/>
                  <w:noProof/>
                  <w:lang w:eastAsia="en-GB"/>
                </w:rPr>
              </w:pPr>
              <w:del w:id="369" w:author="Mary Holderby" w:date="2019-02-26T05:54:00Z">
                <w:r w:rsidRPr="00721D10" w:rsidDel="00721D10">
                  <w:rPr>
                    <w:noProof/>
                    <w:rPrChange w:id="370" w:author="Mary Holderby" w:date="2019-02-26T05:54:00Z">
                      <w:rPr>
                        <w:rStyle w:val="Hyperlink"/>
                        <w:noProof/>
                      </w:rPr>
                    </w:rPrChange>
                  </w:rPr>
                  <w:delText>6.3.6</w:delText>
                </w:r>
                <w:r w:rsidDel="00721D10">
                  <w:rPr>
                    <w:rFonts w:eastAsiaTheme="minorEastAsia"/>
                    <w:noProof/>
                    <w:lang w:eastAsia="en-GB"/>
                  </w:rPr>
                  <w:tab/>
                </w:r>
                <w:r w:rsidRPr="00721D10" w:rsidDel="00721D10">
                  <w:rPr>
                    <w:noProof/>
                    <w:rPrChange w:id="371" w:author="Mary Holderby" w:date="2019-02-26T05:54:00Z">
                      <w:rPr>
                        <w:rStyle w:val="Hyperlink"/>
                        <w:noProof/>
                      </w:rPr>
                    </w:rPrChange>
                  </w:rPr>
                  <w:delText>Scenario 6 – Home Screen, No Chime Sounding, No Button flashing</w:delText>
                </w:r>
                <w:r w:rsidDel="00721D10">
                  <w:rPr>
                    <w:noProof/>
                    <w:webHidden/>
                  </w:rPr>
                  <w:tab/>
                </w:r>
                <w:r w:rsidR="00E67EC7" w:rsidDel="00721D10">
                  <w:rPr>
                    <w:noProof/>
                    <w:webHidden/>
                  </w:rPr>
                  <w:delText>20</w:delText>
                </w:r>
              </w:del>
            </w:p>
            <w:p w14:paraId="255EE2E5" w14:textId="27F61C69" w:rsidR="00126CB5" w:rsidDel="00721D10" w:rsidRDefault="00126CB5">
              <w:pPr>
                <w:pStyle w:val="TOC3"/>
                <w:tabs>
                  <w:tab w:val="left" w:pos="1320"/>
                  <w:tab w:val="right" w:leader="dot" w:pos="9016"/>
                </w:tabs>
                <w:rPr>
                  <w:del w:id="372" w:author="Mary Holderby" w:date="2019-02-26T05:54:00Z"/>
                  <w:rFonts w:eastAsiaTheme="minorEastAsia"/>
                  <w:noProof/>
                  <w:lang w:eastAsia="en-GB"/>
                </w:rPr>
              </w:pPr>
              <w:del w:id="373" w:author="Mary Holderby" w:date="2019-02-26T05:54:00Z">
                <w:r w:rsidRPr="00721D10" w:rsidDel="00721D10">
                  <w:rPr>
                    <w:noProof/>
                    <w:rPrChange w:id="374" w:author="Mary Holderby" w:date="2019-02-26T05:54:00Z">
                      <w:rPr>
                        <w:rStyle w:val="Hyperlink"/>
                        <w:noProof/>
                      </w:rPr>
                    </w:rPrChange>
                  </w:rPr>
                  <w:delText>6.3.7</w:delText>
                </w:r>
                <w:r w:rsidDel="00721D10">
                  <w:rPr>
                    <w:rFonts w:eastAsiaTheme="minorEastAsia"/>
                    <w:noProof/>
                    <w:lang w:eastAsia="en-GB"/>
                  </w:rPr>
                  <w:tab/>
                </w:r>
                <w:r w:rsidRPr="00721D10" w:rsidDel="00721D10">
                  <w:rPr>
                    <w:noProof/>
                    <w:rPrChange w:id="375" w:author="Mary Holderby" w:date="2019-02-26T05:54:00Z">
                      <w:rPr>
                        <w:rStyle w:val="Hyperlink"/>
                        <w:noProof/>
                      </w:rPr>
                    </w:rPrChange>
                  </w:rPr>
                  <w:delText>Scenario 7 – Home Screen, No Chime Sounding, No Button flashing</w:delText>
                </w:r>
                <w:r w:rsidDel="00721D10">
                  <w:rPr>
                    <w:noProof/>
                    <w:webHidden/>
                  </w:rPr>
                  <w:tab/>
                </w:r>
                <w:r w:rsidR="00E67EC7" w:rsidDel="00721D10">
                  <w:rPr>
                    <w:noProof/>
                    <w:webHidden/>
                  </w:rPr>
                  <w:delText>20</w:delText>
                </w:r>
              </w:del>
            </w:p>
            <w:p w14:paraId="44333765" w14:textId="2810E3F0" w:rsidR="00126CB5" w:rsidDel="00721D10" w:rsidRDefault="00126CB5">
              <w:pPr>
                <w:pStyle w:val="TOC3"/>
                <w:tabs>
                  <w:tab w:val="left" w:pos="1320"/>
                  <w:tab w:val="right" w:leader="dot" w:pos="9016"/>
                </w:tabs>
                <w:rPr>
                  <w:del w:id="376" w:author="Mary Holderby" w:date="2019-02-26T05:54:00Z"/>
                  <w:rFonts w:eastAsiaTheme="minorEastAsia"/>
                  <w:noProof/>
                  <w:lang w:eastAsia="en-GB"/>
                </w:rPr>
              </w:pPr>
              <w:del w:id="377" w:author="Mary Holderby" w:date="2019-02-26T05:54:00Z">
                <w:r w:rsidRPr="00721D10" w:rsidDel="00721D10">
                  <w:rPr>
                    <w:noProof/>
                    <w:rPrChange w:id="378" w:author="Mary Holderby" w:date="2019-02-26T05:54:00Z">
                      <w:rPr>
                        <w:rStyle w:val="Hyperlink"/>
                        <w:noProof/>
                      </w:rPr>
                    </w:rPrChange>
                  </w:rPr>
                  <w:delText>6.3.8</w:delText>
                </w:r>
                <w:r w:rsidDel="00721D10">
                  <w:rPr>
                    <w:rFonts w:eastAsiaTheme="minorEastAsia"/>
                    <w:noProof/>
                    <w:lang w:eastAsia="en-GB"/>
                  </w:rPr>
                  <w:tab/>
                </w:r>
                <w:r w:rsidRPr="00721D10" w:rsidDel="00721D10">
                  <w:rPr>
                    <w:noProof/>
                    <w:rPrChange w:id="379" w:author="Mary Holderby" w:date="2019-02-26T05:54:00Z">
                      <w:rPr>
                        <w:rStyle w:val="Hyperlink"/>
                        <w:noProof/>
                      </w:rPr>
                    </w:rPrChange>
                  </w:rPr>
                  <w:delText>Scenario 8 – Home Screen, No Chime Sounding, No Button flashing</w:delText>
                </w:r>
                <w:r w:rsidDel="00721D10">
                  <w:rPr>
                    <w:noProof/>
                    <w:webHidden/>
                  </w:rPr>
                  <w:tab/>
                </w:r>
                <w:r w:rsidR="00E67EC7" w:rsidDel="00721D10">
                  <w:rPr>
                    <w:noProof/>
                    <w:webHidden/>
                  </w:rPr>
                  <w:delText>21</w:delText>
                </w:r>
              </w:del>
            </w:p>
            <w:p w14:paraId="7BE0ED1D" w14:textId="02F6F9BF" w:rsidR="00126CB5" w:rsidDel="00721D10" w:rsidRDefault="00126CB5">
              <w:pPr>
                <w:pStyle w:val="TOC3"/>
                <w:tabs>
                  <w:tab w:val="left" w:pos="1320"/>
                  <w:tab w:val="right" w:leader="dot" w:pos="9016"/>
                </w:tabs>
                <w:rPr>
                  <w:del w:id="380" w:author="Mary Holderby" w:date="2019-02-26T05:54:00Z"/>
                  <w:rFonts w:eastAsiaTheme="minorEastAsia"/>
                  <w:noProof/>
                  <w:lang w:eastAsia="en-GB"/>
                </w:rPr>
              </w:pPr>
              <w:del w:id="381" w:author="Mary Holderby" w:date="2019-02-26T05:54:00Z">
                <w:r w:rsidRPr="00721D10" w:rsidDel="00721D10">
                  <w:rPr>
                    <w:noProof/>
                    <w:rPrChange w:id="382" w:author="Mary Holderby" w:date="2019-02-26T05:54:00Z">
                      <w:rPr>
                        <w:rStyle w:val="Hyperlink"/>
                        <w:noProof/>
                      </w:rPr>
                    </w:rPrChange>
                  </w:rPr>
                  <w:delText>6.3.9</w:delText>
                </w:r>
                <w:r w:rsidDel="00721D10">
                  <w:rPr>
                    <w:rFonts w:eastAsiaTheme="minorEastAsia"/>
                    <w:noProof/>
                    <w:lang w:eastAsia="en-GB"/>
                  </w:rPr>
                  <w:tab/>
                </w:r>
                <w:r w:rsidRPr="00721D10" w:rsidDel="00721D10">
                  <w:rPr>
                    <w:noProof/>
                    <w:rPrChange w:id="383" w:author="Mary Holderby" w:date="2019-02-26T05:54:00Z">
                      <w:rPr>
                        <w:rStyle w:val="Hyperlink"/>
                        <w:noProof/>
                      </w:rPr>
                    </w:rPrChange>
                  </w:rPr>
                  <w:delText>Scenario 9 – Home Screen, No Chime Sounding, No Button flashing</w:delText>
                </w:r>
                <w:r w:rsidDel="00721D10">
                  <w:rPr>
                    <w:noProof/>
                    <w:webHidden/>
                  </w:rPr>
                  <w:tab/>
                </w:r>
                <w:r w:rsidR="00E67EC7" w:rsidDel="00721D10">
                  <w:rPr>
                    <w:noProof/>
                    <w:webHidden/>
                  </w:rPr>
                  <w:delText>21</w:delText>
                </w:r>
              </w:del>
            </w:p>
            <w:p w14:paraId="7EF5600D" w14:textId="0D4ECD20" w:rsidR="00126CB5" w:rsidDel="00721D10" w:rsidRDefault="00126CB5">
              <w:pPr>
                <w:pStyle w:val="TOC3"/>
                <w:tabs>
                  <w:tab w:val="left" w:pos="1320"/>
                  <w:tab w:val="right" w:leader="dot" w:pos="9016"/>
                </w:tabs>
                <w:rPr>
                  <w:del w:id="384" w:author="Mary Holderby" w:date="2019-02-26T05:54:00Z"/>
                  <w:rFonts w:eastAsiaTheme="minorEastAsia"/>
                  <w:noProof/>
                  <w:lang w:eastAsia="en-GB"/>
                </w:rPr>
              </w:pPr>
              <w:del w:id="385" w:author="Mary Holderby" w:date="2019-02-26T05:54:00Z">
                <w:r w:rsidRPr="00721D10" w:rsidDel="00721D10">
                  <w:rPr>
                    <w:noProof/>
                    <w:rPrChange w:id="386" w:author="Mary Holderby" w:date="2019-02-26T05:54:00Z">
                      <w:rPr>
                        <w:rStyle w:val="Hyperlink"/>
                        <w:noProof/>
                      </w:rPr>
                    </w:rPrChange>
                  </w:rPr>
                  <w:delText>6.3.10</w:delText>
                </w:r>
                <w:r w:rsidDel="00721D10">
                  <w:rPr>
                    <w:rFonts w:eastAsiaTheme="minorEastAsia"/>
                    <w:noProof/>
                    <w:lang w:eastAsia="en-GB"/>
                  </w:rPr>
                  <w:tab/>
                </w:r>
                <w:r w:rsidRPr="00721D10" w:rsidDel="00721D10">
                  <w:rPr>
                    <w:noProof/>
                    <w:rPrChange w:id="387" w:author="Mary Holderby" w:date="2019-02-26T05:54:00Z">
                      <w:rPr>
                        <w:rStyle w:val="Hyperlink"/>
                        <w:noProof/>
                      </w:rPr>
                    </w:rPrChange>
                  </w:rPr>
                  <w:delText>Scenario 10 – Home Screen, No Chime Sounding, No Button flashing</w:delText>
                </w:r>
                <w:r w:rsidDel="00721D10">
                  <w:rPr>
                    <w:noProof/>
                    <w:webHidden/>
                  </w:rPr>
                  <w:tab/>
                </w:r>
                <w:r w:rsidR="00E67EC7" w:rsidDel="00721D10">
                  <w:rPr>
                    <w:noProof/>
                    <w:webHidden/>
                  </w:rPr>
                  <w:delText>21</w:delText>
                </w:r>
              </w:del>
            </w:p>
            <w:p w14:paraId="2672CFEE" w14:textId="1D07C8E9" w:rsidR="00126CB5" w:rsidDel="00721D10" w:rsidRDefault="00126CB5">
              <w:pPr>
                <w:pStyle w:val="TOC3"/>
                <w:tabs>
                  <w:tab w:val="left" w:pos="1320"/>
                  <w:tab w:val="right" w:leader="dot" w:pos="9016"/>
                </w:tabs>
                <w:rPr>
                  <w:del w:id="388" w:author="Mary Holderby" w:date="2019-02-26T05:54:00Z"/>
                  <w:rFonts w:eastAsiaTheme="minorEastAsia"/>
                  <w:noProof/>
                  <w:lang w:eastAsia="en-GB"/>
                </w:rPr>
              </w:pPr>
              <w:del w:id="389" w:author="Mary Holderby" w:date="2019-02-26T05:54:00Z">
                <w:r w:rsidRPr="00721D10" w:rsidDel="00721D10">
                  <w:rPr>
                    <w:noProof/>
                    <w:rPrChange w:id="390" w:author="Mary Holderby" w:date="2019-02-26T05:54:00Z">
                      <w:rPr>
                        <w:rStyle w:val="Hyperlink"/>
                        <w:noProof/>
                      </w:rPr>
                    </w:rPrChange>
                  </w:rPr>
                  <w:delText>6.3.11</w:delText>
                </w:r>
                <w:r w:rsidDel="00721D10">
                  <w:rPr>
                    <w:rFonts w:eastAsiaTheme="minorEastAsia"/>
                    <w:noProof/>
                    <w:lang w:eastAsia="en-GB"/>
                  </w:rPr>
                  <w:tab/>
                </w:r>
                <w:r w:rsidRPr="00721D10" w:rsidDel="00721D10">
                  <w:rPr>
                    <w:noProof/>
                    <w:rPrChange w:id="391" w:author="Mary Holderby" w:date="2019-02-26T05:54:00Z">
                      <w:rPr>
                        <w:rStyle w:val="Hyperlink"/>
                        <w:noProof/>
                      </w:rPr>
                    </w:rPrChange>
                  </w:rPr>
                  <w:delText>Scenario 11 – Home Screen, No Chime Sounding, No Button flashing</w:delText>
                </w:r>
                <w:r w:rsidDel="00721D10">
                  <w:rPr>
                    <w:noProof/>
                    <w:webHidden/>
                  </w:rPr>
                  <w:tab/>
                </w:r>
                <w:r w:rsidR="00E67EC7" w:rsidDel="00721D10">
                  <w:rPr>
                    <w:noProof/>
                    <w:webHidden/>
                  </w:rPr>
                  <w:delText>21</w:delText>
                </w:r>
              </w:del>
            </w:p>
            <w:p w14:paraId="1D9FA505" w14:textId="535E6DD7" w:rsidR="00126CB5" w:rsidDel="00721D10" w:rsidRDefault="00126CB5">
              <w:pPr>
                <w:pStyle w:val="TOC3"/>
                <w:tabs>
                  <w:tab w:val="left" w:pos="1320"/>
                  <w:tab w:val="right" w:leader="dot" w:pos="9016"/>
                </w:tabs>
                <w:rPr>
                  <w:del w:id="392" w:author="Mary Holderby" w:date="2019-02-26T05:54:00Z"/>
                  <w:rFonts w:eastAsiaTheme="minorEastAsia"/>
                  <w:noProof/>
                  <w:lang w:eastAsia="en-GB"/>
                </w:rPr>
              </w:pPr>
              <w:del w:id="393" w:author="Mary Holderby" w:date="2019-02-26T05:54:00Z">
                <w:r w:rsidRPr="00721D10" w:rsidDel="00721D10">
                  <w:rPr>
                    <w:rFonts w:cstheme="minorHAnsi"/>
                    <w:noProof/>
                    <w:rPrChange w:id="394" w:author="Mary Holderby" w:date="2019-02-26T05:54:00Z">
                      <w:rPr>
                        <w:rStyle w:val="Hyperlink"/>
                        <w:rFonts w:cstheme="minorHAnsi"/>
                        <w:noProof/>
                      </w:rPr>
                    </w:rPrChange>
                  </w:rPr>
                  <w:delText>6.3.12</w:delText>
                </w:r>
                <w:r w:rsidDel="00721D10">
                  <w:rPr>
                    <w:rFonts w:eastAsiaTheme="minorEastAsia"/>
                    <w:noProof/>
                    <w:lang w:eastAsia="en-GB"/>
                  </w:rPr>
                  <w:tab/>
                </w:r>
                <w:r w:rsidRPr="00721D10" w:rsidDel="00721D10">
                  <w:rPr>
                    <w:rFonts w:cstheme="minorHAnsi"/>
                    <w:noProof/>
                    <w:rPrChange w:id="395" w:author="Mary Holderby" w:date="2019-02-26T05:54:00Z">
                      <w:rPr>
                        <w:rStyle w:val="Hyperlink"/>
                        <w:rFonts w:cstheme="minorHAnsi"/>
                        <w:noProof/>
                      </w:rPr>
                    </w:rPrChange>
                  </w:rPr>
                  <w:delText>Use-Case for Cozmo Robot</w:delText>
                </w:r>
                <w:r w:rsidDel="00721D10">
                  <w:rPr>
                    <w:noProof/>
                    <w:webHidden/>
                  </w:rPr>
                  <w:tab/>
                </w:r>
                <w:r w:rsidR="00E67EC7" w:rsidDel="00721D10">
                  <w:rPr>
                    <w:noProof/>
                    <w:webHidden/>
                  </w:rPr>
                  <w:delText>22</w:delText>
                </w:r>
              </w:del>
            </w:p>
            <w:p w14:paraId="108A7634" w14:textId="2B004896" w:rsidR="00126CB5" w:rsidDel="00721D10" w:rsidRDefault="00126CB5">
              <w:pPr>
                <w:pStyle w:val="TOC2"/>
                <w:tabs>
                  <w:tab w:val="left" w:pos="880"/>
                  <w:tab w:val="right" w:leader="dot" w:pos="9016"/>
                </w:tabs>
                <w:rPr>
                  <w:del w:id="396" w:author="Mary Holderby" w:date="2019-02-26T05:54:00Z"/>
                  <w:rFonts w:eastAsiaTheme="minorEastAsia"/>
                  <w:noProof/>
                  <w:lang w:eastAsia="en-GB"/>
                </w:rPr>
              </w:pPr>
              <w:del w:id="397" w:author="Mary Holderby" w:date="2019-02-26T05:54:00Z">
                <w:r w:rsidRPr="00721D10" w:rsidDel="00721D10">
                  <w:rPr>
                    <w:noProof/>
                    <w:rPrChange w:id="398" w:author="Mary Holderby" w:date="2019-02-26T05:54:00Z">
                      <w:rPr>
                        <w:rStyle w:val="Hyperlink"/>
                        <w:noProof/>
                      </w:rPr>
                    </w:rPrChange>
                  </w:rPr>
                  <w:delText>6.4</w:delText>
                </w:r>
                <w:r w:rsidDel="00721D10">
                  <w:rPr>
                    <w:rFonts w:eastAsiaTheme="minorEastAsia"/>
                    <w:noProof/>
                    <w:lang w:eastAsia="en-GB"/>
                  </w:rPr>
                  <w:tab/>
                </w:r>
                <w:r w:rsidRPr="00721D10" w:rsidDel="00721D10">
                  <w:rPr>
                    <w:noProof/>
                    <w:rPrChange w:id="399" w:author="Mary Holderby" w:date="2019-02-26T05:54:00Z">
                      <w:rPr>
                        <w:rStyle w:val="Hyperlink"/>
                        <w:noProof/>
                      </w:rPr>
                    </w:rPrChange>
                  </w:rPr>
                  <w:delText>Proposed Design for 1</w:delText>
                </w:r>
                <w:r w:rsidRPr="00721D10" w:rsidDel="00721D10">
                  <w:rPr>
                    <w:noProof/>
                    <w:vertAlign w:val="superscript"/>
                    <w:rPrChange w:id="400" w:author="Mary Holderby" w:date="2019-02-26T05:54:00Z">
                      <w:rPr>
                        <w:rStyle w:val="Hyperlink"/>
                        <w:noProof/>
                        <w:vertAlign w:val="superscript"/>
                      </w:rPr>
                    </w:rPrChange>
                  </w:rPr>
                  <w:delText>st</w:delText>
                </w:r>
                <w:r w:rsidRPr="00721D10" w:rsidDel="00721D10">
                  <w:rPr>
                    <w:noProof/>
                    <w:rPrChange w:id="401" w:author="Mary Holderby" w:date="2019-02-26T05:54:00Z">
                      <w:rPr>
                        <w:rStyle w:val="Hyperlink"/>
                        <w:noProof/>
                      </w:rPr>
                    </w:rPrChange>
                  </w:rPr>
                  <w:delText xml:space="preserve"> February Presentation</w:delText>
                </w:r>
                <w:r w:rsidDel="00721D10">
                  <w:rPr>
                    <w:noProof/>
                    <w:webHidden/>
                  </w:rPr>
                  <w:tab/>
                </w:r>
                <w:r w:rsidR="00E67EC7" w:rsidDel="00721D10">
                  <w:rPr>
                    <w:noProof/>
                    <w:webHidden/>
                  </w:rPr>
                  <w:delText>23</w:delText>
                </w:r>
              </w:del>
            </w:p>
            <w:p w14:paraId="2AE56403" w14:textId="630FF9D9" w:rsidR="00126CB5" w:rsidDel="00721D10" w:rsidRDefault="00126CB5">
              <w:pPr>
                <w:pStyle w:val="TOC2"/>
                <w:tabs>
                  <w:tab w:val="left" w:pos="880"/>
                  <w:tab w:val="right" w:leader="dot" w:pos="9016"/>
                </w:tabs>
                <w:rPr>
                  <w:del w:id="402" w:author="Mary Holderby" w:date="2019-02-26T05:54:00Z"/>
                  <w:rFonts w:eastAsiaTheme="minorEastAsia"/>
                  <w:noProof/>
                  <w:lang w:eastAsia="en-GB"/>
                </w:rPr>
              </w:pPr>
              <w:del w:id="403" w:author="Mary Holderby" w:date="2019-02-26T05:54:00Z">
                <w:r w:rsidRPr="00721D10" w:rsidDel="00721D10">
                  <w:rPr>
                    <w:noProof/>
                    <w:rPrChange w:id="404" w:author="Mary Holderby" w:date="2019-02-26T05:54:00Z">
                      <w:rPr>
                        <w:rStyle w:val="Hyperlink"/>
                        <w:noProof/>
                      </w:rPr>
                    </w:rPrChange>
                  </w:rPr>
                  <w:delText>6.5</w:delText>
                </w:r>
                <w:r w:rsidDel="00721D10">
                  <w:rPr>
                    <w:rFonts w:eastAsiaTheme="minorEastAsia"/>
                    <w:noProof/>
                    <w:lang w:eastAsia="en-GB"/>
                  </w:rPr>
                  <w:tab/>
                </w:r>
                <w:r w:rsidRPr="00721D10" w:rsidDel="00721D10">
                  <w:rPr>
                    <w:noProof/>
                    <w:rPrChange w:id="405" w:author="Mary Holderby" w:date="2019-02-26T05:54:00Z">
                      <w:rPr>
                        <w:rStyle w:val="Hyperlink"/>
                        <w:noProof/>
                      </w:rPr>
                    </w:rPrChange>
                  </w:rPr>
                  <w:delText>Code for Cozmo Robot</w:delText>
                </w:r>
                <w:r w:rsidDel="00721D10">
                  <w:rPr>
                    <w:noProof/>
                    <w:webHidden/>
                  </w:rPr>
                  <w:tab/>
                </w:r>
                <w:r w:rsidR="00E67EC7" w:rsidDel="00721D10">
                  <w:rPr>
                    <w:noProof/>
                    <w:webHidden/>
                  </w:rPr>
                  <w:delText>25</w:delText>
                </w:r>
              </w:del>
            </w:p>
            <w:p w14:paraId="3D3A86A1" w14:textId="0FDE4032" w:rsidR="00126CB5" w:rsidDel="00721D10" w:rsidRDefault="00126CB5">
              <w:pPr>
                <w:pStyle w:val="TOC1"/>
                <w:tabs>
                  <w:tab w:val="left" w:pos="440"/>
                  <w:tab w:val="right" w:leader="dot" w:pos="9016"/>
                </w:tabs>
                <w:rPr>
                  <w:del w:id="406" w:author="Mary Holderby" w:date="2019-02-26T05:54:00Z"/>
                  <w:rFonts w:eastAsiaTheme="minorEastAsia"/>
                  <w:noProof/>
                  <w:lang w:eastAsia="en-GB"/>
                </w:rPr>
              </w:pPr>
              <w:del w:id="407" w:author="Mary Holderby" w:date="2019-02-26T05:54:00Z">
                <w:r w:rsidRPr="00721D10" w:rsidDel="00721D10">
                  <w:rPr>
                    <w:noProof/>
                    <w:rPrChange w:id="408" w:author="Mary Holderby" w:date="2019-02-26T05:54:00Z">
                      <w:rPr>
                        <w:rStyle w:val="Hyperlink"/>
                        <w:noProof/>
                      </w:rPr>
                    </w:rPrChange>
                  </w:rPr>
                  <w:lastRenderedPageBreak/>
                  <w:delText>7</w:delText>
                </w:r>
                <w:r w:rsidDel="00721D10">
                  <w:rPr>
                    <w:rFonts w:eastAsiaTheme="minorEastAsia"/>
                    <w:noProof/>
                    <w:lang w:eastAsia="en-GB"/>
                  </w:rPr>
                  <w:tab/>
                </w:r>
                <w:r w:rsidRPr="00721D10" w:rsidDel="00721D10">
                  <w:rPr>
                    <w:noProof/>
                    <w:rPrChange w:id="409" w:author="Mary Holderby" w:date="2019-02-26T05:54:00Z">
                      <w:rPr>
                        <w:rStyle w:val="Hyperlink"/>
                        <w:noProof/>
                      </w:rPr>
                    </w:rPrChange>
                  </w:rPr>
                  <w:delText>Prototype Screenshots</w:delText>
                </w:r>
                <w:r w:rsidDel="00721D10">
                  <w:rPr>
                    <w:noProof/>
                    <w:webHidden/>
                  </w:rPr>
                  <w:tab/>
                </w:r>
                <w:r w:rsidR="00E67EC7" w:rsidDel="00721D10">
                  <w:rPr>
                    <w:noProof/>
                    <w:webHidden/>
                  </w:rPr>
                  <w:delText>25</w:delText>
                </w:r>
              </w:del>
            </w:p>
            <w:p w14:paraId="094BA988" w14:textId="3AA6FC14" w:rsidR="00126CB5" w:rsidDel="00721D10" w:rsidRDefault="00126CB5">
              <w:pPr>
                <w:pStyle w:val="TOC3"/>
                <w:tabs>
                  <w:tab w:val="left" w:pos="1320"/>
                  <w:tab w:val="right" w:leader="dot" w:pos="9016"/>
                </w:tabs>
                <w:rPr>
                  <w:del w:id="410" w:author="Mary Holderby" w:date="2019-02-26T05:54:00Z"/>
                  <w:rFonts w:eastAsiaTheme="minorEastAsia"/>
                  <w:noProof/>
                  <w:lang w:eastAsia="en-GB"/>
                </w:rPr>
              </w:pPr>
              <w:del w:id="411" w:author="Mary Holderby" w:date="2019-02-26T05:54:00Z">
                <w:r w:rsidRPr="00721D10" w:rsidDel="00721D10">
                  <w:rPr>
                    <w:noProof/>
                    <w:rPrChange w:id="412" w:author="Mary Holderby" w:date="2019-02-26T05:54:00Z">
                      <w:rPr>
                        <w:rStyle w:val="Hyperlink"/>
                        <w:noProof/>
                      </w:rPr>
                    </w:rPrChange>
                  </w:rPr>
                  <w:delText>7.1.1</w:delText>
                </w:r>
                <w:r w:rsidDel="00721D10">
                  <w:rPr>
                    <w:rFonts w:eastAsiaTheme="minorEastAsia"/>
                    <w:noProof/>
                    <w:lang w:eastAsia="en-GB"/>
                  </w:rPr>
                  <w:tab/>
                </w:r>
                <w:r w:rsidRPr="00721D10" w:rsidDel="00721D10">
                  <w:rPr>
                    <w:noProof/>
                    <w:rPrChange w:id="413" w:author="Mary Holderby" w:date="2019-02-26T05:54:00Z">
                      <w:rPr>
                        <w:rStyle w:val="Hyperlink"/>
                        <w:noProof/>
                      </w:rPr>
                    </w:rPrChange>
                  </w:rPr>
                  <w:delText>Log-In Screen</w:delText>
                </w:r>
                <w:r w:rsidDel="00721D10">
                  <w:rPr>
                    <w:noProof/>
                    <w:webHidden/>
                  </w:rPr>
                  <w:tab/>
                </w:r>
                <w:r w:rsidR="00E67EC7" w:rsidDel="00721D10">
                  <w:rPr>
                    <w:noProof/>
                    <w:webHidden/>
                  </w:rPr>
                  <w:delText>25</w:delText>
                </w:r>
              </w:del>
            </w:p>
            <w:p w14:paraId="36B36E1F" w14:textId="2410C465" w:rsidR="00126CB5" w:rsidDel="00721D10" w:rsidRDefault="00126CB5">
              <w:pPr>
                <w:pStyle w:val="TOC3"/>
                <w:tabs>
                  <w:tab w:val="left" w:pos="1320"/>
                  <w:tab w:val="right" w:leader="dot" w:pos="9016"/>
                </w:tabs>
                <w:rPr>
                  <w:del w:id="414" w:author="Mary Holderby" w:date="2019-02-26T05:54:00Z"/>
                  <w:rFonts w:eastAsiaTheme="minorEastAsia"/>
                  <w:noProof/>
                  <w:lang w:eastAsia="en-GB"/>
                </w:rPr>
              </w:pPr>
              <w:del w:id="415" w:author="Mary Holderby" w:date="2019-02-26T05:54:00Z">
                <w:r w:rsidRPr="00721D10" w:rsidDel="00721D10">
                  <w:rPr>
                    <w:noProof/>
                    <w:rPrChange w:id="416" w:author="Mary Holderby" w:date="2019-02-26T05:54:00Z">
                      <w:rPr>
                        <w:rStyle w:val="Hyperlink"/>
                        <w:noProof/>
                      </w:rPr>
                    </w:rPrChange>
                  </w:rPr>
                  <w:delText>7.1.2</w:delText>
                </w:r>
                <w:r w:rsidDel="00721D10">
                  <w:rPr>
                    <w:rFonts w:eastAsiaTheme="minorEastAsia"/>
                    <w:noProof/>
                    <w:lang w:eastAsia="en-GB"/>
                  </w:rPr>
                  <w:tab/>
                </w:r>
                <w:r w:rsidRPr="00721D10" w:rsidDel="00721D10">
                  <w:rPr>
                    <w:noProof/>
                    <w:rPrChange w:id="417" w:author="Mary Holderby" w:date="2019-02-26T05:54:00Z">
                      <w:rPr>
                        <w:rStyle w:val="Hyperlink"/>
                        <w:noProof/>
                      </w:rPr>
                    </w:rPrChange>
                  </w:rPr>
                  <w:delText>Home Screen</w:delText>
                </w:r>
                <w:r w:rsidDel="00721D10">
                  <w:rPr>
                    <w:noProof/>
                    <w:webHidden/>
                  </w:rPr>
                  <w:tab/>
                </w:r>
                <w:r w:rsidR="00E67EC7" w:rsidDel="00721D10">
                  <w:rPr>
                    <w:noProof/>
                    <w:webHidden/>
                  </w:rPr>
                  <w:delText>26</w:delText>
                </w:r>
              </w:del>
            </w:p>
            <w:p w14:paraId="1C945914" w14:textId="0752BCF2" w:rsidR="00126CB5" w:rsidDel="00721D10" w:rsidRDefault="00126CB5">
              <w:pPr>
                <w:pStyle w:val="TOC3"/>
                <w:tabs>
                  <w:tab w:val="left" w:pos="1320"/>
                  <w:tab w:val="right" w:leader="dot" w:pos="9016"/>
                </w:tabs>
                <w:rPr>
                  <w:del w:id="418" w:author="Mary Holderby" w:date="2019-02-26T05:54:00Z"/>
                  <w:rFonts w:eastAsiaTheme="minorEastAsia"/>
                  <w:noProof/>
                  <w:lang w:eastAsia="en-GB"/>
                </w:rPr>
              </w:pPr>
              <w:del w:id="419" w:author="Mary Holderby" w:date="2019-02-26T05:54:00Z">
                <w:r w:rsidRPr="00721D10" w:rsidDel="00721D10">
                  <w:rPr>
                    <w:noProof/>
                    <w:rPrChange w:id="420" w:author="Mary Holderby" w:date="2019-02-26T05:54:00Z">
                      <w:rPr>
                        <w:rStyle w:val="Hyperlink"/>
                        <w:noProof/>
                      </w:rPr>
                    </w:rPrChange>
                  </w:rPr>
                  <w:delText>7.1.3</w:delText>
                </w:r>
                <w:r w:rsidDel="00721D10">
                  <w:rPr>
                    <w:rFonts w:eastAsiaTheme="minorEastAsia"/>
                    <w:noProof/>
                    <w:lang w:eastAsia="en-GB"/>
                  </w:rPr>
                  <w:tab/>
                </w:r>
                <w:r w:rsidRPr="00721D10" w:rsidDel="00721D10">
                  <w:rPr>
                    <w:noProof/>
                    <w:rPrChange w:id="421" w:author="Mary Holderby" w:date="2019-02-26T05:54:00Z">
                      <w:rPr>
                        <w:rStyle w:val="Hyperlink"/>
                        <w:noProof/>
                      </w:rPr>
                    </w:rPrChange>
                  </w:rPr>
                  <w:delText>Help screen</w:delText>
                </w:r>
                <w:r w:rsidDel="00721D10">
                  <w:rPr>
                    <w:noProof/>
                    <w:webHidden/>
                  </w:rPr>
                  <w:tab/>
                </w:r>
                <w:r w:rsidR="00E67EC7" w:rsidDel="00721D10">
                  <w:rPr>
                    <w:noProof/>
                    <w:webHidden/>
                  </w:rPr>
                  <w:delText>26</w:delText>
                </w:r>
              </w:del>
            </w:p>
            <w:p w14:paraId="022A287D" w14:textId="5C08C5B4" w:rsidR="00126CB5" w:rsidDel="00721D10" w:rsidRDefault="00126CB5">
              <w:pPr>
                <w:pStyle w:val="TOC3"/>
                <w:tabs>
                  <w:tab w:val="left" w:pos="1320"/>
                  <w:tab w:val="right" w:leader="dot" w:pos="9016"/>
                </w:tabs>
                <w:rPr>
                  <w:del w:id="422" w:author="Mary Holderby" w:date="2019-02-26T05:54:00Z"/>
                  <w:rFonts w:eastAsiaTheme="minorEastAsia"/>
                  <w:noProof/>
                  <w:lang w:eastAsia="en-GB"/>
                </w:rPr>
              </w:pPr>
              <w:del w:id="423" w:author="Mary Holderby" w:date="2019-02-26T05:54:00Z">
                <w:r w:rsidRPr="00721D10" w:rsidDel="00721D10">
                  <w:rPr>
                    <w:noProof/>
                    <w:rPrChange w:id="424" w:author="Mary Holderby" w:date="2019-02-26T05:54:00Z">
                      <w:rPr>
                        <w:rStyle w:val="Hyperlink"/>
                        <w:noProof/>
                      </w:rPr>
                    </w:rPrChange>
                  </w:rPr>
                  <w:delText>7.1.4</w:delText>
                </w:r>
                <w:r w:rsidDel="00721D10">
                  <w:rPr>
                    <w:rFonts w:eastAsiaTheme="minorEastAsia"/>
                    <w:noProof/>
                    <w:lang w:eastAsia="en-GB"/>
                  </w:rPr>
                  <w:tab/>
                </w:r>
                <w:r w:rsidRPr="00721D10" w:rsidDel="00721D10">
                  <w:rPr>
                    <w:noProof/>
                    <w:rPrChange w:id="425" w:author="Mary Holderby" w:date="2019-02-26T05:54:00Z">
                      <w:rPr>
                        <w:rStyle w:val="Hyperlink"/>
                        <w:noProof/>
                      </w:rPr>
                    </w:rPrChange>
                  </w:rPr>
                  <w:delText>Medication Screen</w:delText>
                </w:r>
                <w:r w:rsidDel="00721D10">
                  <w:rPr>
                    <w:noProof/>
                    <w:webHidden/>
                  </w:rPr>
                  <w:tab/>
                </w:r>
                <w:r w:rsidR="00E67EC7" w:rsidDel="00721D10">
                  <w:rPr>
                    <w:noProof/>
                    <w:webHidden/>
                  </w:rPr>
                  <w:delText>27</w:delText>
                </w:r>
              </w:del>
            </w:p>
            <w:p w14:paraId="265FFD2F" w14:textId="19277DA0" w:rsidR="00126CB5" w:rsidDel="00721D10" w:rsidRDefault="00126CB5">
              <w:pPr>
                <w:pStyle w:val="TOC3"/>
                <w:tabs>
                  <w:tab w:val="left" w:pos="1320"/>
                  <w:tab w:val="right" w:leader="dot" w:pos="9016"/>
                </w:tabs>
                <w:rPr>
                  <w:del w:id="426" w:author="Mary Holderby" w:date="2019-02-26T05:54:00Z"/>
                  <w:rFonts w:eastAsiaTheme="minorEastAsia"/>
                  <w:noProof/>
                  <w:lang w:eastAsia="en-GB"/>
                </w:rPr>
              </w:pPr>
              <w:del w:id="427" w:author="Mary Holderby" w:date="2019-02-26T05:54:00Z">
                <w:r w:rsidRPr="00721D10" w:rsidDel="00721D10">
                  <w:rPr>
                    <w:noProof/>
                    <w:lang w:eastAsia="en-GB"/>
                    <w:rPrChange w:id="428" w:author="Mary Holderby" w:date="2019-02-26T05:54:00Z">
                      <w:rPr>
                        <w:rStyle w:val="Hyperlink"/>
                        <w:noProof/>
                        <w:lang w:eastAsia="en-GB"/>
                      </w:rPr>
                    </w:rPrChange>
                  </w:rPr>
                  <w:delText>7.1.5</w:delText>
                </w:r>
                <w:r w:rsidDel="00721D10">
                  <w:rPr>
                    <w:rFonts w:eastAsiaTheme="minorEastAsia"/>
                    <w:noProof/>
                    <w:lang w:eastAsia="en-GB"/>
                  </w:rPr>
                  <w:tab/>
                </w:r>
                <w:r w:rsidRPr="00721D10" w:rsidDel="00721D10">
                  <w:rPr>
                    <w:noProof/>
                    <w:lang w:eastAsia="en-GB"/>
                    <w:rPrChange w:id="429" w:author="Mary Holderby" w:date="2019-02-26T05:54:00Z">
                      <w:rPr>
                        <w:rStyle w:val="Hyperlink"/>
                        <w:noProof/>
                        <w:lang w:eastAsia="en-GB"/>
                      </w:rPr>
                    </w:rPrChange>
                  </w:rPr>
                  <w:delText>Medication Screen with Warning about Dosage Time</w:delText>
                </w:r>
                <w:r w:rsidDel="00721D10">
                  <w:rPr>
                    <w:noProof/>
                    <w:webHidden/>
                  </w:rPr>
                  <w:tab/>
                </w:r>
                <w:r w:rsidR="00E67EC7" w:rsidDel="00721D10">
                  <w:rPr>
                    <w:noProof/>
                    <w:webHidden/>
                  </w:rPr>
                  <w:delText>27</w:delText>
                </w:r>
              </w:del>
            </w:p>
            <w:p w14:paraId="4B80A946" w14:textId="15D607F2" w:rsidR="00126CB5" w:rsidDel="00721D10" w:rsidRDefault="00126CB5">
              <w:pPr>
                <w:pStyle w:val="TOC3"/>
                <w:tabs>
                  <w:tab w:val="left" w:pos="1320"/>
                  <w:tab w:val="right" w:leader="dot" w:pos="9016"/>
                </w:tabs>
                <w:rPr>
                  <w:del w:id="430" w:author="Mary Holderby" w:date="2019-02-26T05:54:00Z"/>
                  <w:rFonts w:eastAsiaTheme="minorEastAsia"/>
                  <w:noProof/>
                  <w:lang w:eastAsia="en-GB"/>
                </w:rPr>
              </w:pPr>
              <w:del w:id="431" w:author="Mary Holderby" w:date="2019-02-26T05:54:00Z">
                <w:r w:rsidRPr="00721D10" w:rsidDel="00721D10">
                  <w:rPr>
                    <w:noProof/>
                    <w:rPrChange w:id="432" w:author="Mary Holderby" w:date="2019-02-26T05:54:00Z">
                      <w:rPr>
                        <w:rStyle w:val="Hyperlink"/>
                        <w:noProof/>
                      </w:rPr>
                    </w:rPrChange>
                  </w:rPr>
                  <w:delText>7.1.6</w:delText>
                </w:r>
                <w:r w:rsidDel="00721D10">
                  <w:rPr>
                    <w:rFonts w:eastAsiaTheme="minorEastAsia"/>
                    <w:noProof/>
                    <w:lang w:eastAsia="en-GB"/>
                  </w:rPr>
                  <w:tab/>
                </w:r>
                <w:r w:rsidRPr="00721D10" w:rsidDel="00721D10">
                  <w:rPr>
                    <w:noProof/>
                    <w:rPrChange w:id="433" w:author="Mary Holderby" w:date="2019-02-26T05:54:00Z">
                      <w:rPr>
                        <w:rStyle w:val="Hyperlink"/>
                        <w:noProof/>
                      </w:rPr>
                    </w:rPrChange>
                  </w:rPr>
                  <w:delText>Medication screen change day</w:delText>
                </w:r>
                <w:r w:rsidDel="00721D10">
                  <w:rPr>
                    <w:noProof/>
                    <w:webHidden/>
                  </w:rPr>
                  <w:tab/>
                </w:r>
                <w:r w:rsidR="00E67EC7" w:rsidDel="00721D10">
                  <w:rPr>
                    <w:noProof/>
                    <w:webHidden/>
                  </w:rPr>
                  <w:delText>28</w:delText>
                </w:r>
              </w:del>
            </w:p>
            <w:p w14:paraId="21EAD1ED" w14:textId="21C60801" w:rsidR="00126CB5" w:rsidDel="00721D10" w:rsidRDefault="00126CB5">
              <w:pPr>
                <w:pStyle w:val="TOC3"/>
                <w:tabs>
                  <w:tab w:val="left" w:pos="1320"/>
                  <w:tab w:val="right" w:leader="dot" w:pos="9016"/>
                </w:tabs>
                <w:rPr>
                  <w:del w:id="434" w:author="Mary Holderby" w:date="2019-02-26T05:54:00Z"/>
                  <w:rFonts w:eastAsiaTheme="minorEastAsia"/>
                  <w:noProof/>
                  <w:lang w:eastAsia="en-GB"/>
                </w:rPr>
              </w:pPr>
              <w:del w:id="435" w:author="Mary Holderby" w:date="2019-02-26T05:54:00Z">
                <w:r w:rsidRPr="00721D10" w:rsidDel="00721D10">
                  <w:rPr>
                    <w:noProof/>
                    <w:rPrChange w:id="436" w:author="Mary Holderby" w:date="2019-02-26T05:54:00Z">
                      <w:rPr>
                        <w:rStyle w:val="Hyperlink"/>
                        <w:noProof/>
                      </w:rPr>
                    </w:rPrChange>
                  </w:rPr>
                  <w:delText>7.1.7</w:delText>
                </w:r>
                <w:r w:rsidDel="00721D10">
                  <w:rPr>
                    <w:rFonts w:eastAsiaTheme="minorEastAsia"/>
                    <w:noProof/>
                    <w:lang w:eastAsia="en-GB"/>
                  </w:rPr>
                  <w:tab/>
                </w:r>
                <w:r w:rsidRPr="00721D10" w:rsidDel="00721D10">
                  <w:rPr>
                    <w:noProof/>
                    <w:rPrChange w:id="437" w:author="Mary Holderby" w:date="2019-02-26T05:54:00Z">
                      <w:rPr>
                        <w:rStyle w:val="Hyperlink"/>
                        <w:noProof/>
                      </w:rPr>
                    </w:rPrChange>
                  </w:rPr>
                  <w:delText>Add Medication Screen</w:delText>
                </w:r>
                <w:r w:rsidDel="00721D10">
                  <w:rPr>
                    <w:noProof/>
                    <w:webHidden/>
                  </w:rPr>
                  <w:tab/>
                </w:r>
                <w:r w:rsidR="00E67EC7" w:rsidDel="00721D10">
                  <w:rPr>
                    <w:noProof/>
                    <w:webHidden/>
                  </w:rPr>
                  <w:delText>28</w:delText>
                </w:r>
              </w:del>
            </w:p>
            <w:p w14:paraId="48842F5D" w14:textId="0760E78F" w:rsidR="00126CB5" w:rsidDel="00721D10" w:rsidRDefault="00126CB5">
              <w:pPr>
                <w:pStyle w:val="TOC3"/>
                <w:tabs>
                  <w:tab w:val="left" w:pos="1320"/>
                  <w:tab w:val="right" w:leader="dot" w:pos="9016"/>
                </w:tabs>
                <w:rPr>
                  <w:del w:id="438" w:author="Mary Holderby" w:date="2019-02-26T05:54:00Z"/>
                  <w:rFonts w:eastAsiaTheme="minorEastAsia"/>
                  <w:noProof/>
                  <w:lang w:eastAsia="en-GB"/>
                </w:rPr>
              </w:pPr>
              <w:del w:id="439" w:author="Mary Holderby" w:date="2019-02-26T05:54:00Z">
                <w:r w:rsidRPr="00721D10" w:rsidDel="00721D10">
                  <w:rPr>
                    <w:noProof/>
                    <w:rPrChange w:id="440" w:author="Mary Holderby" w:date="2019-02-26T05:54:00Z">
                      <w:rPr>
                        <w:rStyle w:val="Hyperlink"/>
                        <w:noProof/>
                      </w:rPr>
                    </w:rPrChange>
                  </w:rPr>
                  <w:delText>7.1.8</w:delText>
                </w:r>
                <w:r w:rsidDel="00721D10">
                  <w:rPr>
                    <w:rFonts w:eastAsiaTheme="minorEastAsia"/>
                    <w:noProof/>
                    <w:lang w:eastAsia="en-GB"/>
                  </w:rPr>
                  <w:tab/>
                </w:r>
                <w:r w:rsidRPr="00721D10" w:rsidDel="00721D10">
                  <w:rPr>
                    <w:noProof/>
                    <w:rPrChange w:id="441" w:author="Mary Holderby" w:date="2019-02-26T05:54:00Z">
                      <w:rPr>
                        <w:rStyle w:val="Hyperlink"/>
                        <w:noProof/>
                      </w:rPr>
                    </w:rPrChange>
                  </w:rPr>
                  <w:delText>Medication Details Screen</w:delText>
                </w:r>
                <w:r w:rsidDel="00721D10">
                  <w:rPr>
                    <w:noProof/>
                    <w:webHidden/>
                  </w:rPr>
                  <w:tab/>
                </w:r>
                <w:r w:rsidR="00E67EC7" w:rsidDel="00721D10">
                  <w:rPr>
                    <w:noProof/>
                    <w:webHidden/>
                  </w:rPr>
                  <w:delText>29</w:delText>
                </w:r>
              </w:del>
            </w:p>
            <w:p w14:paraId="1219DA74" w14:textId="33ED1B95" w:rsidR="00126CB5" w:rsidDel="00721D10" w:rsidRDefault="00126CB5">
              <w:pPr>
                <w:pStyle w:val="TOC3"/>
                <w:tabs>
                  <w:tab w:val="left" w:pos="1320"/>
                  <w:tab w:val="right" w:leader="dot" w:pos="9016"/>
                </w:tabs>
                <w:rPr>
                  <w:del w:id="442" w:author="Mary Holderby" w:date="2019-02-26T05:54:00Z"/>
                  <w:rFonts w:eastAsiaTheme="minorEastAsia"/>
                  <w:noProof/>
                  <w:lang w:eastAsia="en-GB"/>
                </w:rPr>
              </w:pPr>
              <w:del w:id="443" w:author="Mary Holderby" w:date="2019-02-26T05:54:00Z">
                <w:r w:rsidRPr="00721D10" w:rsidDel="00721D10">
                  <w:rPr>
                    <w:noProof/>
                    <w:rPrChange w:id="444" w:author="Mary Holderby" w:date="2019-02-26T05:54:00Z">
                      <w:rPr>
                        <w:rStyle w:val="Hyperlink"/>
                        <w:noProof/>
                      </w:rPr>
                    </w:rPrChange>
                  </w:rPr>
                  <w:delText>7.1.9</w:delText>
                </w:r>
                <w:r w:rsidDel="00721D10">
                  <w:rPr>
                    <w:rFonts w:eastAsiaTheme="minorEastAsia"/>
                    <w:noProof/>
                    <w:lang w:eastAsia="en-GB"/>
                  </w:rPr>
                  <w:tab/>
                </w:r>
                <w:r w:rsidRPr="00721D10" w:rsidDel="00721D10">
                  <w:rPr>
                    <w:noProof/>
                    <w:rPrChange w:id="445" w:author="Mary Holderby" w:date="2019-02-26T05:54:00Z">
                      <w:rPr>
                        <w:rStyle w:val="Hyperlink"/>
                        <w:noProof/>
                      </w:rPr>
                    </w:rPrChange>
                  </w:rPr>
                  <w:delText>Energy Screen</w:delText>
                </w:r>
                <w:r w:rsidDel="00721D10">
                  <w:rPr>
                    <w:noProof/>
                    <w:webHidden/>
                  </w:rPr>
                  <w:tab/>
                </w:r>
                <w:r w:rsidR="00E67EC7" w:rsidDel="00721D10">
                  <w:rPr>
                    <w:noProof/>
                    <w:webHidden/>
                  </w:rPr>
                  <w:delText>29</w:delText>
                </w:r>
              </w:del>
            </w:p>
            <w:p w14:paraId="04DE5B8D" w14:textId="27CEBB9C" w:rsidR="00126CB5" w:rsidDel="00721D10" w:rsidRDefault="00126CB5">
              <w:pPr>
                <w:pStyle w:val="TOC3"/>
                <w:tabs>
                  <w:tab w:val="left" w:pos="1320"/>
                  <w:tab w:val="right" w:leader="dot" w:pos="9016"/>
                </w:tabs>
                <w:rPr>
                  <w:del w:id="446" w:author="Mary Holderby" w:date="2019-02-26T05:54:00Z"/>
                  <w:rFonts w:eastAsiaTheme="minorEastAsia"/>
                  <w:noProof/>
                  <w:lang w:eastAsia="en-GB"/>
                </w:rPr>
              </w:pPr>
              <w:del w:id="447" w:author="Mary Holderby" w:date="2019-02-26T05:54:00Z">
                <w:r w:rsidRPr="00721D10" w:rsidDel="00721D10">
                  <w:rPr>
                    <w:noProof/>
                    <w:rPrChange w:id="448" w:author="Mary Holderby" w:date="2019-02-26T05:54:00Z">
                      <w:rPr>
                        <w:rStyle w:val="Hyperlink"/>
                        <w:noProof/>
                      </w:rPr>
                    </w:rPrChange>
                  </w:rPr>
                  <w:delText>7.1.10</w:delText>
                </w:r>
                <w:r w:rsidDel="00721D10">
                  <w:rPr>
                    <w:rFonts w:eastAsiaTheme="minorEastAsia"/>
                    <w:noProof/>
                    <w:lang w:eastAsia="en-GB"/>
                  </w:rPr>
                  <w:tab/>
                </w:r>
                <w:r w:rsidRPr="00721D10" w:rsidDel="00721D10">
                  <w:rPr>
                    <w:noProof/>
                    <w:rPrChange w:id="449" w:author="Mary Holderby" w:date="2019-02-26T05:54:00Z">
                      <w:rPr>
                        <w:rStyle w:val="Hyperlink"/>
                        <w:noProof/>
                      </w:rPr>
                    </w:rPrChange>
                  </w:rPr>
                  <w:delText>Energy Usage Breakdown Screen</w:delText>
                </w:r>
                <w:r w:rsidDel="00721D10">
                  <w:rPr>
                    <w:noProof/>
                    <w:webHidden/>
                  </w:rPr>
                  <w:tab/>
                </w:r>
                <w:r w:rsidR="00E67EC7" w:rsidDel="00721D10">
                  <w:rPr>
                    <w:noProof/>
                    <w:webHidden/>
                  </w:rPr>
                  <w:delText>30</w:delText>
                </w:r>
              </w:del>
            </w:p>
            <w:p w14:paraId="616AE7AB" w14:textId="3DA45F81" w:rsidR="00126CB5" w:rsidDel="00721D10" w:rsidRDefault="00126CB5">
              <w:pPr>
                <w:pStyle w:val="TOC3"/>
                <w:tabs>
                  <w:tab w:val="left" w:pos="1320"/>
                  <w:tab w:val="right" w:leader="dot" w:pos="9016"/>
                </w:tabs>
                <w:rPr>
                  <w:del w:id="450" w:author="Mary Holderby" w:date="2019-02-26T05:54:00Z"/>
                  <w:rFonts w:eastAsiaTheme="minorEastAsia"/>
                  <w:noProof/>
                  <w:lang w:eastAsia="en-GB"/>
                </w:rPr>
              </w:pPr>
              <w:del w:id="451" w:author="Mary Holderby" w:date="2019-02-26T05:54:00Z">
                <w:r w:rsidRPr="00721D10" w:rsidDel="00721D10">
                  <w:rPr>
                    <w:noProof/>
                    <w:rPrChange w:id="452" w:author="Mary Holderby" w:date="2019-02-26T05:54:00Z">
                      <w:rPr>
                        <w:rStyle w:val="Hyperlink"/>
                        <w:noProof/>
                      </w:rPr>
                    </w:rPrChange>
                  </w:rPr>
                  <w:delText>7.1.11</w:delText>
                </w:r>
                <w:r w:rsidDel="00721D10">
                  <w:rPr>
                    <w:rFonts w:eastAsiaTheme="minorEastAsia"/>
                    <w:noProof/>
                    <w:lang w:eastAsia="en-GB"/>
                  </w:rPr>
                  <w:tab/>
                </w:r>
                <w:r w:rsidRPr="00721D10" w:rsidDel="00721D10">
                  <w:rPr>
                    <w:noProof/>
                    <w:rPrChange w:id="453" w:author="Mary Holderby" w:date="2019-02-26T05:54:00Z">
                      <w:rPr>
                        <w:rStyle w:val="Hyperlink"/>
                        <w:noProof/>
                      </w:rPr>
                    </w:rPrChange>
                  </w:rPr>
                  <w:delText>Smart Appliances Screen</w:delText>
                </w:r>
                <w:r w:rsidDel="00721D10">
                  <w:rPr>
                    <w:noProof/>
                    <w:webHidden/>
                  </w:rPr>
                  <w:tab/>
                </w:r>
                <w:r w:rsidR="00E67EC7" w:rsidDel="00721D10">
                  <w:rPr>
                    <w:noProof/>
                    <w:webHidden/>
                  </w:rPr>
                  <w:delText>30</w:delText>
                </w:r>
              </w:del>
            </w:p>
            <w:p w14:paraId="5D4674D8" w14:textId="5DE3D7CD" w:rsidR="00126CB5" w:rsidDel="00721D10" w:rsidRDefault="00126CB5">
              <w:pPr>
                <w:pStyle w:val="TOC3"/>
                <w:tabs>
                  <w:tab w:val="left" w:pos="1320"/>
                  <w:tab w:val="right" w:leader="dot" w:pos="9016"/>
                </w:tabs>
                <w:rPr>
                  <w:del w:id="454" w:author="Mary Holderby" w:date="2019-02-26T05:54:00Z"/>
                  <w:rFonts w:eastAsiaTheme="minorEastAsia"/>
                  <w:noProof/>
                  <w:lang w:eastAsia="en-GB"/>
                </w:rPr>
              </w:pPr>
              <w:del w:id="455" w:author="Mary Holderby" w:date="2019-02-26T05:54:00Z">
                <w:r w:rsidRPr="00721D10" w:rsidDel="00721D10">
                  <w:rPr>
                    <w:noProof/>
                    <w:rPrChange w:id="456" w:author="Mary Holderby" w:date="2019-02-26T05:54:00Z">
                      <w:rPr>
                        <w:rStyle w:val="Hyperlink"/>
                        <w:noProof/>
                      </w:rPr>
                    </w:rPrChange>
                  </w:rPr>
                  <w:delText>7.1.12</w:delText>
                </w:r>
                <w:r w:rsidDel="00721D10">
                  <w:rPr>
                    <w:rFonts w:eastAsiaTheme="minorEastAsia"/>
                    <w:noProof/>
                    <w:lang w:eastAsia="en-GB"/>
                  </w:rPr>
                  <w:tab/>
                </w:r>
                <w:r w:rsidRPr="00721D10" w:rsidDel="00721D10">
                  <w:rPr>
                    <w:noProof/>
                    <w:rPrChange w:id="457" w:author="Mary Holderby" w:date="2019-02-26T05:54:00Z">
                      <w:rPr>
                        <w:rStyle w:val="Hyperlink"/>
                        <w:noProof/>
                      </w:rPr>
                    </w:rPrChange>
                  </w:rPr>
                  <w:delText>Exercise Screen</w:delText>
                </w:r>
                <w:r w:rsidDel="00721D10">
                  <w:rPr>
                    <w:noProof/>
                    <w:webHidden/>
                  </w:rPr>
                  <w:tab/>
                </w:r>
                <w:r w:rsidR="00E67EC7" w:rsidDel="00721D10">
                  <w:rPr>
                    <w:noProof/>
                    <w:webHidden/>
                  </w:rPr>
                  <w:delText>31</w:delText>
                </w:r>
              </w:del>
            </w:p>
            <w:p w14:paraId="72FD679F" w14:textId="4CA9F485" w:rsidR="00126CB5" w:rsidDel="00721D10" w:rsidRDefault="00126CB5">
              <w:pPr>
                <w:pStyle w:val="TOC3"/>
                <w:tabs>
                  <w:tab w:val="left" w:pos="1320"/>
                  <w:tab w:val="right" w:leader="dot" w:pos="9016"/>
                </w:tabs>
                <w:rPr>
                  <w:del w:id="458" w:author="Mary Holderby" w:date="2019-02-26T05:54:00Z"/>
                  <w:rFonts w:eastAsiaTheme="minorEastAsia"/>
                  <w:noProof/>
                  <w:lang w:eastAsia="en-GB"/>
                </w:rPr>
              </w:pPr>
              <w:del w:id="459" w:author="Mary Holderby" w:date="2019-02-26T05:54:00Z">
                <w:r w:rsidRPr="00721D10" w:rsidDel="00721D10">
                  <w:rPr>
                    <w:noProof/>
                    <w:rPrChange w:id="460" w:author="Mary Holderby" w:date="2019-02-26T05:54:00Z">
                      <w:rPr>
                        <w:rStyle w:val="Hyperlink"/>
                        <w:noProof/>
                      </w:rPr>
                    </w:rPrChange>
                  </w:rPr>
                  <w:delText>7.1.13</w:delText>
                </w:r>
                <w:r w:rsidDel="00721D10">
                  <w:rPr>
                    <w:rFonts w:eastAsiaTheme="minorEastAsia"/>
                    <w:noProof/>
                    <w:lang w:eastAsia="en-GB"/>
                  </w:rPr>
                  <w:tab/>
                </w:r>
                <w:r w:rsidRPr="00721D10" w:rsidDel="00721D10">
                  <w:rPr>
                    <w:noProof/>
                    <w:rPrChange w:id="461" w:author="Mary Holderby" w:date="2019-02-26T05:54:00Z">
                      <w:rPr>
                        <w:rStyle w:val="Hyperlink"/>
                        <w:noProof/>
                      </w:rPr>
                    </w:rPrChange>
                  </w:rPr>
                  <w:delText>Add Exercises Screen</w:delText>
                </w:r>
                <w:r w:rsidDel="00721D10">
                  <w:rPr>
                    <w:noProof/>
                    <w:webHidden/>
                  </w:rPr>
                  <w:tab/>
                </w:r>
                <w:r w:rsidR="00E67EC7" w:rsidDel="00721D10">
                  <w:rPr>
                    <w:noProof/>
                    <w:webHidden/>
                  </w:rPr>
                  <w:delText>31</w:delText>
                </w:r>
              </w:del>
            </w:p>
            <w:p w14:paraId="7E7D20D7" w14:textId="0CD52E76" w:rsidR="00126CB5" w:rsidDel="00721D10" w:rsidRDefault="00126CB5">
              <w:pPr>
                <w:pStyle w:val="TOC3"/>
                <w:tabs>
                  <w:tab w:val="left" w:pos="1320"/>
                  <w:tab w:val="right" w:leader="dot" w:pos="9016"/>
                </w:tabs>
                <w:rPr>
                  <w:del w:id="462" w:author="Mary Holderby" w:date="2019-02-26T05:54:00Z"/>
                  <w:rFonts w:eastAsiaTheme="minorEastAsia"/>
                  <w:noProof/>
                  <w:lang w:eastAsia="en-GB"/>
                </w:rPr>
              </w:pPr>
              <w:del w:id="463" w:author="Mary Holderby" w:date="2019-02-26T05:54:00Z">
                <w:r w:rsidRPr="00721D10" w:rsidDel="00721D10">
                  <w:rPr>
                    <w:noProof/>
                    <w:rPrChange w:id="464" w:author="Mary Holderby" w:date="2019-02-26T05:54:00Z">
                      <w:rPr>
                        <w:rStyle w:val="Hyperlink"/>
                        <w:noProof/>
                      </w:rPr>
                    </w:rPrChange>
                  </w:rPr>
                  <w:delText>7.1.14</w:delText>
                </w:r>
                <w:r w:rsidDel="00721D10">
                  <w:rPr>
                    <w:rFonts w:eastAsiaTheme="minorEastAsia"/>
                    <w:noProof/>
                    <w:lang w:eastAsia="en-GB"/>
                  </w:rPr>
                  <w:tab/>
                </w:r>
                <w:r w:rsidRPr="00721D10" w:rsidDel="00721D10">
                  <w:rPr>
                    <w:noProof/>
                    <w:rPrChange w:id="465" w:author="Mary Holderby" w:date="2019-02-26T05:54:00Z">
                      <w:rPr>
                        <w:rStyle w:val="Hyperlink"/>
                        <w:noProof/>
                      </w:rPr>
                    </w:rPrChange>
                  </w:rPr>
                  <w:delText>Exercise Run-Through</w:delText>
                </w:r>
                <w:r w:rsidDel="00721D10">
                  <w:rPr>
                    <w:noProof/>
                    <w:webHidden/>
                  </w:rPr>
                  <w:tab/>
                </w:r>
                <w:r w:rsidR="00E67EC7" w:rsidDel="00721D10">
                  <w:rPr>
                    <w:noProof/>
                    <w:webHidden/>
                  </w:rPr>
                  <w:delText>32</w:delText>
                </w:r>
              </w:del>
            </w:p>
            <w:p w14:paraId="2161CF78" w14:textId="41A4A705" w:rsidR="00126CB5" w:rsidDel="00721D10" w:rsidRDefault="00126CB5">
              <w:pPr>
                <w:pStyle w:val="TOC3"/>
                <w:tabs>
                  <w:tab w:val="left" w:pos="1320"/>
                  <w:tab w:val="right" w:leader="dot" w:pos="9016"/>
                </w:tabs>
                <w:rPr>
                  <w:del w:id="466" w:author="Mary Holderby" w:date="2019-02-26T05:54:00Z"/>
                  <w:rFonts w:eastAsiaTheme="minorEastAsia"/>
                  <w:noProof/>
                  <w:lang w:eastAsia="en-GB"/>
                </w:rPr>
              </w:pPr>
              <w:del w:id="467" w:author="Mary Holderby" w:date="2019-02-26T05:54:00Z">
                <w:r w:rsidRPr="00721D10" w:rsidDel="00721D10">
                  <w:rPr>
                    <w:noProof/>
                    <w:rPrChange w:id="468" w:author="Mary Holderby" w:date="2019-02-26T05:54:00Z">
                      <w:rPr>
                        <w:rStyle w:val="Hyperlink"/>
                        <w:noProof/>
                      </w:rPr>
                    </w:rPrChange>
                  </w:rPr>
                  <w:delText>7.1.15</w:delText>
                </w:r>
                <w:r w:rsidDel="00721D10">
                  <w:rPr>
                    <w:rFonts w:eastAsiaTheme="minorEastAsia"/>
                    <w:noProof/>
                    <w:lang w:eastAsia="en-GB"/>
                  </w:rPr>
                  <w:tab/>
                </w:r>
                <w:r w:rsidRPr="00721D10" w:rsidDel="00721D10">
                  <w:rPr>
                    <w:noProof/>
                    <w:rPrChange w:id="469" w:author="Mary Holderby" w:date="2019-02-26T05:54:00Z">
                      <w:rPr>
                        <w:rStyle w:val="Hyperlink"/>
                        <w:noProof/>
                      </w:rPr>
                    </w:rPrChange>
                  </w:rPr>
                  <w:delText>Smart Robot (Cozmo)</w:delText>
                </w:r>
                <w:r w:rsidDel="00721D10">
                  <w:rPr>
                    <w:noProof/>
                    <w:webHidden/>
                  </w:rPr>
                  <w:tab/>
                </w:r>
                <w:r w:rsidR="00E67EC7" w:rsidDel="00721D10">
                  <w:rPr>
                    <w:noProof/>
                    <w:webHidden/>
                  </w:rPr>
                  <w:delText>32</w:delText>
                </w:r>
              </w:del>
            </w:p>
            <w:p w14:paraId="4060EFB5" w14:textId="239B9285" w:rsidR="00126CB5" w:rsidDel="00721D10" w:rsidRDefault="00126CB5">
              <w:pPr>
                <w:pStyle w:val="TOC3"/>
                <w:tabs>
                  <w:tab w:val="left" w:pos="1320"/>
                  <w:tab w:val="right" w:leader="dot" w:pos="9016"/>
                </w:tabs>
                <w:rPr>
                  <w:del w:id="470" w:author="Mary Holderby" w:date="2019-02-26T05:54:00Z"/>
                  <w:rFonts w:eastAsiaTheme="minorEastAsia"/>
                  <w:noProof/>
                  <w:lang w:eastAsia="en-GB"/>
                </w:rPr>
              </w:pPr>
              <w:del w:id="471" w:author="Mary Holderby" w:date="2019-02-26T05:54:00Z">
                <w:r w:rsidRPr="00721D10" w:rsidDel="00721D10">
                  <w:rPr>
                    <w:noProof/>
                    <w:rPrChange w:id="472" w:author="Mary Holderby" w:date="2019-02-26T05:54:00Z">
                      <w:rPr>
                        <w:rStyle w:val="Hyperlink"/>
                        <w:noProof/>
                      </w:rPr>
                    </w:rPrChange>
                  </w:rPr>
                  <w:delText>7.1.16</w:delText>
                </w:r>
                <w:r w:rsidDel="00721D10">
                  <w:rPr>
                    <w:rFonts w:eastAsiaTheme="minorEastAsia"/>
                    <w:noProof/>
                    <w:lang w:eastAsia="en-GB"/>
                  </w:rPr>
                  <w:tab/>
                </w:r>
                <w:r w:rsidRPr="00721D10" w:rsidDel="00721D10">
                  <w:rPr>
                    <w:noProof/>
                    <w:rPrChange w:id="473" w:author="Mary Holderby" w:date="2019-02-26T05:54:00Z">
                      <w:rPr>
                        <w:rStyle w:val="Hyperlink"/>
                        <w:noProof/>
                      </w:rPr>
                    </w:rPrChange>
                  </w:rPr>
                  <w:delText>Settings Screen</w:delText>
                </w:r>
                <w:r w:rsidDel="00721D10">
                  <w:rPr>
                    <w:noProof/>
                    <w:webHidden/>
                  </w:rPr>
                  <w:tab/>
                </w:r>
                <w:r w:rsidR="00E67EC7" w:rsidDel="00721D10">
                  <w:rPr>
                    <w:noProof/>
                    <w:webHidden/>
                  </w:rPr>
                  <w:delText>33</w:delText>
                </w:r>
              </w:del>
            </w:p>
            <w:p w14:paraId="61D8C6AC" w14:textId="0E3CC101" w:rsidR="00126CB5" w:rsidDel="00721D10" w:rsidRDefault="00126CB5">
              <w:pPr>
                <w:pStyle w:val="TOC1"/>
                <w:tabs>
                  <w:tab w:val="left" w:pos="440"/>
                  <w:tab w:val="right" w:leader="dot" w:pos="9016"/>
                </w:tabs>
                <w:rPr>
                  <w:del w:id="474" w:author="Mary Holderby" w:date="2019-02-26T05:54:00Z"/>
                  <w:rFonts w:eastAsiaTheme="minorEastAsia"/>
                  <w:noProof/>
                  <w:lang w:eastAsia="en-GB"/>
                </w:rPr>
              </w:pPr>
              <w:del w:id="475" w:author="Mary Holderby" w:date="2019-02-26T05:54:00Z">
                <w:r w:rsidRPr="00721D10" w:rsidDel="00721D10">
                  <w:rPr>
                    <w:noProof/>
                    <w:rPrChange w:id="476" w:author="Mary Holderby" w:date="2019-02-26T05:54:00Z">
                      <w:rPr>
                        <w:rStyle w:val="Hyperlink"/>
                        <w:noProof/>
                      </w:rPr>
                    </w:rPrChange>
                  </w:rPr>
                  <w:delText>8</w:delText>
                </w:r>
                <w:r w:rsidDel="00721D10">
                  <w:rPr>
                    <w:rFonts w:eastAsiaTheme="minorEastAsia"/>
                    <w:noProof/>
                    <w:lang w:eastAsia="en-GB"/>
                  </w:rPr>
                  <w:tab/>
                </w:r>
                <w:r w:rsidRPr="00721D10" w:rsidDel="00721D10">
                  <w:rPr>
                    <w:noProof/>
                    <w:rPrChange w:id="477" w:author="Mary Holderby" w:date="2019-02-26T05:54:00Z">
                      <w:rPr>
                        <w:rStyle w:val="Hyperlink"/>
                        <w:noProof/>
                      </w:rPr>
                    </w:rPrChange>
                  </w:rPr>
                  <w:delText>Logbook</w:delText>
                </w:r>
                <w:r w:rsidDel="00721D10">
                  <w:rPr>
                    <w:noProof/>
                    <w:webHidden/>
                  </w:rPr>
                  <w:tab/>
                </w:r>
                <w:r w:rsidR="00E67EC7" w:rsidDel="00721D10">
                  <w:rPr>
                    <w:noProof/>
                    <w:webHidden/>
                  </w:rPr>
                  <w:delText>33</w:delText>
                </w:r>
              </w:del>
            </w:p>
            <w:p w14:paraId="544A9F1B" w14:textId="5F7A998D" w:rsidR="00126CB5" w:rsidDel="00721D10" w:rsidRDefault="00126CB5">
              <w:pPr>
                <w:pStyle w:val="TOC1"/>
                <w:tabs>
                  <w:tab w:val="left" w:pos="440"/>
                  <w:tab w:val="right" w:leader="dot" w:pos="9016"/>
                </w:tabs>
                <w:rPr>
                  <w:del w:id="478" w:author="Mary Holderby" w:date="2019-02-26T05:54:00Z"/>
                  <w:rFonts w:eastAsiaTheme="minorEastAsia"/>
                  <w:noProof/>
                  <w:lang w:eastAsia="en-GB"/>
                </w:rPr>
              </w:pPr>
              <w:del w:id="479" w:author="Mary Holderby" w:date="2019-02-26T05:54:00Z">
                <w:r w:rsidRPr="00721D10" w:rsidDel="00721D10">
                  <w:rPr>
                    <w:noProof/>
                    <w:rPrChange w:id="480" w:author="Mary Holderby" w:date="2019-02-26T05:54:00Z">
                      <w:rPr>
                        <w:rStyle w:val="Hyperlink"/>
                        <w:noProof/>
                      </w:rPr>
                    </w:rPrChange>
                  </w:rPr>
                  <w:delText>9</w:delText>
                </w:r>
                <w:r w:rsidDel="00721D10">
                  <w:rPr>
                    <w:rFonts w:eastAsiaTheme="minorEastAsia"/>
                    <w:noProof/>
                    <w:lang w:eastAsia="en-GB"/>
                  </w:rPr>
                  <w:tab/>
                </w:r>
                <w:r w:rsidRPr="00721D10" w:rsidDel="00721D10">
                  <w:rPr>
                    <w:noProof/>
                    <w:rPrChange w:id="481" w:author="Mary Holderby" w:date="2019-02-26T05:54:00Z">
                      <w:rPr>
                        <w:rStyle w:val="Hyperlink"/>
                        <w:noProof/>
                      </w:rPr>
                    </w:rPrChange>
                  </w:rPr>
                  <w:delText>References</w:delText>
                </w:r>
                <w:r w:rsidDel="00721D10">
                  <w:rPr>
                    <w:noProof/>
                    <w:webHidden/>
                  </w:rPr>
                  <w:tab/>
                </w:r>
                <w:r w:rsidR="00E67EC7" w:rsidDel="00721D10">
                  <w:rPr>
                    <w:noProof/>
                    <w:webHidden/>
                  </w:rPr>
                  <w:delText>38</w:delText>
                </w:r>
              </w:del>
            </w:p>
            <w:p w14:paraId="3CB08FC2" w14:textId="2A122241" w:rsidR="00CE146E" w:rsidRPr="003C1178" w:rsidRDefault="00226506">
              <w:r w:rsidRPr="003C1178">
                <w:rPr>
                  <w:b/>
                  <w:bCs/>
                  <w:noProof/>
                </w:rPr>
                <w:fldChar w:fldCharType="end"/>
              </w:r>
            </w:p>
          </w:sdtContent>
        </w:sdt>
      </w:sdtContent>
    </w:sdt>
    <w:p w14:paraId="6FBB82A5" w14:textId="77777777" w:rsidR="003C1178" w:rsidRDefault="003C1178">
      <w:pPr>
        <w:rPr>
          <w:rFonts w:asciiTheme="majorHAnsi" w:eastAsiaTheme="majorEastAsia" w:hAnsiTheme="majorHAnsi" w:cstheme="majorBidi"/>
          <w:b/>
          <w:bCs/>
          <w:color w:val="365F91" w:themeColor="accent1" w:themeShade="BF"/>
          <w:sz w:val="28"/>
          <w:szCs w:val="28"/>
        </w:rPr>
      </w:pPr>
      <w:r>
        <w:br w:type="page"/>
      </w:r>
    </w:p>
    <w:p w14:paraId="624FE673" w14:textId="2ECFAA0D" w:rsidR="003B37FF" w:rsidRPr="003C1178" w:rsidRDefault="003B37FF" w:rsidP="00F2257A">
      <w:pPr>
        <w:pStyle w:val="Heading1"/>
        <w:spacing w:before="240" w:after="120" w:line="360" w:lineRule="auto"/>
        <w:ind w:left="431" w:hanging="431"/>
      </w:pPr>
      <w:bookmarkStart w:id="482" w:name="_Toc2052870"/>
      <w:r w:rsidRPr="003C1178">
        <w:lastRenderedPageBreak/>
        <w:t>Background</w:t>
      </w:r>
      <w:bookmarkEnd w:id="482"/>
    </w:p>
    <w:p w14:paraId="2E48C69C" w14:textId="77777777" w:rsidR="003B37FF" w:rsidRPr="003C1178" w:rsidRDefault="003B37FF" w:rsidP="00750A68">
      <w:pPr>
        <w:spacing w:line="360" w:lineRule="auto"/>
        <w:ind w:left="397"/>
      </w:pPr>
      <w:r w:rsidRPr="003C1178">
        <w:t xml:space="preserve">This is a design report </w:t>
      </w:r>
      <w:r w:rsidR="00750A68" w:rsidRPr="003C1178">
        <w:t>for</w:t>
      </w:r>
      <w:r w:rsidRPr="003C1178">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14:paraId="020280ED" w14:textId="22EFC3B1" w:rsidR="006421CE" w:rsidRPr="003C1178" w:rsidRDefault="003B37FF" w:rsidP="0089361A">
      <w:pPr>
        <w:spacing w:line="360" w:lineRule="auto"/>
        <w:ind w:left="397"/>
      </w:pPr>
      <w:r w:rsidRPr="003C1178">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rsidRPr="003C1178">
        <w:t xml:space="preserve">the </w:t>
      </w:r>
      <w:r w:rsidRPr="003C1178">
        <w:t>daily tasks</w:t>
      </w:r>
      <w:r w:rsidR="00A868BA" w:rsidRPr="003C1178">
        <w:t xml:space="preserve"> described above, while </w:t>
      </w:r>
      <w:r w:rsidR="006421CE" w:rsidRPr="003C1178">
        <w:t xml:space="preserve">also providing a </w:t>
      </w:r>
      <w:r w:rsidR="00A868BA" w:rsidRPr="003C1178">
        <w:t xml:space="preserve">useful link to </w:t>
      </w:r>
      <w:del w:id="483" w:author="Mary Holderby" w:date="2019-02-26T05:37:00Z">
        <w:r w:rsidR="00A868BA" w:rsidRPr="003C1178" w:rsidDel="004377DB">
          <w:delText xml:space="preserve">the </w:delText>
        </w:r>
      </w:del>
      <w:ins w:id="484" w:author="Mary Holderby" w:date="2019-02-26T05:37:00Z">
        <w:r w:rsidR="004377DB">
          <w:t>a</w:t>
        </w:r>
        <w:r w:rsidR="004377DB" w:rsidRPr="003C1178">
          <w:t xml:space="preserve"> </w:t>
        </w:r>
      </w:ins>
      <w:r w:rsidR="00A868BA" w:rsidRPr="003C1178">
        <w:t xml:space="preserve">helpful robot. </w:t>
      </w:r>
    </w:p>
    <w:p w14:paraId="38F819AD" w14:textId="63332E99" w:rsidR="00911080" w:rsidRPr="003C1178" w:rsidRDefault="00A868BA" w:rsidP="0089361A">
      <w:pPr>
        <w:spacing w:line="360" w:lineRule="auto"/>
        <w:ind w:left="397"/>
      </w:pPr>
      <w:r w:rsidRPr="003C1178">
        <w:t>This has led the design to provide ‘button’ icons which depict the function which pressing that ‘button’ will provide. The intention is to make the screen facilities describe themselves to the user so there is no requirement to puzzle out</w:t>
      </w:r>
      <w:r w:rsidR="008E4B4D" w:rsidRPr="003C1178">
        <w:t xml:space="preserve"> what can be done through interaction</w:t>
      </w:r>
      <w:r w:rsidRPr="003C1178">
        <w:t xml:space="preserve"> or </w:t>
      </w:r>
      <w:r w:rsidR="008E4B4D" w:rsidRPr="003C1178">
        <w:t xml:space="preserve">to </w:t>
      </w:r>
      <w:r w:rsidRPr="003C1178">
        <w:t>find the manual to know how to use the screens</w:t>
      </w:r>
      <w:r w:rsidR="00923EDE" w:rsidRPr="003C1178">
        <w:t xml:space="preserve">. A similar approach was taken to the robotic interaction with the </w:t>
      </w:r>
      <w:r w:rsidR="00F91F57" w:rsidRPr="003C1178">
        <w:t xml:space="preserve">application </w:t>
      </w:r>
      <w:r w:rsidR="00923EDE" w:rsidRPr="003C1178">
        <w:t>and the robot working in harmony to guide a user through the interaction</w:t>
      </w:r>
      <w:r w:rsidRPr="003C1178">
        <w:t xml:space="preserve">. </w:t>
      </w:r>
      <w:r w:rsidR="00F91F57" w:rsidRPr="003C1178">
        <w:t xml:space="preserve">Application </w:t>
      </w:r>
      <w:r w:rsidR="00911080" w:rsidRPr="003C1178">
        <w:t>buttons</w:t>
      </w:r>
      <w:r w:rsidR="00A50A06" w:rsidRPr="003C1178">
        <w:t xml:space="preserve"> are </w:t>
      </w:r>
      <w:r w:rsidR="00911080" w:rsidRPr="003C1178">
        <w:t>a larger size</w:t>
      </w:r>
      <w:r w:rsidR="00A50A06" w:rsidRPr="003C1178">
        <w:t xml:space="preserve"> than most app</w:t>
      </w:r>
      <w:ins w:id="485" w:author="Mary Holderby" w:date="2019-02-26T05:37:00Z">
        <w:r w:rsidR="004377DB">
          <w:t>lication</w:t>
        </w:r>
      </w:ins>
      <w:r w:rsidR="00A50A06" w:rsidRPr="003C1178">
        <w:t>s in circulation</w:t>
      </w:r>
      <w:r w:rsidR="00911080" w:rsidRPr="003C1178">
        <w:t>, partly to enhance their usability but also to ensure a screen layout with only a few images on it</w:t>
      </w:r>
      <w:r w:rsidR="00A50A06" w:rsidRPr="003C1178">
        <w:t xml:space="preserve"> to reduce busyness and distraction</w:t>
      </w:r>
      <w:r w:rsidR="00267F2B" w:rsidRPr="003C1178">
        <w:t>; see Figure 1 below</w:t>
      </w:r>
      <w:r w:rsidR="00911080" w:rsidRPr="003C1178">
        <w:t xml:space="preserve">. </w:t>
      </w:r>
    </w:p>
    <w:p w14:paraId="20FDD4DF" w14:textId="77777777" w:rsidR="00911080" w:rsidRPr="003C1178" w:rsidRDefault="0089361A" w:rsidP="00911080">
      <w:pPr>
        <w:pStyle w:val="Caption"/>
      </w:pPr>
      <w:r w:rsidRPr="003C1178">
        <w:rPr>
          <w:i/>
          <w:noProof/>
          <w:lang w:eastAsia="en-GB"/>
        </w:rPr>
        <w:drawing>
          <wp:anchor distT="0" distB="0" distL="114300" distR="114300" simplePos="0" relativeHeight="251653120" behindDoc="0" locked="0" layoutInCell="1" allowOverlap="1" wp14:anchorId="5407D051" wp14:editId="2B6950B8">
            <wp:simplePos x="0" y="0"/>
            <wp:positionH relativeFrom="column">
              <wp:posOffset>3459480</wp:posOffset>
            </wp:positionH>
            <wp:positionV relativeFrom="paragraph">
              <wp:posOffset>2540</wp:posOffset>
            </wp:positionV>
            <wp:extent cx="2739390" cy="1741170"/>
            <wp:effectExtent l="0" t="0" r="3810" b="0"/>
            <wp:wrapSquare wrapText="bothSides"/>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390" cy="1741170"/>
                    </a:xfrm>
                    <a:prstGeom prst="rect">
                      <a:avLst/>
                    </a:prstGeom>
                  </pic:spPr>
                </pic:pic>
              </a:graphicData>
            </a:graphic>
            <wp14:sizeRelH relativeFrom="margin">
              <wp14:pctWidth>0</wp14:pctWidth>
            </wp14:sizeRelH>
            <wp14:sizeRelV relativeFrom="margin">
              <wp14:pctHeight>0</wp14:pctHeight>
            </wp14:sizeRelV>
          </wp:anchor>
        </w:drawing>
      </w:r>
      <w:r w:rsidRPr="003C1178">
        <w:rPr>
          <w:noProof/>
          <w:lang w:eastAsia="en-GB"/>
        </w:rPr>
        <w:drawing>
          <wp:inline distT="0" distB="0" distL="0" distR="0" wp14:anchorId="3152E3C8" wp14:editId="53F9369D">
            <wp:extent cx="3219450" cy="17481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9450" cy="1748155"/>
                    </a:xfrm>
                    <a:prstGeom prst="rect">
                      <a:avLst/>
                    </a:prstGeom>
                    <a:noFill/>
                    <a:ln>
                      <a:noFill/>
                    </a:ln>
                  </pic:spPr>
                </pic:pic>
              </a:graphicData>
            </a:graphic>
          </wp:inline>
        </w:drawing>
      </w:r>
    </w:p>
    <w:p w14:paraId="399124C3" w14:textId="2FE56928" w:rsidR="003C1178" w:rsidRPr="003C1178" w:rsidRDefault="00911080" w:rsidP="003C1178">
      <w:pPr>
        <w:pStyle w:val="Caption"/>
        <w:ind w:left="431"/>
        <w:rPr>
          <w:i/>
        </w:rPr>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w:t>
      </w:r>
      <w:r w:rsidR="00997AB1" w:rsidRPr="003C1178">
        <w:rPr>
          <w:noProof/>
        </w:rPr>
        <w:fldChar w:fldCharType="end"/>
      </w:r>
      <w:r w:rsidRPr="003C1178">
        <w:t xml:space="preserve"> - A screen comparison to show the relative size of buttons and icons. </w:t>
      </w:r>
      <w:r w:rsidR="00923EDE" w:rsidRPr="003C1178">
        <w:t xml:space="preserve">The </w:t>
      </w:r>
      <w:r w:rsidR="00F91F57" w:rsidRPr="003C1178">
        <w:t xml:space="preserve">application </w:t>
      </w:r>
      <w:r w:rsidR="00923EDE" w:rsidRPr="003C1178">
        <w:t>design ensure</w:t>
      </w:r>
      <w:r w:rsidR="0089361A" w:rsidRPr="003C1178">
        <w:t>s</w:t>
      </w:r>
      <w:r w:rsidR="00923EDE" w:rsidRPr="003C1178">
        <w:t xml:space="preserve"> that buttons </w:t>
      </w:r>
      <w:r w:rsidR="0089361A" w:rsidRPr="003C1178">
        <w:t xml:space="preserve">are </w:t>
      </w:r>
      <w:r w:rsidR="00923EDE" w:rsidRPr="003C1178">
        <w:t xml:space="preserve">easy to press and difficult to miss. </w:t>
      </w:r>
      <w:del w:id="486" w:author="Mary Holderby" w:date="2019-02-26T05:38:00Z">
        <w:r w:rsidR="00923EDE" w:rsidRPr="003C1178" w:rsidDel="004377DB">
          <w:delText xml:space="preserve">Unlike </w:delText>
        </w:r>
      </w:del>
      <w:ins w:id="487" w:author="Mary Holderby" w:date="2019-02-26T05:38:00Z">
        <w:r w:rsidR="004377DB">
          <w:t>This is in contrast to</w:t>
        </w:r>
        <w:r w:rsidR="004377DB" w:rsidRPr="003C1178">
          <w:t xml:space="preserve"> </w:t>
        </w:r>
      </w:ins>
      <w:r w:rsidR="00923EDE" w:rsidRPr="003C1178">
        <w:t xml:space="preserve">the BBC news </w:t>
      </w:r>
      <w:r w:rsidR="00F91F57" w:rsidRPr="003C1178">
        <w:t xml:space="preserve">application </w:t>
      </w:r>
      <w:r w:rsidR="00923EDE" w:rsidRPr="003C1178">
        <w:t xml:space="preserve">which </w:t>
      </w:r>
      <w:r w:rsidR="0089361A" w:rsidRPr="003C1178">
        <w:t xml:space="preserve">has smaller buttons which are also difficult to see due to them being the same as the background (see the title bar) </w:t>
      </w:r>
      <w:r w:rsidRPr="003C1178">
        <w:t xml:space="preserve">Both screens </w:t>
      </w:r>
      <w:ins w:id="488" w:author="Mary Holderby" w:date="2019-02-26T05:39:00Z">
        <w:r w:rsidR="004377DB">
          <w:t xml:space="preserve">are shown with </w:t>
        </w:r>
      </w:ins>
      <w:del w:id="489" w:author="Mary Holderby" w:date="2019-02-26T05:38:00Z">
        <w:r w:rsidRPr="003C1178" w:rsidDel="004377DB">
          <w:delText>have been created</w:delText>
        </w:r>
      </w:del>
      <w:r w:rsidRPr="003C1178">
        <w:t xml:space="preserve"> the same height and width</w:t>
      </w:r>
      <w:r w:rsidR="0089361A" w:rsidRPr="003C1178">
        <w:t xml:space="preserve"> </w:t>
      </w:r>
      <w:r w:rsidRPr="003C1178">
        <w:t>(BBC, 2019). This is an indicator of how large the icons and buttons</w:t>
      </w:r>
      <w:r w:rsidR="0089361A" w:rsidRPr="003C1178">
        <w:t xml:space="preserve"> </w:t>
      </w:r>
      <w:r w:rsidRPr="003C1178">
        <w:t>for the proposed Interactive design.</w:t>
      </w:r>
      <w:r w:rsidR="00A50A06" w:rsidRPr="003C1178">
        <w:t xml:space="preserve"> It clearly demonstrates the simplicity and ease of interaction with the main screen opposed to the </w:t>
      </w:r>
      <w:del w:id="490" w:author="Mary Holderby" w:date="2019-02-26T05:39:00Z">
        <w:r w:rsidR="00A50A06" w:rsidRPr="003C1178" w:rsidDel="004377DB">
          <w:delText xml:space="preserve">distraction </w:delText>
        </w:r>
      </w:del>
      <w:ins w:id="491" w:author="Mary Holderby" w:date="2019-02-26T05:39:00Z">
        <w:r w:rsidR="004377DB">
          <w:t>usability problems as</w:t>
        </w:r>
        <w:r w:rsidR="004377DB" w:rsidRPr="003C1178">
          <w:t xml:space="preserve"> </w:t>
        </w:r>
      </w:ins>
      <w:r w:rsidR="00A50A06" w:rsidRPr="003C1178">
        <w:t>presented by the BBC</w:t>
      </w:r>
      <w:ins w:id="492" w:author="Mary Holderby" w:date="2019-02-26T05:39:00Z">
        <w:r w:rsidR="004377DB">
          <w:t xml:space="preserve"> application</w:t>
        </w:r>
      </w:ins>
      <w:r w:rsidR="00A50A06" w:rsidRPr="003C1178">
        <w:t>.</w:t>
      </w:r>
    </w:p>
    <w:p w14:paraId="74B38395" w14:textId="0078E90C" w:rsidR="00D63904" w:rsidRPr="003C1178" w:rsidRDefault="003B37FF" w:rsidP="00015C9C">
      <w:pPr>
        <w:pStyle w:val="Heading1"/>
        <w:spacing w:before="240" w:after="120" w:line="360" w:lineRule="auto"/>
        <w:ind w:left="431" w:hanging="431"/>
      </w:pPr>
      <w:bookmarkStart w:id="493" w:name="_Toc2052871"/>
      <w:r w:rsidRPr="003C1178">
        <w:lastRenderedPageBreak/>
        <w:t>Stakeholder and Task Analysi</w:t>
      </w:r>
      <w:r w:rsidR="00D63904" w:rsidRPr="003C1178">
        <w:t>s</w:t>
      </w:r>
      <w:bookmarkEnd w:id="493"/>
    </w:p>
    <w:p w14:paraId="25CBEACF" w14:textId="77777777" w:rsidR="003B37FF" w:rsidRPr="003C1178" w:rsidRDefault="003B37FF" w:rsidP="00E95C78">
      <w:pPr>
        <w:spacing w:line="360" w:lineRule="auto"/>
        <w:ind w:left="397"/>
      </w:pPr>
      <w:r w:rsidRPr="003C1178">
        <w:t xml:space="preserve">The stakeholders who will be inputting and updating information for this device and who will be interacting through this device include: </w:t>
      </w:r>
    </w:p>
    <w:p w14:paraId="1AFBCE75" w14:textId="77777777" w:rsidR="003B37FF" w:rsidRPr="003C1178" w:rsidRDefault="003B37FF" w:rsidP="00522A00">
      <w:pPr>
        <w:pStyle w:val="NoSpacing"/>
        <w:numPr>
          <w:ilvl w:val="0"/>
          <w:numId w:val="14"/>
        </w:numPr>
      </w:pPr>
      <w:r w:rsidRPr="003C1178">
        <w:t>Individual in home: primary user</w:t>
      </w:r>
    </w:p>
    <w:p w14:paraId="492C2E61" w14:textId="77777777" w:rsidR="003B37FF" w:rsidRPr="003C1178" w:rsidRDefault="003B37FF" w:rsidP="00522A00">
      <w:pPr>
        <w:pStyle w:val="NoSpacing"/>
        <w:numPr>
          <w:ilvl w:val="0"/>
          <w:numId w:val="14"/>
        </w:numPr>
      </w:pPr>
      <w:r w:rsidRPr="003C1178">
        <w:t>Medical staff: doctor, nurse, therapists</w:t>
      </w:r>
    </w:p>
    <w:p w14:paraId="3EFC0AD7" w14:textId="77777777" w:rsidR="003B37FF" w:rsidRPr="003C1178" w:rsidRDefault="003B37FF" w:rsidP="00522A00">
      <w:pPr>
        <w:pStyle w:val="NoSpacing"/>
        <w:numPr>
          <w:ilvl w:val="0"/>
          <w:numId w:val="14"/>
        </w:numPr>
      </w:pPr>
      <w:r w:rsidRPr="003C1178">
        <w:t>Emergency services: ambulance, fire personnel</w:t>
      </w:r>
    </w:p>
    <w:p w14:paraId="29F16A5A" w14:textId="215F1619" w:rsidR="003B37FF" w:rsidRPr="003C1178" w:rsidRDefault="00F91F57" w:rsidP="00522A00">
      <w:pPr>
        <w:pStyle w:val="NoSpacing"/>
        <w:numPr>
          <w:ilvl w:val="0"/>
          <w:numId w:val="14"/>
        </w:numPr>
      </w:pPr>
      <w:r w:rsidRPr="003C1178">
        <w:t>Developers</w:t>
      </w:r>
      <w:r w:rsidR="00066A16" w:rsidRPr="003C1178">
        <w:t>:</w:t>
      </w:r>
      <w:r w:rsidR="003B37FF" w:rsidRPr="003C1178">
        <w:t xml:space="preserve"> robot, interaction system</w:t>
      </w:r>
    </w:p>
    <w:p w14:paraId="2D89D277" w14:textId="77777777" w:rsidR="00495E25" w:rsidRPr="003C1178" w:rsidRDefault="00495E25" w:rsidP="00E95C78">
      <w:pPr>
        <w:pStyle w:val="NoSpacing"/>
        <w:spacing w:line="360" w:lineRule="auto"/>
        <w:ind w:left="397"/>
      </w:pPr>
    </w:p>
    <w:p w14:paraId="1B5BFBEB" w14:textId="77777777" w:rsidR="003B37FF" w:rsidRPr="003C1178" w:rsidRDefault="003B37FF" w:rsidP="00750A68">
      <w:pPr>
        <w:spacing w:line="360" w:lineRule="auto"/>
        <w:ind w:left="397"/>
      </w:pPr>
      <w:r w:rsidRPr="003C1178">
        <w:t>The location in which this device will be used:</w:t>
      </w:r>
    </w:p>
    <w:p w14:paraId="32DC344C" w14:textId="2BB8BEA8" w:rsidR="003B37FF" w:rsidRPr="003C1178" w:rsidRDefault="003B37FF" w:rsidP="003B37FF">
      <w:pPr>
        <w:pStyle w:val="NoSpacing"/>
        <w:numPr>
          <w:ilvl w:val="0"/>
          <w:numId w:val="11"/>
        </w:numPr>
      </w:pPr>
      <w:r w:rsidRPr="003C1178">
        <w:t>Primary use within home which has smart</w:t>
      </w:r>
      <w:r w:rsidR="00A50A06" w:rsidRPr="003C1178">
        <w:t xml:space="preserve"> </w:t>
      </w:r>
      <w:r w:rsidRPr="003C1178">
        <w:t>device monitoring of energy use</w:t>
      </w:r>
    </w:p>
    <w:p w14:paraId="44CF1DDA" w14:textId="77777777" w:rsidR="003B37FF" w:rsidRPr="003C1178" w:rsidRDefault="003B37FF" w:rsidP="003B37FF">
      <w:pPr>
        <w:pStyle w:val="NoSpacing"/>
        <w:numPr>
          <w:ilvl w:val="0"/>
          <w:numId w:val="11"/>
        </w:numPr>
      </w:pPr>
      <w:r w:rsidRPr="003C1178">
        <w:t>Secondary use within medical offices of doctor, nurse, and variety of therapist locations</w:t>
      </w:r>
    </w:p>
    <w:p w14:paraId="58B910A8" w14:textId="77777777" w:rsidR="00071BB6" w:rsidRPr="003C1178" w:rsidRDefault="00071BB6" w:rsidP="00071BB6">
      <w:pPr>
        <w:pStyle w:val="NoSpacing"/>
        <w:ind w:left="1080"/>
      </w:pPr>
    </w:p>
    <w:p w14:paraId="12661665" w14:textId="26041057" w:rsidR="00A50A06" w:rsidRPr="003C1178" w:rsidRDefault="00A50A06" w:rsidP="00750A68">
      <w:pPr>
        <w:spacing w:line="360" w:lineRule="auto"/>
        <w:ind w:left="397"/>
      </w:pPr>
      <w:r w:rsidRPr="003C1178">
        <w:t xml:space="preserve">The medication functionality has been designed with the hope </w:t>
      </w:r>
      <w:del w:id="494" w:author="Mary Holderby" w:date="2019-02-26T05:40:00Z">
        <w:r w:rsidRPr="003C1178" w:rsidDel="004377DB">
          <w:delText xml:space="preserve">of </w:delText>
        </w:r>
      </w:del>
      <w:ins w:id="495" w:author="Mary Holderby" w:date="2019-02-26T05:40:00Z">
        <w:r w:rsidR="004377DB">
          <w:t>that</w:t>
        </w:r>
        <w:r w:rsidR="004377DB" w:rsidRPr="003C1178">
          <w:t xml:space="preserve"> </w:t>
        </w:r>
      </w:ins>
      <w:r w:rsidRPr="003C1178">
        <w:t xml:space="preserve">a medical member of staff </w:t>
      </w:r>
      <w:ins w:id="496" w:author="Mary Holderby" w:date="2019-02-26T05:40:00Z">
        <w:r w:rsidR="004377DB">
          <w:t xml:space="preserve">will </w:t>
        </w:r>
      </w:ins>
      <w:r w:rsidRPr="003C1178">
        <w:t>work</w:t>
      </w:r>
      <w:del w:id="497" w:author="Mary Holderby" w:date="2019-02-26T05:40:00Z">
        <w:r w:rsidRPr="003C1178" w:rsidDel="004377DB">
          <w:delText>ing</w:delText>
        </w:r>
      </w:del>
      <w:r w:rsidRPr="003C1178">
        <w:t xml:space="preserve"> in conjunction with the user to update the details of a users’ medication. In the same manner the exercise area could be updated in conjunction with a physiotherapist who may recommend new activities. </w:t>
      </w:r>
    </w:p>
    <w:p w14:paraId="57D4B11D" w14:textId="3EEAA223" w:rsidR="003B37FF" w:rsidRPr="003C1178" w:rsidRDefault="003B37FF" w:rsidP="00750A68">
      <w:pPr>
        <w:spacing w:line="360" w:lineRule="auto"/>
        <w:ind w:left="397"/>
      </w:pPr>
      <w:r w:rsidRPr="003C1178">
        <w:t>The details of the personae for whom the interaction device has been designed ap</w:t>
      </w:r>
      <w:r w:rsidR="00CE146E" w:rsidRPr="003C1178">
        <w:t xml:space="preserve">pear in the Appendix as </w:t>
      </w:r>
      <w:r w:rsidR="00CE146E" w:rsidRPr="003C1178">
        <w:fldChar w:fldCharType="begin"/>
      </w:r>
      <w:r w:rsidR="00CE146E" w:rsidRPr="003C1178">
        <w:instrText xml:space="preserve"> REF _Ref442604 \r \h </w:instrText>
      </w:r>
      <w:r w:rsidR="003C1178" w:rsidRPr="003C1178">
        <w:instrText xml:space="preserve"> \* MERGEFORMAT </w:instrText>
      </w:r>
      <w:r w:rsidR="00CE146E" w:rsidRPr="003C1178">
        <w:fldChar w:fldCharType="separate"/>
      </w:r>
      <w:r w:rsidR="00E67EC7">
        <w:t>6.2</w:t>
      </w:r>
      <w:r w:rsidR="00CE146E" w:rsidRPr="003C1178">
        <w:fldChar w:fldCharType="end"/>
      </w:r>
      <w:r w:rsidR="00CE146E" w:rsidRPr="003C1178">
        <w:t xml:space="preserve"> Personae</w:t>
      </w:r>
      <w:r w:rsidRPr="003C1178">
        <w:t>.</w:t>
      </w:r>
      <w:r w:rsidR="00FB1EFF" w:rsidRPr="003C1178">
        <w:t xml:space="preserve"> </w:t>
      </w:r>
    </w:p>
    <w:p w14:paraId="159B80E0" w14:textId="77777777" w:rsidR="00C13D92" w:rsidRPr="003C1178" w:rsidRDefault="00F2257A" w:rsidP="00071BB6">
      <w:pPr>
        <w:pStyle w:val="Heading1"/>
        <w:spacing w:before="240" w:after="120" w:line="360" w:lineRule="auto"/>
        <w:ind w:left="431" w:hanging="431"/>
      </w:pPr>
      <w:bookmarkStart w:id="498" w:name="_Toc2052872"/>
      <w:r w:rsidRPr="003C1178">
        <w:t>Requirements Analysis</w:t>
      </w:r>
      <w:bookmarkEnd w:id="498"/>
    </w:p>
    <w:p w14:paraId="09ABD4F7" w14:textId="4E5B9515" w:rsidR="00CE29C6" w:rsidRPr="003C1178" w:rsidRDefault="00071BB6" w:rsidP="00750A68">
      <w:pPr>
        <w:spacing w:line="360" w:lineRule="auto"/>
        <w:ind w:left="397"/>
      </w:pPr>
      <w:del w:id="499" w:author="Mary Holderby" w:date="2019-02-26T05:41:00Z">
        <w:r w:rsidRPr="003C1178" w:rsidDel="004377DB">
          <w:delText>Given t</w:delText>
        </w:r>
      </w:del>
      <w:ins w:id="500" w:author="Mary Holderby" w:date="2019-02-26T05:41:00Z">
        <w:r w:rsidR="004377DB">
          <w:t>T</w:t>
        </w:r>
      </w:ins>
      <w:r w:rsidRPr="003C1178">
        <w:t>he requirements listed in the Coursework specification</w:t>
      </w:r>
      <w:ins w:id="501" w:author="Mary Holderby" w:date="2019-02-26T05:41:00Z">
        <w:r w:rsidR="004377DB">
          <w:t xml:space="preserve"> are </w:t>
        </w:r>
      </w:ins>
      <w:del w:id="502" w:author="Mary Holderby" w:date="2019-02-26T05:41:00Z">
        <w:r w:rsidRPr="003C1178" w:rsidDel="004377DB">
          <w:delText xml:space="preserve"> </w:delText>
        </w:r>
        <w:r w:rsidR="00750A68" w:rsidRPr="003C1178" w:rsidDel="004377DB">
          <w:delText>–</w:delText>
        </w:r>
        <w:r w:rsidRPr="003C1178" w:rsidDel="004377DB">
          <w:delText xml:space="preserve"> </w:delText>
        </w:r>
      </w:del>
      <w:r w:rsidR="00750A68" w:rsidRPr="003C1178">
        <w:t xml:space="preserve">a </w:t>
      </w:r>
      <w:r w:rsidRPr="003C1178">
        <w:t>mechanism to undertake exercise, reminders to take medication on time, information on home energy use with tips to minimise when desired, and a home robot to fetch items</w:t>
      </w:r>
      <w:r w:rsidR="00A50A06" w:rsidRPr="003C1178">
        <w:t xml:space="preserve">. The </w:t>
      </w:r>
      <w:r w:rsidR="00185412" w:rsidRPr="003C1178">
        <w:t xml:space="preserve">requirements </w:t>
      </w:r>
      <w:r w:rsidR="00F41B5A" w:rsidRPr="003C1178">
        <w:t>were extended</w:t>
      </w:r>
      <w:ins w:id="503" w:author="Mary Holderby" w:date="2019-02-26T05:41:00Z">
        <w:r w:rsidR="004377DB">
          <w:t xml:space="preserve"> during the design</w:t>
        </w:r>
      </w:ins>
      <w:r w:rsidR="00F41B5A" w:rsidRPr="003C1178">
        <w:t xml:space="preserve"> </w:t>
      </w:r>
      <w:r w:rsidR="00185412" w:rsidRPr="003C1178">
        <w:t xml:space="preserve">to support </w:t>
      </w:r>
      <w:r w:rsidR="00F41B5A" w:rsidRPr="003C1178">
        <w:t xml:space="preserve">interaction with medical staff as the group believed this would be a useful addition. </w:t>
      </w:r>
      <w:r w:rsidR="00C471CE" w:rsidRPr="003C1178">
        <w:t>The system of interactive screens was</w:t>
      </w:r>
      <w:r w:rsidR="00CE29C6" w:rsidRPr="003C1178">
        <w:t xml:space="preserve"> expanded with additional ‘supporting’ screens </w:t>
      </w:r>
      <w:r w:rsidR="00C471CE" w:rsidRPr="003C1178">
        <w:t>to give the user</w:t>
      </w:r>
      <w:r w:rsidR="00CE29C6" w:rsidRPr="003C1178">
        <w:t xml:space="preserve"> a </w:t>
      </w:r>
      <w:r w:rsidR="00C471CE" w:rsidRPr="003C1178">
        <w:t>unified and complete set of interactive opportunities to benefit their lives despite mobility and health issues</w:t>
      </w:r>
      <w:r w:rsidR="00CE29C6" w:rsidRPr="003C1178">
        <w:t>. Thus, the system is structured as:</w:t>
      </w:r>
    </w:p>
    <w:p w14:paraId="2015B510" w14:textId="77777777" w:rsidR="000D1F1D" w:rsidRPr="003C1178" w:rsidRDefault="00CE29C6" w:rsidP="00CE29C6">
      <w:pPr>
        <w:pStyle w:val="NoSpacing"/>
        <w:numPr>
          <w:ilvl w:val="0"/>
          <w:numId w:val="13"/>
        </w:numPr>
      </w:pPr>
      <w:r w:rsidRPr="003C1178">
        <w:t>Log-in Screen</w:t>
      </w:r>
      <w:r w:rsidR="00073740" w:rsidRPr="003C1178">
        <w:t xml:space="preserve"> </w:t>
      </w:r>
    </w:p>
    <w:p w14:paraId="7BCFFC87" w14:textId="77777777" w:rsidR="00CE29C6" w:rsidRDefault="00CE29C6" w:rsidP="00CE29C6">
      <w:pPr>
        <w:pStyle w:val="NoSpacing"/>
        <w:numPr>
          <w:ilvl w:val="0"/>
          <w:numId w:val="13"/>
        </w:numPr>
        <w:rPr>
          <w:ins w:id="504" w:author="Mary Holderby" w:date="2019-02-26T06:04:00Z"/>
        </w:rPr>
      </w:pPr>
      <w:r w:rsidRPr="003C1178">
        <w:t>‘Home’ Screen</w:t>
      </w:r>
      <w:r w:rsidR="00FB1EFF" w:rsidRPr="003C1178">
        <w:t xml:space="preserve"> </w:t>
      </w:r>
    </w:p>
    <w:p w14:paraId="0E90015B" w14:textId="4590B5EF" w:rsidR="00D66B2D" w:rsidRPr="003C1178" w:rsidRDefault="00D66B2D" w:rsidP="00D66B2D">
      <w:pPr>
        <w:pStyle w:val="NoSpacing"/>
        <w:numPr>
          <w:ilvl w:val="1"/>
          <w:numId w:val="13"/>
        </w:numPr>
        <w:pPrChange w:id="505" w:author="Mary Holderby" w:date="2019-02-26T06:04:00Z">
          <w:pPr>
            <w:pStyle w:val="NoSpacing"/>
            <w:numPr>
              <w:numId w:val="13"/>
            </w:numPr>
            <w:ind w:left="1080" w:hanging="360"/>
          </w:pPr>
        </w:pPrChange>
      </w:pPr>
      <w:ins w:id="506" w:author="Mary Holderby" w:date="2019-02-26T06:04:00Z">
        <w:r>
          <w:t>Overlay Help Message</w:t>
        </w:r>
      </w:ins>
    </w:p>
    <w:p w14:paraId="7517BF73" w14:textId="37AE34B5" w:rsidR="00CE29C6" w:rsidRDefault="00CE29C6" w:rsidP="00D66B2D">
      <w:pPr>
        <w:pStyle w:val="NoSpacing"/>
        <w:numPr>
          <w:ilvl w:val="0"/>
          <w:numId w:val="13"/>
        </w:numPr>
        <w:rPr>
          <w:ins w:id="507" w:author="Mary Holderby" w:date="2019-02-26T06:04:00Z"/>
        </w:rPr>
        <w:pPrChange w:id="508" w:author="Mary Holderby" w:date="2019-02-26T06:04:00Z">
          <w:pPr>
            <w:pStyle w:val="NoSpacing"/>
            <w:numPr>
              <w:ilvl w:val="1"/>
              <w:numId w:val="13"/>
            </w:numPr>
            <w:ind w:left="1440" w:hanging="360"/>
          </w:pPr>
        </w:pPrChange>
      </w:pPr>
      <w:r w:rsidRPr="003C1178">
        <w:t>Medic</w:t>
      </w:r>
      <w:r w:rsidR="00185412" w:rsidRPr="003C1178">
        <w:t>ation</w:t>
      </w:r>
      <w:ins w:id="509" w:author="Mary Holderby" w:date="2019-02-26T05:59:00Z">
        <w:r w:rsidR="000F7249">
          <w:t xml:space="preserve"> Screen</w:t>
        </w:r>
      </w:ins>
    </w:p>
    <w:p w14:paraId="1B16DB09" w14:textId="56DD9AFF" w:rsidR="00D66B2D" w:rsidRPr="003C1178" w:rsidRDefault="00D66B2D" w:rsidP="00D66B2D">
      <w:pPr>
        <w:pStyle w:val="NoSpacing"/>
        <w:numPr>
          <w:ilvl w:val="1"/>
          <w:numId w:val="13"/>
        </w:numPr>
      </w:pPr>
      <w:ins w:id="510" w:author="Mary Holderby" w:date="2019-02-26T06:04:00Z">
        <w:r>
          <w:t>Overlay Warning Message</w:t>
        </w:r>
      </w:ins>
    </w:p>
    <w:p w14:paraId="2B189B16" w14:textId="046EE9EF" w:rsidR="00CE29C6" w:rsidRPr="003C1178" w:rsidRDefault="00CE29C6" w:rsidP="00D66B2D">
      <w:pPr>
        <w:pStyle w:val="NoSpacing"/>
        <w:numPr>
          <w:ilvl w:val="0"/>
          <w:numId w:val="13"/>
        </w:numPr>
        <w:pPrChange w:id="511" w:author="Mary Holderby" w:date="2019-02-26T06:05:00Z">
          <w:pPr>
            <w:pStyle w:val="NoSpacing"/>
            <w:numPr>
              <w:ilvl w:val="2"/>
              <w:numId w:val="13"/>
            </w:numPr>
            <w:ind w:left="1800" w:hanging="360"/>
          </w:pPr>
        </w:pPrChange>
      </w:pPr>
      <w:r w:rsidRPr="003C1178">
        <w:t xml:space="preserve">Medication </w:t>
      </w:r>
      <w:del w:id="512" w:author="Mary Holderby" w:date="2019-02-26T05:59:00Z">
        <w:r w:rsidRPr="003C1178" w:rsidDel="000F7249">
          <w:delText>Taken</w:delText>
        </w:r>
      </w:del>
      <w:ins w:id="513" w:author="Mary Holderby" w:date="2019-02-26T05:59:00Z">
        <w:r w:rsidR="000F7249">
          <w:t>Screen Change Day</w:t>
        </w:r>
      </w:ins>
    </w:p>
    <w:p w14:paraId="6A025BA7" w14:textId="77777777" w:rsidR="00CE29C6" w:rsidRPr="003C1178" w:rsidRDefault="00CE29C6" w:rsidP="00D66B2D">
      <w:pPr>
        <w:pStyle w:val="NoSpacing"/>
        <w:numPr>
          <w:ilvl w:val="0"/>
          <w:numId w:val="13"/>
        </w:numPr>
        <w:pPrChange w:id="514" w:author="Mary Holderby" w:date="2019-02-26T06:05:00Z">
          <w:pPr>
            <w:pStyle w:val="NoSpacing"/>
            <w:numPr>
              <w:ilvl w:val="3"/>
              <w:numId w:val="13"/>
            </w:numPr>
            <w:ind w:left="2160" w:hanging="360"/>
          </w:pPr>
        </w:pPrChange>
      </w:pPr>
      <w:r w:rsidRPr="003C1178">
        <w:t>Add Medication</w:t>
      </w:r>
    </w:p>
    <w:p w14:paraId="77830C80" w14:textId="77777777" w:rsidR="00CE29C6" w:rsidRPr="003C1178" w:rsidRDefault="00CE29C6" w:rsidP="00D66B2D">
      <w:pPr>
        <w:pStyle w:val="NoSpacing"/>
        <w:numPr>
          <w:ilvl w:val="0"/>
          <w:numId w:val="13"/>
        </w:numPr>
        <w:pPrChange w:id="515" w:author="Mary Holderby" w:date="2019-02-26T06:05:00Z">
          <w:pPr>
            <w:pStyle w:val="NoSpacing"/>
            <w:numPr>
              <w:ilvl w:val="3"/>
              <w:numId w:val="13"/>
            </w:numPr>
            <w:ind w:left="2160" w:hanging="360"/>
          </w:pPr>
        </w:pPrChange>
      </w:pPr>
      <w:r w:rsidRPr="003C1178">
        <w:t>Medication - Details</w:t>
      </w:r>
    </w:p>
    <w:p w14:paraId="79838DD9" w14:textId="77777777" w:rsidR="00CE29C6" w:rsidRPr="003C1178" w:rsidRDefault="00CE29C6" w:rsidP="00D66B2D">
      <w:pPr>
        <w:pStyle w:val="NoSpacing"/>
        <w:numPr>
          <w:ilvl w:val="0"/>
          <w:numId w:val="13"/>
        </w:numPr>
        <w:pPrChange w:id="516" w:author="Mary Holderby" w:date="2019-02-26T06:05:00Z">
          <w:pPr>
            <w:pStyle w:val="NoSpacing"/>
            <w:numPr>
              <w:ilvl w:val="1"/>
              <w:numId w:val="13"/>
            </w:numPr>
            <w:ind w:left="1440" w:hanging="360"/>
          </w:pPr>
        </w:pPrChange>
      </w:pPr>
      <w:r w:rsidRPr="003C1178">
        <w:t>Home Energy</w:t>
      </w:r>
    </w:p>
    <w:p w14:paraId="46E5A7B5" w14:textId="48D3D6CA" w:rsidR="00CE29C6" w:rsidRPr="003C1178" w:rsidRDefault="00CE29C6" w:rsidP="00D66B2D">
      <w:pPr>
        <w:pStyle w:val="NoSpacing"/>
        <w:numPr>
          <w:ilvl w:val="0"/>
          <w:numId w:val="13"/>
        </w:numPr>
        <w:pPrChange w:id="517" w:author="Mary Holderby" w:date="2019-02-26T06:05:00Z">
          <w:pPr>
            <w:pStyle w:val="NoSpacing"/>
            <w:numPr>
              <w:ilvl w:val="2"/>
              <w:numId w:val="13"/>
            </w:numPr>
            <w:ind w:left="1800" w:hanging="360"/>
          </w:pPr>
        </w:pPrChange>
      </w:pPr>
      <w:del w:id="518" w:author="Mary Holderby" w:date="2019-02-26T06:00:00Z">
        <w:r w:rsidRPr="003C1178" w:rsidDel="000F7249">
          <w:delText xml:space="preserve">Weekly </w:delText>
        </w:r>
      </w:del>
      <w:r w:rsidRPr="003C1178">
        <w:t xml:space="preserve">Energy </w:t>
      </w:r>
      <w:del w:id="519" w:author="Mary Holderby" w:date="2019-02-26T06:00:00Z">
        <w:r w:rsidRPr="003C1178" w:rsidDel="000F7249">
          <w:delText>Usage Chart</w:delText>
        </w:r>
      </w:del>
      <w:ins w:id="520" w:author="Mary Holderby" w:date="2019-02-26T06:00:00Z">
        <w:r w:rsidR="000F7249">
          <w:t>Breakdown Screen</w:t>
        </w:r>
      </w:ins>
    </w:p>
    <w:p w14:paraId="735F978D" w14:textId="5A0A7FD9" w:rsidR="00CE29C6" w:rsidRPr="003C1178" w:rsidDel="000F7249" w:rsidRDefault="00CE29C6" w:rsidP="00CE29C6">
      <w:pPr>
        <w:pStyle w:val="NoSpacing"/>
        <w:numPr>
          <w:ilvl w:val="3"/>
          <w:numId w:val="13"/>
        </w:numPr>
        <w:rPr>
          <w:del w:id="521" w:author="Mary Holderby" w:date="2019-02-26T06:00:00Z"/>
        </w:rPr>
      </w:pPr>
      <w:del w:id="522" w:author="Mary Holderby" w:date="2019-02-26T06:00:00Z">
        <w:r w:rsidRPr="003C1178" w:rsidDel="000F7249">
          <w:lastRenderedPageBreak/>
          <w:delText>Energy</w:delText>
        </w:r>
        <w:r w:rsidR="00CA3ED3" w:rsidRPr="003C1178" w:rsidDel="000F7249">
          <w:delText xml:space="preserve"> in Use Now</w:delText>
        </w:r>
      </w:del>
    </w:p>
    <w:p w14:paraId="35460365" w14:textId="77281564" w:rsidR="00CA3ED3" w:rsidRPr="003C1178" w:rsidRDefault="00CA3ED3" w:rsidP="00D66B2D">
      <w:pPr>
        <w:pStyle w:val="NoSpacing"/>
        <w:numPr>
          <w:ilvl w:val="0"/>
          <w:numId w:val="13"/>
        </w:numPr>
        <w:pPrChange w:id="523" w:author="Mary Holderby" w:date="2019-02-26T06:05:00Z">
          <w:pPr>
            <w:pStyle w:val="NoSpacing"/>
            <w:numPr>
              <w:ilvl w:val="3"/>
              <w:numId w:val="13"/>
            </w:numPr>
            <w:ind w:left="2160" w:hanging="360"/>
          </w:pPr>
        </w:pPrChange>
      </w:pPr>
      <w:del w:id="524" w:author="Mary Holderby" w:date="2019-02-26T06:01:00Z">
        <w:r w:rsidRPr="003C1178" w:rsidDel="00D66B2D">
          <w:delText>A</w:delText>
        </w:r>
      </w:del>
      <w:del w:id="525" w:author="Mary Holderby" w:date="2019-02-26T06:00:00Z">
        <w:r w:rsidRPr="003C1178" w:rsidDel="00D66B2D">
          <w:delText xml:space="preserve">dd </w:delText>
        </w:r>
      </w:del>
      <w:r w:rsidRPr="003C1178">
        <w:t>Smart Appliances</w:t>
      </w:r>
      <w:ins w:id="526" w:author="Mary Holderby" w:date="2019-02-26T06:01:00Z">
        <w:r w:rsidR="00D66B2D">
          <w:t xml:space="preserve"> Screen</w:t>
        </w:r>
      </w:ins>
    </w:p>
    <w:p w14:paraId="59FD073E" w14:textId="57C9A0D3" w:rsidR="00CE29C6" w:rsidRPr="003C1178" w:rsidRDefault="00CE29C6" w:rsidP="00D66B2D">
      <w:pPr>
        <w:pStyle w:val="NoSpacing"/>
        <w:numPr>
          <w:ilvl w:val="0"/>
          <w:numId w:val="13"/>
        </w:numPr>
        <w:pPrChange w:id="527" w:author="Mary Holderby" w:date="2019-02-26T06:05:00Z">
          <w:pPr>
            <w:pStyle w:val="NoSpacing"/>
            <w:numPr>
              <w:ilvl w:val="1"/>
              <w:numId w:val="13"/>
            </w:numPr>
            <w:ind w:left="1440" w:hanging="360"/>
          </w:pPr>
        </w:pPrChange>
      </w:pPr>
      <w:r w:rsidRPr="003C1178">
        <w:t>Exercise</w:t>
      </w:r>
      <w:ins w:id="528" w:author="Mary Holderby" w:date="2019-02-26T06:01:00Z">
        <w:r w:rsidR="00D66B2D">
          <w:t xml:space="preserve"> Screen</w:t>
        </w:r>
      </w:ins>
    </w:p>
    <w:p w14:paraId="5B0BAF49" w14:textId="6D2BB676" w:rsidR="00CA3ED3" w:rsidRPr="003C1178" w:rsidDel="00D66B2D" w:rsidRDefault="00CA3ED3" w:rsidP="00CA3ED3">
      <w:pPr>
        <w:pStyle w:val="NoSpacing"/>
        <w:numPr>
          <w:ilvl w:val="2"/>
          <w:numId w:val="13"/>
        </w:numPr>
        <w:rPr>
          <w:del w:id="529" w:author="Mary Holderby" w:date="2019-02-26T06:01:00Z"/>
        </w:rPr>
      </w:pPr>
      <w:del w:id="530" w:author="Mary Holderby" w:date="2019-02-26T06:01:00Z">
        <w:r w:rsidRPr="003C1178" w:rsidDel="00D66B2D">
          <w:delText xml:space="preserve">Available Exercises </w:delText>
        </w:r>
      </w:del>
    </w:p>
    <w:p w14:paraId="6A507496" w14:textId="4557032A" w:rsidR="00CA3ED3" w:rsidRPr="003C1178" w:rsidDel="00D66B2D" w:rsidRDefault="00CA3ED3" w:rsidP="00CA3ED3">
      <w:pPr>
        <w:pStyle w:val="NoSpacing"/>
        <w:numPr>
          <w:ilvl w:val="3"/>
          <w:numId w:val="13"/>
        </w:numPr>
        <w:rPr>
          <w:moveFrom w:id="531" w:author="Mary Holderby" w:date="2019-02-26T06:01:00Z"/>
        </w:rPr>
      </w:pPr>
      <w:moveFromRangeStart w:id="532" w:author="Mary Holderby" w:date="2019-02-26T06:01:00Z" w:name="move2053313"/>
      <w:moveFrom w:id="533" w:author="Mary Holderby" w:date="2019-02-26T06:01:00Z">
        <w:r w:rsidRPr="003C1178" w:rsidDel="00D66B2D">
          <w:t>Exercise Run-Through</w:t>
        </w:r>
      </w:moveFrom>
    </w:p>
    <w:moveFromRangeEnd w:id="532"/>
    <w:p w14:paraId="2B957C01" w14:textId="7810C2FB" w:rsidR="00CA3ED3" w:rsidRDefault="00CA3ED3" w:rsidP="00D66B2D">
      <w:pPr>
        <w:pStyle w:val="NoSpacing"/>
        <w:numPr>
          <w:ilvl w:val="0"/>
          <w:numId w:val="13"/>
        </w:numPr>
        <w:rPr>
          <w:ins w:id="534" w:author="Mary Holderby" w:date="2019-02-26T06:01:00Z"/>
        </w:rPr>
        <w:pPrChange w:id="535" w:author="Mary Holderby" w:date="2019-02-26T06:05:00Z">
          <w:pPr>
            <w:pStyle w:val="NoSpacing"/>
            <w:numPr>
              <w:ilvl w:val="2"/>
              <w:numId w:val="13"/>
            </w:numPr>
            <w:ind w:left="1800" w:hanging="360"/>
          </w:pPr>
        </w:pPrChange>
      </w:pPr>
      <w:r w:rsidRPr="003C1178">
        <w:t>Add Exercises</w:t>
      </w:r>
      <w:ins w:id="536" w:author="Mary Holderby" w:date="2019-02-26T06:01:00Z">
        <w:r w:rsidR="00D66B2D">
          <w:t xml:space="preserve"> Screen</w:t>
        </w:r>
      </w:ins>
    </w:p>
    <w:p w14:paraId="32DD8A56" w14:textId="77777777" w:rsidR="00D66B2D" w:rsidRPr="003C1178" w:rsidRDefault="00D66B2D" w:rsidP="00D66B2D">
      <w:pPr>
        <w:pStyle w:val="NoSpacing"/>
        <w:numPr>
          <w:ilvl w:val="0"/>
          <w:numId w:val="13"/>
        </w:numPr>
        <w:rPr>
          <w:moveTo w:id="537" w:author="Mary Holderby" w:date="2019-02-26T06:01:00Z"/>
        </w:rPr>
        <w:pPrChange w:id="538" w:author="Mary Holderby" w:date="2019-02-26T06:05:00Z">
          <w:pPr>
            <w:pStyle w:val="NoSpacing"/>
            <w:numPr>
              <w:ilvl w:val="3"/>
              <w:numId w:val="13"/>
            </w:numPr>
            <w:ind w:left="2160" w:hanging="360"/>
          </w:pPr>
        </w:pPrChange>
      </w:pPr>
      <w:moveToRangeStart w:id="539" w:author="Mary Holderby" w:date="2019-02-26T06:01:00Z" w:name="move2053313"/>
      <w:moveTo w:id="540" w:author="Mary Holderby" w:date="2019-02-26T06:01:00Z">
        <w:r w:rsidRPr="003C1178">
          <w:t>Exercise Run-Through</w:t>
        </w:r>
      </w:moveTo>
    </w:p>
    <w:moveToRangeEnd w:id="539"/>
    <w:p w14:paraId="3621343B" w14:textId="77777777" w:rsidR="00D66B2D" w:rsidRPr="003C1178" w:rsidRDefault="00D66B2D" w:rsidP="00D66B2D">
      <w:pPr>
        <w:pStyle w:val="NoSpacing"/>
        <w:ind w:left="1800"/>
        <w:pPrChange w:id="541" w:author="Mary Holderby" w:date="2019-02-26T06:02:00Z">
          <w:pPr>
            <w:pStyle w:val="NoSpacing"/>
            <w:numPr>
              <w:ilvl w:val="2"/>
              <w:numId w:val="13"/>
            </w:numPr>
            <w:ind w:left="1800" w:hanging="360"/>
          </w:pPr>
        </w:pPrChange>
      </w:pPr>
    </w:p>
    <w:p w14:paraId="20C30037" w14:textId="604C1870" w:rsidR="00CE29C6" w:rsidRPr="003C1178" w:rsidRDefault="00D66B2D" w:rsidP="00D66B2D">
      <w:pPr>
        <w:pStyle w:val="NoSpacing"/>
        <w:numPr>
          <w:ilvl w:val="0"/>
          <w:numId w:val="13"/>
        </w:numPr>
        <w:pPrChange w:id="542" w:author="Mary Holderby" w:date="2019-02-26T06:05:00Z">
          <w:pPr>
            <w:pStyle w:val="NoSpacing"/>
            <w:numPr>
              <w:ilvl w:val="1"/>
              <w:numId w:val="13"/>
            </w:numPr>
            <w:ind w:left="1440" w:hanging="360"/>
          </w:pPr>
        </w:pPrChange>
      </w:pPr>
      <w:ins w:id="543" w:author="Mary Holderby" w:date="2019-02-26T06:02:00Z">
        <w:r>
          <w:t xml:space="preserve">Smart </w:t>
        </w:r>
      </w:ins>
      <w:r w:rsidR="00CE29C6" w:rsidRPr="003C1178">
        <w:t>Robot</w:t>
      </w:r>
      <w:ins w:id="544" w:author="Mary Holderby" w:date="2019-02-26T06:02:00Z">
        <w:r>
          <w:t xml:space="preserve"> Cozmo</w:t>
        </w:r>
      </w:ins>
    </w:p>
    <w:p w14:paraId="73EC0D40" w14:textId="625262D7" w:rsidR="00CA3ED3" w:rsidRPr="003C1178" w:rsidDel="00D66B2D" w:rsidRDefault="00CA3ED3" w:rsidP="00CA3ED3">
      <w:pPr>
        <w:pStyle w:val="NoSpacing"/>
        <w:numPr>
          <w:ilvl w:val="2"/>
          <w:numId w:val="13"/>
        </w:numPr>
        <w:rPr>
          <w:del w:id="545" w:author="Mary Holderby" w:date="2019-02-26T06:02:00Z"/>
        </w:rPr>
      </w:pPr>
      <w:del w:id="546" w:author="Mary Holderby" w:date="2019-02-26T06:02:00Z">
        <w:r w:rsidRPr="003C1178" w:rsidDel="00D66B2D">
          <w:delText>Ask robot to bring item</w:delText>
        </w:r>
      </w:del>
    </w:p>
    <w:p w14:paraId="41C55732" w14:textId="77777777" w:rsidR="00CA3ED3" w:rsidRPr="003C1178" w:rsidRDefault="00CA3ED3" w:rsidP="00CA3ED3">
      <w:pPr>
        <w:pStyle w:val="NoSpacing"/>
        <w:numPr>
          <w:ilvl w:val="0"/>
          <w:numId w:val="13"/>
        </w:numPr>
      </w:pPr>
      <w:r w:rsidRPr="003C1178">
        <w:t>Settings Screen</w:t>
      </w:r>
    </w:p>
    <w:p w14:paraId="4AAEF83F" w14:textId="77777777" w:rsidR="00E717E8" w:rsidRPr="003C1178" w:rsidRDefault="00E717E8" w:rsidP="00E717E8">
      <w:pPr>
        <w:pStyle w:val="NoSpacing"/>
        <w:ind w:left="432"/>
      </w:pPr>
    </w:p>
    <w:p w14:paraId="20041532" w14:textId="545D0AF6" w:rsidR="00F41B5A" w:rsidRPr="003C1178" w:rsidRDefault="008E4B4D" w:rsidP="00E717E8">
      <w:pPr>
        <w:spacing w:line="360" w:lineRule="auto"/>
        <w:ind w:left="431"/>
        <w:rPr>
          <w:ins w:id="547" w:author="Gordon Rennie" w:date="2019-02-23T14:56:00Z"/>
        </w:rPr>
      </w:pPr>
      <w:r w:rsidRPr="003C1178">
        <w:t>Simplicity and consistency were</w:t>
      </w:r>
      <w:r w:rsidR="00E717E8" w:rsidRPr="003C1178">
        <w:t xml:space="preserve"> key concept</w:t>
      </w:r>
      <w:r w:rsidRPr="003C1178">
        <w:t xml:space="preserve">s </w:t>
      </w:r>
      <w:r w:rsidR="00F41B5A" w:rsidRPr="003C1178">
        <w:t xml:space="preserve">during the </w:t>
      </w:r>
      <w:r w:rsidR="00E717E8" w:rsidRPr="003C1178">
        <w:t xml:space="preserve">design </w:t>
      </w:r>
      <w:r w:rsidR="00F41B5A" w:rsidRPr="003C1178">
        <w:t xml:space="preserve">process. </w:t>
      </w:r>
      <w:r w:rsidR="00E717E8" w:rsidRPr="003C1178">
        <w:t>For this reason</w:t>
      </w:r>
      <w:r w:rsidR="00F41B5A" w:rsidRPr="003C1178">
        <w:t>,</w:t>
      </w:r>
      <w:r w:rsidR="00E717E8" w:rsidRPr="003C1178">
        <w:t xml:space="preserve"> the </w:t>
      </w:r>
      <w:r w:rsidR="00C471CE" w:rsidRPr="003C1178">
        <w:t>screens were</w:t>
      </w:r>
      <w:r w:rsidR="00E717E8" w:rsidRPr="003C1178">
        <w:t xml:space="preserve"> designed to convey as much information about the function of the application with as little text as possible. </w:t>
      </w:r>
      <w:r w:rsidR="00F41B5A" w:rsidRPr="003C1178">
        <w:t xml:space="preserve">As mentioned above </w:t>
      </w:r>
      <w:r w:rsidR="00C471CE" w:rsidRPr="003C1178">
        <w:t>l</w:t>
      </w:r>
      <w:r w:rsidR="00E717E8" w:rsidRPr="003C1178">
        <w:t>arge buttons with a 3</w:t>
      </w:r>
      <w:r w:rsidR="00F41B5A" w:rsidRPr="003C1178">
        <w:t>D</w:t>
      </w:r>
      <w:r w:rsidR="00E717E8" w:rsidRPr="003C1178">
        <w:t xml:space="preserve"> effect have been used throughout the application to make it clear what can be pressed. Isakovic </w:t>
      </w:r>
      <w:r w:rsidR="00E717E8" w:rsidRPr="003C1178">
        <w:rPr>
          <w:i/>
        </w:rPr>
        <w:t>et al.</w:t>
      </w:r>
      <w:r w:rsidR="00E717E8" w:rsidRPr="003C1178">
        <w:t xml:space="preserve"> (2016) utilized a questionnaire to consider some design criteria which included use of buttons which relied on simple images to convey their purpose. </w:t>
      </w:r>
      <w:r w:rsidRPr="003C1178">
        <w:t xml:space="preserve">Our </w:t>
      </w:r>
      <w:r w:rsidR="00C471CE" w:rsidRPr="003C1178">
        <w:t>design utilizes</w:t>
      </w:r>
      <w:r w:rsidRPr="003C1178">
        <w:t xml:space="preserve"> </w:t>
      </w:r>
      <w:r w:rsidR="00C471CE" w:rsidRPr="003C1178">
        <w:t>these criteria</w:t>
      </w:r>
      <w:r w:rsidRPr="003C1178">
        <w:t xml:space="preserve"> to communicate the functional area on the face of each button. Furthermore, Iskovic </w:t>
      </w:r>
      <w:r w:rsidRPr="003C1178">
        <w:rPr>
          <w:i/>
        </w:rPr>
        <w:t>et al</w:t>
      </w:r>
      <w:r w:rsidRPr="003C1178">
        <w:t>. (2016)</w:t>
      </w:r>
      <w:r w:rsidR="00E717E8" w:rsidRPr="003C1178">
        <w:t xml:space="preserve"> chose colours which were muted and </w:t>
      </w:r>
      <w:r w:rsidR="00F41B5A" w:rsidRPr="003C1178">
        <w:t xml:space="preserve">restricted the functionality of each screen </w:t>
      </w:r>
      <w:r w:rsidR="00E717E8" w:rsidRPr="003C1178">
        <w:t>in their design of an interactive device for older diabetics.</w:t>
      </w:r>
      <w:r w:rsidR="00F41B5A" w:rsidRPr="003C1178">
        <w:t xml:space="preserve"> Our </w:t>
      </w:r>
      <w:r w:rsidR="00F91F57" w:rsidRPr="003C1178">
        <w:t xml:space="preserve">application </w:t>
      </w:r>
      <w:r w:rsidR="00987D07" w:rsidRPr="003C1178">
        <w:t>allows users to personalise the colour scheme</w:t>
      </w:r>
      <w:r w:rsidR="00F41B5A" w:rsidRPr="003C1178">
        <w:t xml:space="preserve">. </w:t>
      </w:r>
    </w:p>
    <w:p w14:paraId="357675FC" w14:textId="5D98E591" w:rsidR="00E717E8" w:rsidRPr="003C1178" w:rsidRDefault="00E717E8" w:rsidP="00E717E8">
      <w:pPr>
        <w:spacing w:line="360" w:lineRule="auto"/>
        <w:ind w:left="431"/>
      </w:pPr>
      <w:r w:rsidRPr="003C1178">
        <w:t xml:space="preserve">The UK Government has provided </w:t>
      </w:r>
      <w:r w:rsidR="008E4B4D" w:rsidRPr="003C1178">
        <w:t>additional</w:t>
      </w:r>
      <w:r w:rsidRPr="003C1178">
        <w:t xml:space="preserve"> design </w:t>
      </w:r>
      <w:r w:rsidR="00F41B5A" w:rsidRPr="003C1178">
        <w:t xml:space="preserve">advice </w:t>
      </w:r>
      <w:r w:rsidRPr="003C1178">
        <w:t xml:space="preserve">for all services </w:t>
      </w:r>
      <w:r w:rsidR="00F41B5A" w:rsidRPr="003C1178">
        <w:t xml:space="preserve">with </w:t>
      </w:r>
      <w:r w:rsidRPr="003C1178">
        <w:t>disabl</w:t>
      </w:r>
      <w:r w:rsidR="00F41B5A" w:rsidRPr="003C1178">
        <w:t xml:space="preserve">ed users </w:t>
      </w:r>
      <w:r w:rsidRPr="003C1178">
        <w:t xml:space="preserve">(Pun, 2016). </w:t>
      </w:r>
      <w:r w:rsidR="00987D07" w:rsidRPr="003C1178">
        <w:t>Their advice suggested</w:t>
      </w:r>
      <w:r w:rsidRPr="003C1178">
        <w:t xml:space="preserve"> </w:t>
      </w:r>
      <w:ins w:id="548" w:author="Mary Holderby" w:date="2019-02-26T06:07:00Z">
        <w:r w:rsidR="00D66B2D">
          <w:t xml:space="preserve">that </w:t>
        </w:r>
      </w:ins>
      <w:r w:rsidRPr="003C1178">
        <w:t>screen elements have a large space around them while not crowding interactions</w:t>
      </w:r>
      <w:r w:rsidR="00987D07" w:rsidRPr="003C1178">
        <w:t>;</w:t>
      </w:r>
      <w:r w:rsidR="008E4B4D" w:rsidRPr="003C1178">
        <w:t xml:space="preserve"> </w:t>
      </w:r>
      <w:r w:rsidR="00987D07" w:rsidRPr="003C1178">
        <w:t xml:space="preserve">they should </w:t>
      </w:r>
      <w:r w:rsidR="008E4B4D" w:rsidRPr="003C1178">
        <w:t>utilise consistent layouts</w:t>
      </w:r>
      <w:r w:rsidRPr="003C1178">
        <w:t xml:space="preserve">. </w:t>
      </w:r>
      <w:del w:id="549" w:author="Mary Holderby" w:date="2019-02-26T06:07:00Z">
        <w:r w:rsidR="008E4B4D" w:rsidRPr="003C1178" w:rsidDel="00D66B2D">
          <w:delText xml:space="preserve">This advice has been </w:delText>
        </w:r>
        <w:r w:rsidRPr="003C1178" w:rsidDel="00D66B2D">
          <w:delText>implemented in our design.</w:delText>
        </w:r>
        <w:r w:rsidR="008E4B4D" w:rsidRPr="003C1178" w:rsidDel="00D66B2D">
          <w:delText xml:space="preserve"> C</w:delText>
        </w:r>
      </w:del>
      <w:ins w:id="550" w:author="Mary Holderby" w:date="2019-02-26T06:07:00Z">
        <w:r w:rsidR="00D66B2D">
          <w:t>For our design, c</w:t>
        </w:r>
      </w:ins>
      <w:r w:rsidR="008E4B4D" w:rsidRPr="003C1178">
        <w:t>onsistency is achieved</w:t>
      </w:r>
      <w:r w:rsidR="00C471CE" w:rsidRPr="003C1178">
        <w:t xml:space="preserve"> through</w:t>
      </w:r>
      <w:r w:rsidR="008E4B4D" w:rsidRPr="003C1178">
        <w:t xml:space="preserve"> use of the same basic layout for our screens, with the time shown in the top right corner, a back button if applicable in the lower left corner, settings / edit in the lower right corner and the main features in the middle of the screen.</w:t>
      </w:r>
    </w:p>
    <w:p w14:paraId="1C990A02" w14:textId="77777777" w:rsidR="00E717E8" w:rsidRPr="003C1178" w:rsidRDefault="00F2257A" w:rsidP="00E717E8">
      <w:pPr>
        <w:pStyle w:val="Heading1"/>
        <w:spacing w:before="240" w:after="120" w:line="360" w:lineRule="auto"/>
        <w:ind w:left="431" w:hanging="431"/>
      </w:pPr>
      <w:bookmarkStart w:id="551" w:name="_Toc2052873"/>
      <w:r w:rsidRPr="003C1178">
        <w:t>Storyboard Design</w:t>
      </w:r>
      <w:bookmarkEnd w:id="551"/>
    </w:p>
    <w:p w14:paraId="3621B0D0" w14:textId="1DDE85D9" w:rsidR="00397025" w:rsidRPr="003C1178" w:rsidRDefault="00E717E8" w:rsidP="006739A8">
      <w:pPr>
        <w:spacing w:line="360" w:lineRule="auto"/>
        <w:ind w:left="397"/>
      </w:pPr>
      <w:r w:rsidRPr="003C1178">
        <w:t>The design as proposed for the presentation on 1</w:t>
      </w:r>
      <w:r w:rsidRPr="003C1178">
        <w:rPr>
          <w:vertAlign w:val="superscript"/>
        </w:rPr>
        <w:t>st</w:t>
      </w:r>
      <w:r w:rsidRPr="003C1178">
        <w:t xml:space="preserve"> February 2019 is shown in the Appendix </w:t>
      </w:r>
      <w:r w:rsidRPr="003C1178">
        <w:fldChar w:fldCharType="begin"/>
      </w:r>
      <w:r w:rsidRPr="003C1178">
        <w:instrText xml:space="preserve"> REF _Ref1546011 \r \h </w:instrText>
      </w:r>
      <w:r w:rsidR="003C1178" w:rsidRPr="003C1178">
        <w:instrText xml:space="preserve"> \* MERGEFORMAT </w:instrText>
      </w:r>
      <w:r w:rsidRPr="003C1178">
        <w:fldChar w:fldCharType="separate"/>
      </w:r>
      <w:r w:rsidR="00E67EC7">
        <w:t>6.4</w:t>
      </w:r>
      <w:r w:rsidRPr="003C1178">
        <w:fldChar w:fldCharType="end"/>
      </w:r>
      <w:r w:rsidRPr="003C1178">
        <w:t xml:space="preserve">. </w:t>
      </w:r>
      <w:r w:rsidR="0098292E" w:rsidRPr="003C1178">
        <w:t>Several</w:t>
      </w:r>
      <w:r w:rsidRPr="003C1178">
        <w:t xml:space="preserve"> alterations were made on the basis of the feedback received from the presentation and also </w:t>
      </w:r>
      <w:r w:rsidR="00D062CB" w:rsidRPr="003C1178">
        <w:t xml:space="preserve">on subsequent </w:t>
      </w:r>
      <w:r w:rsidRPr="003C1178">
        <w:t>lecture material</w:t>
      </w:r>
      <w:r w:rsidR="006739A8" w:rsidRPr="003C1178">
        <w:t xml:space="preserve">. </w:t>
      </w:r>
    </w:p>
    <w:p w14:paraId="6D0B2656" w14:textId="379E245B" w:rsidR="00F41B5A" w:rsidRPr="003C1178" w:rsidRDefault="00F41B5A" w:rsidP="006739A8">
      <w:pPr>
        <w:spacing w:line="360" w:lineRule="auto"/>
        <w:ind w:left="397"/>
      </w:pPr>
      <w:r w:rsidRPr="003C1178">
        <w:t>Alterations due to feedback:</w:t>
      </w:r>
    </w:p>
    <w:p w14:paraId="0E1753AA" w14:textId="77777777" w:rsidR="00EE41E4" w:rsidRPr="003C1178" w:rsidRDefault="00F41B5A" w:rsidP="00F41B5A">
      <w:pPr>
        <w:pStyle w:val="ListParagraph"/>
        <w:numPr>
          <w:ilvl w:val="0"/>
          <w:numId w:val="32"/>
        </w:numPr>
        <w:spacing w:line="360" w:lineRule="auto"/>
      </w:pPr>
      <w:r w:rsidRPr="003C1178">
        <w:lastRenderedPageBreak/>
        <w:t xml:space="preserve">The design </w:t>
      </w:r>
      <w:r w:rsidR="006739A8" w:rsidRPr="003C1178">
        <w:t xml:space="preserve">did not notify the user when a designated time to take a medicine had been missed.  </w:t>
      </w:r>
      <w:r w:rsidR="00EE41E4" w:rsidRPr="003C1178">
        <w:t xml:space="preserve">The medication button on the home page now </w:t>
      </w:r>
      <w:r w:rsidR="006739A8" w:rsidRPr="003C1178">
        <w:t xml:space="preserve">flashes if it is time to take a prescribed medication. </w:t>
      </w:r>
    </w:p>
    <w:p w14:paraId="5B3F0646" w14:textId="4C7E6A74" w:rsidR="00EE41E4" w:rsidRPr="003C1178" w:rsidRDefault="00EE41E4" w:rsidP="00987D07">
      <w:pPr>
        <w:pStyle w:val="ListParagraph"/>
        <w:numPr>
          <w:ilvl w:val="0"/>
          <w:numId w:val="32"/>
        </w:numPr>
        <w:spacing w:line="360" w:lineRule="auto"/>
        <w:ind w:left="1134" w:hanging="396"/>
      </w:pPr>
      <w:r w:rsidRPr="003C1178">
        <w:t xml:space="preserve">The </w:t>
      </w:r>
      <w:r w:rsidR="006739A8" w:rsidRPr="003C1178">
        <w:t>design for exercises did not provid</w:t>
      </w:r>
      <w:r w:rsidRPr="003C1178">
        <w:t xml:space="preserve">e </w:t>
      </w:r>
      <w:r w:rsidR="006739A8" w:rsidRPr="003C1178">
        <w:t>motivation for the user to engage in exercise</w:t>
      </w:r>
      <w:r w:rsidRPr="003C1178">
        <w:t xml:space="preserve"> (as per the original specification). Additional </w:t>
      </w:r>
      <w:r w:rsidR="006739A8" w:rsidRPr="003C1178">
        <w:t>research was conducted to pinpoint ways in which our personae – elderly people with limited mobility – might be motivated. One observation found in several websites is that people will tend to do an activity or exercise if it</w:t>
      </w:r>
      <w:r w:rsidR="00D062CB" w:rsidRPr="003C1178">
        <w:t xml:space="preserve"> is</w:t>
      </w:r>
      <w:r w:rsidR="006739A8" w:rsidRPr="003C1178">
        <w:t xml:space="preserve"> something they enjoy (Baylor Scott &amp; White Health, 2012; Myers, 2015). Two sports highlighted by Myers (2015) </w:t>
      </w:r>
      <w:r w:rsidR="00D062CB" w:rsidRPr="003C1178">
        <w:t xml:space="preserve">as </w:t>
      </w:r>
      <w:r w:rsidR="006739A8" w:rsidRPr="003C1178">
        <w:t>enjoyed by older people are golf and bowling. These sports</w:t>
      </w:r>
      <w:r w:rsidR="00D062CB" w:rsidRPr="003C1178">
        <w:t>, bowling and golf,</w:t>
      </w:r>
      <w:r w:rsidR="006739A8" w:rsidRPr="003C1178">
        <w:t xml:space="preserve"> were </w:t>
      </w:r>
      <w:r w:rsidR="00D062CB" w:rsidRPr="003C1178">
        <w:t>added</w:t>
      </w:r>
      <w:r w:rsidRPr="003C1178">
        <w:t xml:space="preserve">. All </w:t>
      </w:r>
      <w:r w:rsidR="006739A8" w:rsidRPr="003C1178">
        <w:t xml:space="preserve">exercises make use of </w:t>
      </w:r>
      <w:r w:rsidRPr="003C1178">
        <w:t xml:space="preserve">tracking sensors through which the </w:t>
      </w:r>
      <w:r w:rsidR="00F91F57" w:rsidRPr="003C1178">
        <w:t xml:space="preserve">application </w:t>
      </w:r>
      <w:r w:rsidRPr="003C1178">
        <w:t>gives feedback for good-form</w:t>
      </w:r>
      <w:ins w:id="552" w:author="Mary Holderby" w:date="2019-02-26T06:09:00Z">
        <w:r w:rsidR="00D66B2D">
          <w:t xml:space="preserve">, as a way of </w:t>
        </w:r>
      </w:ins>
      <w:del w:id="553" w:author="Mary Holderby" w:date="2019-02-26T06:09:00Z">
        <w:r w:rsidRPr="003C1178" w:rsidDel="00D66B2D">
          <w:delText xml:space="preserve">. Congratulating </w:delText>
        </w:r>
      </w:del>
      <w:ins w:id="554" w:author="Mary Holderby" w:date="2019-02-26T06:09:00Z">
        <w:r w:rsidR="00D66B2D">
          <w:t>c</w:t>
        </w:r>
        <w:r w:rsidR="00D66B2D" w:rsidRPr="003C1178">
          <w:t xml:space="preserve">ongratulating </w:t>
        </w:r>
      </w:ins>
      <w:r w:rsidRPr="003C1178">
        <w:t xml:space="preserve">users when they </w:t>
      </w:r>
      <w:del w:id="555" w:author="Mary Holderby" w:date="2019-02-26T06:10:00Z">
        <w:r w:rsidRPr="003C1178" w:rsidDel="00D66B2D">
          <w:delText xml:space="preserve">achieve </w:delText>
        </w:r>
      </w:del>
      <w:ins w:id="556" w:author="Mary Holderby" w:date="2019-02-26T06:10:00Z">
        <w:r w:rsidR="00D66B2D">
          <w:t>undertake</w:t>
        </w:r>
        <w:r w:rsidR="00D66B2D" w:rsidRPr="003C1178">
          <w:t xml:space="preserve"> </w:t>
        </w:r>
      </w:ins>
      <w:r w:rsidRPr="003C1178">
        <w:t xml:space="preserve">the exercises. </w:t>
      </w:r>
    </w:p>
    <w:p w14:paraId="245D0F63" w14:textId="5A57BC91" w:rsidR="006E1873" w:rsidRPr="003C1178" w:rsidRDefault="00EE41E4" w:rsidP="00987D07">
      <w:pPr>
        <w:pStyle w:val="ListParagraph"/>
        <w:numPr>
          <w:ilvl w:val="0"/>
          <w:numId w:val="32"/>
        </w:numPr>
        <w:spacing w:line="360" w:lineRule="auto"/>
        <w:ind w:left="1134"/>
      </w:pPr>
      <w:r w:rsidRPr="003C1178">
        <w:t xml:space="preserve">The </w:t>
      </w:r>
      <w:r w:rsidR="005644E4" w:rsidRPr="003C1178">
        <w:t xml:space="preserve">design </w:t>
      </w:r>
      <w:r w:rsidRPr="003C1178">
        <w:t xml:space="preserve">of the </w:t>
      </w:r>
      <w:r w:rsidR="005644E4" w:rsidRPr="003C1178">
        <w:t>energy screen did not encourage engagement</w:t>
      </w:r>
      <w:r w:rsidRPr="003C1178">
        <w:t>.</w:t>
      </w:r>
      <w:r w:rsidR="005644E4" w:rsidRPr="003C1178">
        <w:t xml:space="preserve"> </w:t>
      </w:r>
      <w:r w:rsidRPr="003C1178">
        <w:t xml:space="preserve">The </w:t>
      </w:r>
      <w:r w:rsidR="005644E4" w:rsidRPr="003C1178">
        <w:t xml:space="preserve">screens did not contain an indication of daily usage which might be a motivation to interact with the energy displays. Amendments were made </w:t>
      </w:r>
      <w:r w:rsidR="00D062CB" w:rsidRPr="003C1178">
        <w:t>to the energy use screens</w:t>
      </w:r>
      <w:r w:rsidR="00DA2050" w:rsidRPr="003C1178">
        <w:t xml:space="preserve">. </w:t>
      </w:r>
      <w:del w:id="557" w:author="Mary Holderby" w:date="2019-02-26T06:10:00Z">
        <w:r w:rsidR="00DA2050" w:rsidRPr="003C1178" w:rsidDel="00D66B2D">
          <w:delText xml:space="preserve">Energy usage for the past </w:delText>
        </w:r>
        <w:r w:rsidR="00954440" w:rsidRPr="003C1178" w:rsidDel="00D66B2D">
          <w:delText>week</w:delText>
        </w:r>
        <w:r w:rsidR="00DA2050" w:rsidRPr="003C1178" w:rsidDel="00D66B2D">
          <w:delText xml:space="preserve"> was shown through a bar graph. </w:delText>
        </w:r>
      </w:del>
      <w:r w:rsidR="00D062CB" w:rsidRPr="003C1178">
        <w:t>A tip</w:t>
      </w:r>
      <w:r w:rsidR="00DA2050" w:rsidRPr="003C1178">
        <w:t xml:space="preserve"> bar was </w:t>
      </w:r>
      <w:r w:rsidR="00D062CB" w:rsidRPr="003C1178">
        <w:t xml:space="preserve">added with a suggestion of how energy consumption might be lowered. A further interaction </w:t>
      </w:r>
      <w:r w:rsidR="00DA2050" w:rsidRPr="003C1178">
        <w:t xml:space="preserve">was </w:t>
      </w:r>
      <w:r w:rsidR="00D062CB" w:rsidRPr="003C1178">
        <w:t xml:space="preserve">added so that the user can select the bar of a given day and be shown </w:t>
      </w:r>
      <w:r w:rsidR="00DA2050" w:rsidRPr="003C1178">
        <w:t>what devices are consuming what energy</w:t>
      </w:r>
      <w:r w:rsidR="00D062CB" w:rsidRPr="003C1178">
        <w:t xml:space="preserve">, with a further comparison to usage on that day for each of three weeks previous. </w:t>
      </w:r>
      <w:r w:rsidR="00954440" w:rsidRPr="003C1178">
        <w:t>The second screen was amended to remove the floor</w:t>
      </w:r>
      <w:r w:rsidR="00DA2050" w:rsidRPr="003C1178">
        <w:t>-</w:t>
      </w:r>
      <w:r w:rsidR="00954440" w:rsidRPr="003C1178">
        <w:t xml:space="preserve">plan and offer a simple method for adding/deleting a smart appliance. </w:t>
      </w:r>
    </w:p>
    <w:p w14:paraId="4F8B1E28" w14:textId="5C66AE8C" w:rsidR="00015C9C" w:rsidRPr="003C1178" w:rsidRDefault="00954440" w:rsidP="00987D07">
      <w:pPr>
        <w:pStyle w:val="ListParagraph"/>
        <w:numPr>
          <w:ilvl w:val="0"/>
          <w:numId w:val="32"/>
        </w:numPr>
        <w:spacing w:line="360" w:lineRule="auto"/>
        <w:ind w:left="1134"/>
      </w:pPr>
      <w:r w:rsidRPr="003C1178">
        <w:t xml:space="preserve">Following a course lecture regarding security, the group agreed </w:t>
      </w:r>
      <w:r w:rsidR="00D062CB" w:rsidRPr="003C1178">
        <w:t xml:space="preserve">the design </w:t>
      </w:r>
      <w:r w:rsidRPr="003C1178">
        <w:t xml:space="preserve">needed a log-in screen. To make this log-in as effortless as possible for the user, </w:t>
      </w:r>
      <w:r w:rsidR="006E1873" w:rsidRPr="003C1178">
        <w:t xml:space="preserve">the </w:t>
      </w:r>
      <w:r w:rsidR="00F91F57" w:rsidRPr="003C1178">
        <w:t xml:space="preserve">application </w:t>
      </w:r>
      <w:r w:rsidR="006E1873" w:rsidRPr="003C1178">
        <w:t xml:space="preserve">utilises </w:t>
      </w:r>
      <w:r w:rsidR="00AF3480" w:rsidRPr="003C1178">
        <w:t>a facial-recognition</w:t>
      </w:r>
      <w:r w:rsidRPr="003C1178">
        <w:t xml:space="preserve"> camera so that the user would not have to remember a password</w:t>
      </w:r>
      <w:del w:id="558" w:author="Mary Holderby" w:date="2019-02-26T06:10:00Z">
        <w:r w:rsidRPr="003C1178" w:rsidDel="00D66B2D">
          <w:delText xml:space="preserve">. Recognizing that there are other stakeholders, such as medical staff, a </w:delText>
        </w:r>
        <w:r w:rsidR="00397025" w:rsidRPr="003C1178" w:rsidDel="00D66B2D">
          <w:delText>password</w:delText>
        </w:r>
        <w:r w:rsidR="006E1873" w:rsidRPr="003C1178" w:rsidDel="00D66B2D">
          <w:delText xml:space="preserve"> </w:delText>
        </w:r>
        <w:r w:rsidRPr="003C1178" w:rsidDel="00D66B2D">
          <w:delText>input</w:delText>
        </w:r>
        <w:r w:rsidR="00397025" w:rsidRPr="003C1178" w:rsidDel="00D66B2D">
          <w:delText xml:space="preserve"> box</w:delText>
        </w:r>
        <w:r w:rsidRPr="003C1178" w:rsidDel="00D66B2D">
          <w:delText xml:space="preserve"> </w:delText>
        </w:r>
        <w:r w:rsidR="006E1873" w:rsidRPr="003C1178" w:rsidDel="00D66B2D">
          <w:delText xml:space="preserve">was added </w:delText>
        </w:r>
        <w:r w:rsidRPr="003C1178" w:rsidDel="00D66B2D">
          <w:delText xml:space="preserve">so that </w:delText>
        </w:r>
        <w:r w:rsidR="00397025" w:rsidRPr="003C1178" w:rsidDel="00D66B2D">
          <w:delText>other stakeholders</w:delText>
        </w:r>
        <w:r w:rsidRPr="003C1178" w:rsidDel="00D66B2D">
          <w:delText xml:space="preserve"> could interact with the system but only after passing the security check of entering the correct details</w:delText>
        </w:r>
      </w:del>
      <w:r w:rsidRPr="003C1178">
        <w:t xml:space="preserve">. </w:t>
      </w:r>
    </w:p>
    <w:p w14:paraId="2710B41B" w14:textId="77777777" w:rsidR="00E717E8" w:rsidRPr="003C1178" w:rsidRDefault="00E717E8" w:rsidP="00015C9C">
      <w:pPr>
        <w:pStyle w:val="Heading1"/>
        <w:spacing w:before="240" w:after="120" w:line="360" w:lineRule="auto"/>
        <w:ind w:left="431" w:hanging="431"/>
      </w:pPr>
      <w:bookmarkStart w:id="559" w:name="_Toc2052874"/>
      <w:r w:rsidRPr="003C1178">
        <w:t>Prototype Development</w:t>
      </w:r>
      <w:bookmarkEnd w:id="559"/>
    </w:p>
    <w:p w14:paraId="46DA45E7" w14:textId="77777777" w:rsidR="00523323" w:rsidRPr="003C1178" w:rsidRDefault="00523323" w:rsidP="00015C9C">
      <w:pPr>
        <w:pStyle w:val="Heading2"/>
        <w:spacing w:before="120" w:after="120" w:line="360" w:lineRule="auto"/>
        <w:ind w:left="850" w:hanging="578"/>
      </w:pPr>
      <w:bookmarkStart w:id="560" w:name="_Toc2052875"/>
      <w:r w:rsidRPr="003C1178">
        <w:t>Introduction</w:t>
      </w:r>
      <w:bookmarkEnd w:id="560"/>
    </w:p>
    <w:p w14:paraId="3EB87D71" w14:textId="40359056" w:rsidR="00523323" w:rsidRPr="003C1178" w:rsidRDefault="00523323" w:rsidP="00523323">
      <w:pPr>
        <w:spacing w:after="120" w:line="360" w:lineRule="auto"/>
        <w:ind w:left="272"/>
      </w:pPr>
      <w:r w:rsidRPr="003C1178">
        <w:t xml:space="preserve">The prototype for our proposed design has been built to reflect feedback, course material, and research undertaken. The full </w:t>
      </w:r>
      <w:r w:rsidR="00C471CE" w:rsidRPr="003C1178">
        <w:t>set of display screens is</w:t>
      </w:r>
      <w:r w:rsidRPr="003C1178">
        <w:t xml:space="preserve"> included in the Appendix</w:t>
      </w:r>
      <w:r w:rsidR="00597718" w:rsidRPr="003C1178">
        <w:t xml:space="preserve"> (see </w:t>
      </w:r>
      <w:r w:rsidR="00597718" w:rsidRPr="003C1178">
        <w:fldChar w:fldCharType="begin"/>
      </w:r>
      <w:r w:rsidR="00597718" w:rsidRPr="003C1178">
        <w:instrText xml:space="preserve"> REF _Ref1716367 \r \h </w:instrText>
      </w:r>
      <w:r w:rsidR="003C1178" w:rsidRPr="003C1178">
        <w:instrText xml:space="preserve"> \* MERGEFORMAT </w:instrText>
      </w:r>
      <w:r w:rsidR="00597718" w:rsidRPr="003C1178">
        <w:fldChar w:fldCharType="separate"/>
      </w:r>
      <w:r w:rsidR="00E67EC7">
        <w:t>7</w:t>
      </w:r>
      <w:r w:rsidR="00597718" w:rsidRPr="003C1178">
        <w:fldChar w:fldCharType="end"/>
      </w:r>
      <w:r w:rsidR="00597718" w:rsidRPr="003C1178">
        <w:t xml:space="preserve"> Prototypes Screenshots)</w:t>
      </w:r>
      <w:r w:rsidRPr="003C1178">
        <w:t xml:space="preserve">, but an outline of each is given here along </w:t>
      </w:r>
      <w:r w:rsidR="00015AF9" w:rsidRPr="003C1178">
        <w:t xml:space="preserve">with </w:t>
      </w:r>
      <w:r w:rsidRPr="003C1178">
        <w:t>supporting research</w:t>
      </w:r>
      <w:r w:rsidR="00597718" w:rsidRPr="003C1178">
        <w:t xml:space="preserve">. The details of </w:t>
      </w:r>
      <w:r w:rsidR="00597718" w:rsidRPr="003C1178">
        <w:lastRenderedPageBreak/>
        <w:t xml:space="preserve">scenarios for the screen interaction and of the use-case for the robot interaction appear in the Appendix as </w:t>
      </w:r>
      <w:r w:rsidR="00597718" w:rsidRPr="003C1178">
        <w:fldChar w:fldCharType="begin"/>
      </w:r>
      <w:r w:rsidR="00597718" w:rsidRPr="003C1178">
        <w:instrText xml:space="preserve"> REF _Ref1465486 \r \h </w:instrText>
      </w:r>
      <w:r w:rsidR="003C1178" w:rsidRPr="003C1178">
        <w:instrText xml:space="preserve"> \* MERGEFORMAT </w:instrText>
      </w:r>
      <w:r w:rsidR="00597718" w:rsidRPr="003C1178">
        <w:fldChar w:fldCharType="separate"/>
      </w:r>
      <w:r w:rsidR="00E67EC7">
        <w:t>6.3</w:t>
      </w:r>
      <w:r w:rsidR="00597718" w:rsidRPr="003C1178">
        <w:fldChar w:fldCharType="end"/>
      </w:r>
      <w:r w:rsidR="00597718" w:rsidRPr="003C1178">
        <w:t xml:space="preserve"> Scenarios and Use-Case.</w:t>
      </w:r>
    </w:p>
    <w:p w14:paraId="46B13FAD" w14:textId="77777777" w:rsidR="00C14FA3" w:rsidRPr="003C1178" w:rsidRDefault="00C14FA3" w:rsidP="00015C9C">
      <w:pPr>
        <w:pStyle w:val="Heading2"/>
        <w:spacing w:before="120" w:after="120" w:line="360" w:lineRule="auto"/>
        <w:ind w:left="850" w:hanging="578"/>
      </w:pPr>
      <w:bookmarkStart w:id="561" w:name="_Toc2052876"/>
      <w:r w:rsidRPr="003C1178">
        <w:t>Log</w:t>
      </w:r>
      <w:r w:rsidR="00722707" w:rsidRPr="003C1178">
        <w:t>-</w:t>
      </w:r>
      <w:r w:rsidRPr="003C1178">
        <w:t xml:space="preserve">in </w:t>
      </w:r>
      <w:r w:rsidR="00722707" w:rsidRPr="003C1178">
        <w:t>Screen</w:t>
      </w:r>
      <w:bookmarkEnd w:id="561"/>
    </w:p>
    <w:p w14:paraId="18E4B1B5" w14:textId="77777777" w:rsidR="00495E25" w:rsidRPr="003C1178" w:rsidRDefault="00934523" w:rsidP="00397025">
      <w:pPr>
        <w:spacing w:after="120" w:line="360" w:lineRule="auto"/>
        <w:ind w:left="947" w:hanging="720"/>
      </w:pPr>
      <w:r w:rsidRPr="003C1178">
        <w:rPr>
          <w:b/>
        </w:rPr>
        <w:t>Purpose of Screen</w:t>
      </w:r>
      <w:r w:rsidRPr="003C1178">
        <w:t>: O</w:t>
      </w:r>
      <w:r w:rsidR="00722707" w:rsidRPr="003C1178">
        <w:t>ffers a secure mech</w:t>
      </w:r>
      <w:r w:rsidR="00066A16" w:rsidRPr="003C1178">
        <w:t xml:space="preserve">anism for both the user and </w:t>
      </w:r>
      <w:r w:rsidR="00021B0D" w:rsidRPr="003C1178">
        <w:t xml:space="preserve">other </w:t>
      </w:r>
      <w:r w:rsidR="00722707" w:rsidRPr="003C1178">
        <w:t xml:space="preserve">stakeholders to interact with the system. </w:t>
      </w:r>
      <w:r w:rsidRPr="003C1178">
        <w:t>Prohibit</w:t>
      </w:r>
      <w:r w:rsidR="00021B0D" w:rsidRPr="003C1178">
        <w:t>s</w:t>
      </w:r>
      <w:r w:rsidRPr="003C1178">
        <w:t xml:space="preserve"> fraudulent use of system.</w:t>
      </w:r>
    </w:p>
    <w:p w14:paraId="188228C6" w14:textId="77777777" w:rsidR="00495E25" w:rsidRPr="003C1178" w:rsidRDefault="00934523" w:rsidP="00397025">
      <w:pPr>
        <w:spacing w:after="120" w:line="360" w:lineRule="auto"/>
        <w:ind w:left="947" w:hanging="720"/>
      </w:pPr>
      <w:r w:rsidRPr="003C1178">
        <w:rPr>
          <w:b/>
        </w:rPr>
        <w:t>Background software</w:t>
      </w:r>
      <w:r w:rsidRPr="003C1178">
        <w:t xml:space="preserve">: Camera with facial recognition embedded into screen. This allows a seamless log-in for the user without the need for ‘password’ details. </w:t>
      </w:r>
      <w:r w:rsidR="00495E25" w:rsidRPr="003C1178">
        <w:t xml:space="preserve">Having passed that check once a day, the primary user is ‘remembered’ so that they do not have to repeatedly log-in. </w:t>
      </w:r>
    </w:p>
    <w:p w14:paraId="5462FA5D" w14:textId="6AC79990" w:rsidR="000D1F1D" w:rsidRPr="003C1178" w:rsidRDefault="00934523" w:rsidP="00397025">
      <w:pPr>
        <w:pStyle w:val="NoSpacing"/>
        <w:spacing w:after="120" w:line="360" w:lineRule="auto"/>
        <w:ind w:left="947" w:hanging="720"/>
      </w:pPr>
      <w:r w:rsidRPr="003C1178">
        <w:rPr>
          <w:b/>
        </w:rPr>
        <w:t>Log-In ‘Password’ entry box</w:t>
      </w:r>
      <w:r w:rsidRPr="003C1178">
        <w:t xml:space="preserve">: </w:t>
      </w:r>
      <w:r w:rsidR="00987D07" w:rsidRPr="003C1178">
        <w:t>Password allows a user to bypass the facial recognition.</w:t>
      </w:r>
    </w:p>
    <w:p w14:paraId="742B91BB" w14:textId="071109BC" w:rsidR="003D3572" w:rsidRPr="003C1178" w:rsidRDefault="00015AF9" w:rsidP="00987D07">
      <w:pPr>
        <w:pStyle w:val="NoSpacing"/>
        <w:spacing w:after="120" w:line="360" w:lineRule="auto"/>
        <w:ind w:left="993" w:hanging="766"/>
      </w:pPr>
      <w:r w:rsidRPr="003C1178">
        <w:rPr>
          <w:b/>
        </w:rPr>
        <w:t xml:space="preserve">Supporting Research: </w:t>
      </w:r>
      <w:r w:rsidR="003D3572" w:rsidRPr="003C1178">
        <w:t xml:space="preserve">In a web article MedConfidential (2018) considered that a patient’s trust that their medical information is secure from outside knowledge </w:t>
      </w:r>
      <w:del w:id="562" w:author="Mary Holderby" w:date="2019-02-26T06:23:00Z">
        <w:r w:rsidR="003D3572" w:rsidRPr="003C1178" w:rsidDel="00E57AF0">
          <w:delText xml:space="preserve">as </w:delText>
        </w:r>
      </w:del>
      <w:ins w:id="563" w:author="Mary Holderby" w:date="2019-02-26T06:23:00Z">
        <w:r w:rsidR="00E57AF0">
          <w:t>i</w:t>
        </w:r>
        <w:r w:rsidR="00E57AF0" w:rsidRPr="003C1178">
          <w:t xml:space="preserve">s </w:t>
        </w:r>
      </w:ins>
      <w:r w:rsidR="003D3572" w:rsidRPr="003C1178">
        <w:t>vital for full disclosure</w:t>
      </w:r>
      <w:ins w:id="564" w:author="Mary Holderby" w:date="2019-02-26T06:23:00Z">
        <w:r w:rsidR="00E57AF0">
          <w:t xml:space="preserve"> of their symptoms</w:t>
        </w:r>
      </w:ins>
      <w:r w:rsidR="003D3572" w:rsidRPr="003C1178">
        <w:t xml:space="preserve">. </w:t>
      </w:r>
      <w:r w:rsidR="00B37830" w:rsidRPr="003C1178">
        <w:t xml:space="preserve">Kontomanolis </w:t>
      </w:r>
      <w:r w:rsidR="00B37830" w:rsidRPr="003C1178">
        <w:rPr>
          <w:i/>
        </w:rPr>
        <w:t xml:space="preserve">et </w:t>
      </w:r>
      <w:r w:rsidR="00B37830" w:rsidRPr="003C1178">
        <w:t xml:space="preserve">al. (2017) highlighted how public knowledge of some medical conditions can have devastating consequences on the social position of patients. </w:t>
      </w:r>
      <w:r w:rsidR="00C471CE" w:rsidRPr="003C1178">
        <w:t>With the possibility of</w:t>
      </w:r>
      <w:r w:rsidR="003D3572" w:rsidRPr="003C1178">
        <w:t xml:space="preserve"> a malicious intruder in the home </w:t>
      </w:r>
      <w:r w:rsidR="00C471CE" w:rsidRPr="003C1178">
        <w:t>accessing</w:t>
      </w:r>
      <w:r w:rsidR="003D3572" w:rsidRPr="003C1178">
        <w:t xml:space="preserve"> a host of unsecured application mechanisms, a secure system that only permits access to authorised people </w:t>
      </w:r>
      <w:r w:rsidR="00021B0D" w:rsidRPr="003C1178">
        <w:t>gives</w:t>
      </w:r>
      <w:r w:rsidR="003D3572" w:rsidRPr="003C1178">
        <w:t xml:space="preserve"> peace of mind </w:t>
      </w:r>
      <w:r w:rsidR="00237CFC" w:rsidRPr="003C1178">
        <w:t>to</w:t>
      </w:r>
      <w:r w:rsidR="00987D07" w:rsidRPr="003C1178">
        <w:t xml:space="preserve"> the</w:t>
      </w:r>
      <w:r w:rsidR="00237CFC" w:rsidRPr="003C1178">
        <w:t xml:space="preserve"> user</w:t>
      </w:r>
      <w:r w:rsidR="00987D07" w:rsidRPr="003C1178">
        <w:t>.</w:t>
      </w:r>
      <w:ins w:id="565" w:author="Mary Holderby" w:date="2019-02-26T06:24:00Z">
        <w:r w:rsidR="00E57AF0">
          <w:t xml:space="preserve"> The user can choose to share their password – for instance to emergency services staff or their doctor - but it remains their choice alone.</w:t>
        </w:r>
      </w:ins>
    </w:p>
    <w:p w14:paraId="4682ABDE" w14:textId="77777777" w:rsidR="00F2257A" w:rsidRPr="003C1178" w:rsidRDefault="00F2257A" w:rsidP="00826C0E">
      <w:pPr>
        <w:pStyle w:val="Heading2"/>
        <w:spacing w:before="120" w:after="120" w:line="360" w:lineRule="auto"/>
        <w:ind w:left="720" w:hanging="578"/>
      </w:pPr>
      <w:bookmarkStart w:id="566" w:name="_Ref1145344"/>
      <w:bookmarkStart w:id="567" w:name="_Toc2052877"/>
      <w:r w:rsidRPr="003C1178">
        <w:t xml:space="preserve">Home </w:t>
      </w:r>
      <w:bookmarkEnd w:id="566"/>
      <w:r w:rsidR="00445E25" w:rsidRPr="003C1178">
        <w:t>Screen</w:t>
      </w:r>
      <w:bookmarkEnd w:id="567"/>
    </w:p>
    <w:p w14:paraId="1E084415" w14:textId="31E85841" w:rsidR="00934523" w:rsidRPr="003C1178" w:rsidRDefault="00934523" w:rsidP="00397025">
      <w:pPr>
        <w:spacing w:after="120" w:line="360" w:lineRule="auto"/>
        <w:ind w:left="862" w:hanging="720"/>
      </w:pPr>
      <w:r w:rsidRPr="003C1178">
        <w:rPr>
          <w:b/>
        </w:rPr>
        <w:t>Purpose of Screen</w:t>
      </w:r>
      <w:r w:rsidRPr="003C1178">
        <w:t>: Allow selection of the four functional areas outlined by the requirements. One further selection option permits changing display colours via a Settings</w:t>
      </w:r>
      <w:r w:rsidR="00237CFC" w:rsidRPr="003C1178">
        <w:t xml:space="preserve"> </w:t>
      </w:r>
      <w:r w:rsidRPr="003C1178">
        <w:t>screen.</w:t>
      </w:r>
    </w:p>
    <w:p w14:paraId="3E28AAB4" w14:textId="21BF232C" w:rsidR="00F2257A" w:rsidRPr="003C1178" w:rsidRDefault="003D3572" w:rsidP="00397025">
      <w:pPr>
        <w:spacing w:line="360" w:lineRule="auto"/>
        <w:ind w:left="862" w:hanging="720"/>
      </w:pPr>
      <w:r w:rsidRPr="003C1178">
        <w:rPr>
          <w:b/>
        </w:rPr>
        <w:t>User i</w:t>
      </w:r>
      <w:r w:rsidR="00934523" w:rsidRPr="003C1178">
        <w:rPr>
          <w:b/>
        </w:rPr>
        <w:t>nteraction</w:t>
      </w:r>
      <w:r w:rsidRPr="003C1178">
        <w:rPr>
          <w:b/>
        </w:rPr>
        <w:t xml:space="preserve">: </w:t>
      </w:r>
      <w:r w:rsidR="00237CFC" w:rsidRPr="003C1178">
        <w:t>F</w:t>
      </w:r>
      <w:r w:rsidR="00F2257A" w:rsidRPr="003C1178">
        <w:t>ive buttons</w:t>
      </w:r>
      <w:r w:rsidR="00934523" w:rsidRPr="003C1178">
        <w:t xml:space="preserve"> which have </w:t>
      </w:r>
      <w:r w:rsidR="00C471CE" w:rsidRPr="003C1178">
        <w:t>a</w:t>
      </w:r>
      <w:r w:rsidR="00934523" w:rsidRPr="003C1178">
        <w:t xml:space="preserve"> unique </w:t>
      </w:r>
      <w:r w:rsidR="00F2257A" w:rsidRPr="003C1178">
        <w:t>colour:</w:t>
      </w:r>
    </w:p>
    <w:p w14:paraId="39298366" w14:textId="7A5DD090" w:rsidR="00F2257A" w:rsidRPr="003C1178" w:rsidRDefault="00F2257A" w:rsidP="00987D07">
      <w:pPr>
        <w:pStyle w:val="ListParagraph"/>
        <w:numPr>
          <w:ilvl w:val="0"/>
          <w:numId w:val="18"/>
        </w:numPr>
        <w:spacing w:line="360" w:lineRule="auto"/>
        <w:ind w:left="1276"/>
      </w:pPr>
      <w:r w:rsidRPr="003C1178">
        <w:t>Green, medication button will take the user to the medication page of the application (</w:t>
      </w:r>
      <w:r w:rsidR="00872F4A" w:rsidRPr="003C1178">
        <w:t>see</w:t>
      </w:r>
      <w:r w:rsidR="00397025" w:rsidRPr="003C1178">
        <w:t xml:space="preserve"> </w:t>
      </w:r>
      <w:r w:rsidR="00397025" w:rsidRPr="003C1178">
        <w:fldChar w:fldCharType="begin"/>
      </w:r>
      <w:r w:rsidR="00397025" w:rsidRPr="003C1178">
        <w:instrText xml:space="preserve"> REF _Ref1145265 \r \h </w:instrText>
      </w:r>
      <w:r w:rsidR="003C1178" w:rsidRPr="003C1178">
        <w:instrText xml:space="preserve"> \* MERGEFORMAT </w:instrText>
      </w:r>
      <w:r w:rsidR="00397025" w:rsidRPr="003C1178">
        <w:fldChar w:fldCharType="separate"/>
      </w:r>
      <w:r w:rsidR="00E67EC7">
        <w:t>5.4</w:t>
      </w:r>
      <w:r w:rsidR="00397025" w:rsidRPr="003C1178">
        <w:fldChar w:fldCharType="end"/>
      </w:r>
      <w:r w:rsidR="00D062CB" w:rsidRPr="003C1178">
        <w:t xml:space="preserve"> Medication</w:t>
      </w:r>
      <w:del w:id="568" w:author="Mary Holderby" w:date="2019-02-26T06:25:00Z">
        <w:r w:rsidR="00872F4A" w:rsidRPr="003C1178" w:rsidDel="00E57AF0">
          <w:fldChar w:fldCharType="begin"/>
        </w:r>
        <w:r w:rsidR="00872F4A" w:rsidRPr="003C1178" w:rsidDel="00E57AF0">
          <w:delInstrText xml:space="preserve"> REF _Ref1145265 \r \h </w:delInstrText>
        </w:r>
        <w:r w:rsidR="003C1178" w:rsidRPr="003C1178" w:rsidDel="00E57AF0">
          <w:delInstrText xml:space="preserve"> \* MERGEFORMAT </w:delInstrText>
        </w:r>
        <w:r w:rsidR="00872F4A" w:rsidRPr="003C1178" w:rsidDel="00E57AF0">
          <w:fldChar w:fldCharType="separate"/>
        </w:r>
        <w:r w:rsidR="00E67EC7" w:rsidDel="00E57AF0">
          <w:delText>5.4</w:delText>
        </w:r>
        <w:r w:rsidR="00872F4A" w:rsidRPr="003C1178" w:rsidDel="00E57AF0">
          <w:fldChar w:fldCharType="end"/>
        </w:r>
      </w:del>
      <w:r w:rsidRPr="003C1178">
        <w:t>). This button will also pulse along with a chiming sound when it is time to take a given medication.</w:t>
      </w:r>
    </w:p>
    <w:p w14:paraId="08A2A8E4" w14:textId="02599254" w:rsidR="00F2257A" w:rsidRPr="003C1178" w:rsidRDefault="00F2257A" w:rsidP="00987D07">
      <w:pPr>
        <w:pStyle w:val="ListParagraph"/>
        <w:numPr>
          <w:ilvl w:val="0"/>
          <w:numId w:val="18"/>
        </w:numPr>
        <w:spacing w:line="360" w:lineRule="auto"/>
        <w:ind w:left="1276"/>
      </w:pPr>
      <w:r w:rsidRPr="003C1178">
        <w:t>Red, energy/smart home button will take the user to energy page of the application (see</w:t>
      </w:r>
      <w:r w:rsidR="00D062CB" w:rsidRPr="003C1178">
        <w:t xml:space="preserve"> </w:t>
      </w:r>
      <w:r w:rsidR="00FD4A83" w:rsidRPr="003C1178">
        <w:fldChar w:fldCharType="begin"/>
      </w:r>
      <w:r w:rsidR="00FD4A83" w:rsidRPr="003C1178">
        <w:instrText xml:space="preserve"> REF _Ref1145281 \r \h </w:instrText>
      </w:r>
      <w:r w:rsidR="003C1178" w:rsidRPr="003C1178">
        <w:instrText xml:space="preserve"> \* MERGEFORMAT </w:instrText>
      </w:r>
      <w:r w:rsidR="00FD4A83" w:rsidRPr="003C1178">
        <w:fldChar w:fldCharType="separate"/>
      </w:r>
      <w:r w:rsidR="00E67EC7">
        <w:t>5.5</w:t>
      </w:r>
      <w:r w:rsidR="00FD4A83" w:rsidRPr="003C1178">
        <w:fldChar w:fldCharType="end"/>
      </w:r>
      <w:r w:rsidR="00D062CB" w:rsidRPr="003C1178">
        <w:t xml:space="preserve"> Energy </w:t>
      </w:r>
      <w:del w:id="569" w:author="Mary Holderby" w:date="2019-02-26T06:25:00Z">
        <w:r w:rsidR="00D062CB" w:rsidRPr="003C1178" w:rsidDel="00E57AF0">
          <w:delText>Page</w:delText>
        </w:r>
      </w:del>
      <w:ins w:id="570" w:author="Mary Holderby" w:date="2019-02-26T06:25:00Z">
        <w:r w:rsidR="00E57AF0">
          <w:t>Screen</w:t>
        </w:r>
      </w:ins>
      <w:r w:rsidRPr="003C1178">
        <w:t xml:space="preserve">). </w:t>
      </w:r>
    </w:p>
    <w:p w14:paraId="6335D538" w14:textId="2C4CC9F9" w:rsidR="00F2257A" w:rsidRPr="003C1178" w:rsidRDefault="00F2257A" w:rsidP="00987D07">
      <w:pPr>
        <w:pStyle w:val="ListParagraph"/>
        <w:numPr>
          <w:ilvl w:val="0"/>
          <w:numId w:val="18"/>
        </w:numPr>
        <w:spacing w:line="360" w:lineRule="auto"/>
        <w:ind w:left="1276"/>
      </w:pPr>
      <w:r w:rsidRPr="003C1178">
        <w:t>Blue, exercise button. (see</w:t>
      </w:r>
      <w:r w:rsidR="00D062CB" w:rsidRPr="003C1178">
        <w:t xml:space="preserve"> </w:t>
      </w:r>
      <w:r w:rsidR="00FD4A83" w:rsidRPr="003C1178">
        <w:fldChar w:fldCharType="begin"/>
      </w:r>
      <w:r w:rsidR="00FD4A83" w:rsidRPr="003C1178">
        <w:instrText xml:space="preserve"> REF _Ref1310533 \r \h </w:instrText>
      </w:r>
      <w:r w:rsidR="003C1178" w:rsidRPr="003C1178">
        <w:instrText xml:space="preserve"> \* MERGEFORMAT </w:instrText>
      </w:r>
      <w:r w:rsidR="00FD4A83" w:rsidRPr="003C1178">
        <w:fldChar w:fldCharType="separate"/>
      </w:r>
      <w:r w:rsidR="00E67EC7">
        <w:t>5.6</w:t>
      </w:r>
      <w:r w:rsidR="00FD4A83" w:rsidRPr="003C1178">
        <w:fldChar w:fldCharType="end"/>
      </w:r>
      <w:r w:rsidR="00FD4A83" w:rsidRPr="003C1178">
        <w:t xml:space="preserve"> </w:t>
      </w:r>
      <w:r w:rsidR="00176DFE" w:rsidRPr="003C1178">
        <w:t xml:space="preserve">Exercise </w:t>
      </w:r>
      <w:del w:id="571" w:author="Mary Holderby" w:date="2019-02-26T06:25:00Z">
        <w:r w:rsidR="00176DFE" w:rsidRPr="003C1178" w:rsidDel="00E57AF0">
          <w:delText>Page</w:delText>
        </w:r>
      </w:del>
      <w:ins w:id="572" w:author="Mary Holderby" w:date="2019-02-26T06:25:00Z">
        <w:r w:rsidR="00E57AF0">
          <w:t>Screen</w:t>
        </w:r>
      </w:ins>
      <w:r w:rsidRPr="003C1178">
        <w:t>)</w:t>
      </w:r>
      <w:r w:rsidR="00495E25" w:rsidRPr="003C1178">
        <w:t>.</w:t>
      </w:r>
    </w:p>
    <w:p w14:paraId="2341AD7F" w14:textId="18ED15E6" w:rsidR="00F2257A" w:rsidRPr="003C1178" w:rsidRDefault="00F2257A" w:rsidP="00987D07">
      <w:pPr>
        <w:pStyle w:val="ListParagraph"/>
        <w:numPr>
          <w:ilvl w:val="0"/>
          <w:numId w:val="18"/>
        </w:numPr>
        <w:spacing w:line="360" w:lineRule="auto"/>
        <w:ind w:left="1276"/>
      </w:pPr>
      <w:r w:rsidRPr="003C1178">
        <w:t>Purple “robot” button (see</w:t>
      </w:r>
      <w:r w:rsidR="00176DFE" w:rsidRPr="003C1178">
        <w:t xml:space="preserve"> </w:t>
      </w:r>
      <w:r w:rsidR="00FD4A83" w:rsidRPr="003C1178">
        <w:fldChar w:fldCharType="begin"/>
      </w:r>
      <w:r w:rsidR="00FD4A83" w:rsidRPr="003C1178">
        <w:instrText xml:space="preserve"> REF _Ref1310564 \r \h </w:instrText>
      </w:r>
      <w:r w:rsidR="003C1178" w:rsidRPr="003C1178">
        <w:instrText xml:space="preserve"> \* MERGEFORMAT </w:instrText>
      </w:r>
      <w:r w:rsidR="00FD4A83" w:rsidRPr="003C1178">
        <w:fldChar w:fldCharType="separate"/>
      </w:r>
      <w:r w:rsidR="00E67EC7">
        <w:t>5.7</w:t>
      </w:r>
      <w:r w:rsidR="00FD4A83" w:rsidRPr="003C1178">
        <w:fldChar w:fldCharType="end"/>
      </w:r>
      <w:r w:rsidR="00015C9C" w:rsidRPr="003C1178">
        <w:t xml:space="preserve"> </w:t>
      </w:r>
      <w:r w:rsidR="00176DFE" w:rsidRPr="003C1178">
        <w:t>Smart Robot</w:t>
      </w:r>
      <w:ins w:id="573" w:author="Mary Holderby" w:date="2019-02-26T06:26:00Z">
        <w:r w:rsidR="00E57AF0">
          <w:t xml:space="preserve"> (Cozmo) </w:t>
        </w:r>
      </w:ins>
      <w:r w:rsidRPr="003C1178">
        <w:t>)</w:t>
      </w:r>
      <w:r w:rsidR="00495E25" w:rsidRPr="003C1178">
        <w:t>.</w:t>
      </w:r>
    </w:p>
    <w:p w14:paraId="29A9A70C" w14:textId="651FC26B" w:rsidR="00F2257A" w:rsidRPr="003C1178" w:rsidRDefault="00F2257A" w:rsidP="00987D07">
      <w:pPr>
        <w:pStyle w:val="ListParagraph"/>
        <w:numPr>
          <w:ilvl w:val="0"/>
          <w:numId w:val="18"/>
        </w:numPr>
        <w:spacing w:line="360" w:lineRule="auto"/>
        <w:ind w:left="1276"/>
      </w:pPr>
      <w:r w:rsidRPr="003C1178">
        <w:t>Settings button</w:t>
      </w:r>
      <w:r w:rsidR="00237CFC" w:rsidRPr="003C1178">
        <w:t xml:space="preserve"> </w:t>
      </w:r>
      <w:r w:rsidRPr="003C1178">
        <w:t>(see</w:t>
      </w:r>
      <w:r w:rsidR="00176DFE" w:rsidRPr="003C1178">
        <w:t xml:space="preserve"> </w:t>
      </w:r>
      <w:r w:rsidR="00FD4A83" w:rsidRPr="003C1178">
        <w:fldChar w:fldCharType="begin"/>
      </w:r>
      <w:r w:rsidR="00FD4A83" w:rsidRPr="003C1178">
        <w:instrText xml:space="preserve"> REF _Ref1310581 \r \h </w:instrText>
      </w:r>
      <w:r w:rsidR="003C1178" w:rsidRPr="003C1178">
        <w:instrText xml:space="preserve"> \* MERGEFORMAT </w:instrText>
      </w:r>
      <w:r w:rsidR="00FD4A83" w:rsidRPr="003C1178">
        <w:fldChar w:fldCharType="separate"/>
      </w:r>
      <w:r w:rsidR="00E67EC7">
        <w:t>5.8</w:t>
      </w:r>
      <w:r w:rsidR="00FD4A83" w:rsidRPr="003C1178">
        <w:fldChar w:fldCharType="end"/>
      </w:r>
      <w:r w:rsidR="00176DFE" w:rsidRPr="003C1178">
        <w:t xml:space="preserve"> Settings)</w:t>
      </w:r>
      <w:r w:rsidR="00495E25" w:rsidRPr="003C1178">
        <w:t>.</w:t>
      </w:r>
    </w:p>
    <w:p w14:paraId="44EFC2FB" w14:textId="5A6DD41F" w:rsidR="003C2224" w:rsidRPr="003C1178" w:rsidRDefault="003C2224" w:rsidP="00987D07">
      <w:pPr>
        <w:pStyle w:val="ListParagraph"/>
        <w:numPr>
          <w:ilvl w:val="0"/>
          <w:numId w:val="18"/>
        </w:numPr>
        <w:spacing w:line="360" w:lineRule="auto"/>
        <w:ind w:left="1276"/>
      </w:pPr>
      <w:r w:rsidRPr="003C1178">
        <w:lastRenderedPageBreak/>
        <w:t xml:space="preserve">Help button </w:t>
      </w:r>
      <w:ins w:id="574" w:author="Mary Holderby" w:date="2019-02-26T06:26:00Z">
        <w:r w:rsidR="00E57AF0">
          <w:t xml:space="preserve">on Home Screen </w:t>
        </w:r>
      </w:ins>
      <w:r w:rsidRPr="003C1178">
        <w:t xml:space="preserve">that will give contact </w:t>
      </w:r>
      <w:r w:rsidR="00951A75" w:rsidRPr="003C1178">
        <w:t>information for support.</w:t>
      </w:r>
    </w:p>
    <w:p w14:paraId="6C7A3CE4" w14:textId="77777777" w:rsidR="00750A68" w:rsidRPr="003C1178" w:rsidRDefault="00750A68" w:rsidP="00015C9C">
      <w:pPr>
        <w:pStyle w:val="Heading2"/>
        <w:spacing w:before="120" w:after="120" w:line="360" w:lineRule="auto"/>
        <w:ind w:left="850" w:hanging="578"/>
      </w:pPr>
      <w:bookmarkStart w:id="575" w:name="_Ref1145265"/>
      <w:bookmarkStart w:id="576" w:name="_Ref1655006"/>
      <w:bookmarkStart w:id="577" w:name="_Ref1145289"/>
      <w:bookmarkStart w:id="578" w:name="_Toc2052878"/>
      <w:r w:rsidRPr="003C1178">
        <w:t>Medication</w:t>
      </w:r>
      <w:bookmarkEnd w:id="575"/>
      <w:r w:rsidRPr="003C1178">
        <w:t xml:space="preserve"> </w:t>
      </w:r>
      <w:r w:rsidR="00FC0DDB" w:rsidRPr="003C1178">
        <w:t>Screen</w:t>
      </w:r>
      <w:bookmarkEnd w:id="576"/>
      <w:bookmarkEnd w:id="578"/>
    </w:p>
    <w:p w14:paraId="287EE640" w14:textId="77777777" w:rsidR="00934523" w:rsidRPr="003C1178" w:rsidRDefault="00934523" w:rsidP="00FD4A83">
      <w:pPr>
        <w:spacing w:line="360" w:lineRule="auto"/>
        <w:ind w:left="992" w:hanging="720"/>
      </w:pPr>
      <w:r w:rsidRPr="003C1178">
        <w:rPr>
          <w:b/>
        </w:rPr>
        <w:t>Purpose of Screen</w:t>
      </w:r>
      <w:r w:rsidRPr="003C1178">
        <w:t xml:space="preserve">: That day’s medicine dosage is displayed with an option to select ‘Taken’. </w:t>
      </w:r>
      <w:r w:rsidR="00556BF3" w:rsidRPr="003C1178">
        <w:t>It defaults to the current day.</w:t>
      </w:r>
    </w:p>
    <w:p w14:paraId="2753DCA0" w14:textId="426F929C" w:rsidR="00934523" w:rsidRPr="003C1178" w:rsidRDefault="00934523" w:rsidP="00FD4A83">
      <w:pPr>
        <w:spacing w:line="360" w:lineRule="auto"/>
        <w:ind w:left="992" w:hanging="720"/>
      </w:pPr>
      <w:r w:rsidRPr="003C1178">
        <w:rPr>
          <w:b/>
        </w:rPr>
        <w:t>Inter-screen Interaction:</w:t>
      </w:r>
      <w:r w:rsidRPr="003C1178">
        <w:t xml:space="preserve"> If a medication dosage is due, this condition will trigger a flashing image of the </w:t>
      </w:r>
      <w:r w:rsidR="00237CFC" w:rsidRPr="003C1178">
        <w:t>m</w:t>
      </w:r>
      <w:r w:rsidRPr="003C1178">
        <w:t xml:space="preserve">edication </w:t>
      </w:r>
      <w:r w:rsidR="00237CFC" w:rsidRPr="003C1178">
        <w:t xml:space="preserve">button </w:t>
      </w:r>
      <w:r w:rsidRPr="003C1178">
        <w:t xml:space="preserve">on the </w:t>
      </w:r>
      <w:ins w:id="579" w:author="Mary Holderby" w:date="2019-02-26T06:26:00Z">
        <w:r w:rsidR="00E57AF0">
          <w:t>H</w:t>
        </w:r>
      </w:ins>
      <w:del w:id="580" w:author="Mary Holderby" w:date="2019-02-26T06:26:00Z">
        <w:r w:rsidRPr="003C1178" w:rsidDel="00E57AF0">
          <w:delText>h</w:delText>
        </w:r>
      </w:del>
      <w:r w:rsidRPr="003C1178">
        <w:t>ome</w:t>
      </w:r>
      <w:r w:rsidR="00237CFC" w:rsidRPr="003C1178">
        <w:t xml:space="preserve"> </w:t>
      </w:r>
      <w:r w:rsidRPr="003C1178">
        <w:t>screen</w:t>
      </w:r>
      <w:r w:rsidR="00556BF3" w:rsidRPr="003C1178">
        <w:t xml:space="preserve"> and a chiming sound </w:t>
      </w:r>
      <w:r w:rsidR="00237CFC" w:rsidRPr="003C1178">
        <w:t>is played</w:t>
      </w:r>
      <w:r w:rsidRPr="003C1178">
        <w:t xml:space="preserve">. </w:t>
      </w:r>
    </w:p>
    <w:p w14:paraId="11942061" w14:textId="77777777" w:rsidR="009B626A" w:rsidRPr="003C1178" w:rsidRDefault="008F49C5" w:rsidP="00FD4A83">
      <w:pPr>
        <w:spacing w:line="360" w:lineRule="auto"/>
        <w:ind w:left="992" w:hanging="720"/>
      </w:pPr>
      <w:r w:rsidRPr="003C1178">
        <w:rPr>
          <w:b/>
        </w:rPr>
        <w:t>User Interaction:</w:t>
      </w:r>
      <w:r w:rsidRPr="003C1178">
        <w:t xml:space="preserve"> </w:t>
      </w:r>
    </w:p>
    <w:p w14:paraId="5A814519" w14:textId="283878D2" w:rsidR="008F49C5" w:rsidRPr="003C1178" w:rsidRDefault="008F49C5" w:rsidP="009B626A">
      <w:pPr>
        <w:pStyle w:val="ListParagraph"/>
        <w:numPr>
          <w:ilvl w:val="0"/>
          <w:numId w:val="34"/>
        </w:numPr>
        <w:spacing w:line="360" w:lineRule="auto"/>
      </w:pPr>
      <w:r w:rsidRPr="003C1178">
        <w:t xml:space="preserve">Users can select </w:t>
      </w:r>
      <w:ins w:id="581" w:author="Mary Holderby" w:date="2019-02-26T06:27:00Z">
        <w:r w:rsidR="00E57AF0">
          <w:t>‘T</w:t>
        </w:r>
      </w:ins>
      <w:del w:id="582" w:author="Mary Holderby" w:date="2019-02-26T06:27:00Z">
        <w:r w:rsidRPr="003C1178" w:rsidDel="00E57AF0">
          <w:delText>t</w:delText>
        </w:r>
      </w:del>
      <w:r w:rsidRPr="003C1178">
        <w:t>aken</w:t>
      </w:r>
      <w:ins w:id="583" w:author="Mary Holderby" w:date="2019-02-26T06:27:00Z">
        <w:r w:rsidR="00E57AF0">
          <w:t>’</w:t>
        </w:r>
      </w:ins>
      <w:r w:rsidRPr="003C1178">
        <w:t xml:space="preserve"> for medication. Users can navigate to the edit area. Users can access detailed information on a medication by pressing its picture.</w:t>
      </w:r>
    </w:p>
    <w:p w14:paraId="08F38D86" w14:textId="73E05319" w:rsidR="00E050D3" w:rsidRPr="003C1178" w:rsidRDefault="00E050D3" w:rsidP="009B626A">
      <w:pPr>
        <w:pStyle w:val="ListParagraph"/>
        <w:numPr>
          <w:ilvl w:val="0"/>
          <w:numId w:val="34"/>
        </w:numPr>
        <w:spacing w:line="360" w:lineRule="auto"/>
      </w:pPr>
      <w:r w:rsidRPr="003C1178">
        <w:t>The day shown can be changed by pressing the “</w:t>
      </w:r>
      <w:del w:id="584" w:author="Mary Holderby" w:date="2019-02-26T06:28:00Z">
        <w:r w:rsidRPr="003C1178" w:rsidDel="00E57AF0">
          <w:delText xml:space="preserve">change </w:delText>
        </w:r>
      </w:del>
      <w:ins w:id="585" w:author="Mary Holderby" w:date="2019-02-26T06:28:00Z">
        <w:r w:rsidR="00E57AF0">
          <w:t>C</w:t>
        </w:r>
        <w:r w:rsidR="00E57AF0" w:rsidRPr="003C1178">
          <w:t xml:space="preserve">hange </w:t>
        </w:r>
      </w:ins>
      <w:r w:rsidRPr="003C1178">
        <w:t>day” button</w:t>
      </w:r>
      <w:ins w:id="586" w:author="Mary Holderby" w:date="2019-02-26T06:28:00Z">
        <w:r w:rsidR="00E57AF0">
          <w:t xml:space="preserve">. This actions takes the user to </w:t>
        </w:r>
      </w:ins>
      <w:ins w:id="587" w:author="Mary Holderby" w:date="2019-02-26T06:30:00Z">
        <w:r w:rsidR="00E57AF0">
          <w:fldChar w:fldCharType="begin"/>
        </w:r>
        <w:r w:rsidR="00E57AF0">
          <w:instrText xml:space="preserve"> REF _Ref2055075 \r \h </w:instrText>
        </w:r>
      </w:ins>
      <w:r w:rsidR="00E57AF0">
        <w:fldChar w:fldCharType="separate"/>
      </w:r>
      <w:ins w:id="588" w:author="Mary Holderby" w:date="2019-02-26T06:30:00Z">
        <w:r w:rsidR="00E57AF0">
          <w:t>5.4.1</w:t>
        </w:r>
        <w:r w:rsidR="00E57AF0">
          <w:fldChar w:fldCharType="end"/>
        </w:r>
      </w:ins>
      <w:ins w:id="589" w:author="Mary Holderby" w:date="2019-02-26T06:31:00Z">
        <w:r w:rsidR="00E57AF0">
          <w:t xml:space="preserve"> Change Day Screen</w:t>
        </w:r>
      </w:ins>
      <w:ins w:id="590" w:author="Mary Holderby" w:date="2019-02-26T06:29:00Z">
        <w:r w:rsidR="00E57AF0">
          <w:t>, which allow them to choose which day is of interest from a calendar</w:t>
        </w:r>
      </w:ins>
      <w:r w:rsidRPr="003C1178">
        <w:t>.</w:t>
      </w:r>
    </w:p>
    <w:p w14:paraId="79F81F11" w14:textId="4685E224" w:rsidR="009B626A" w:rsidRPr="003C1178" w:rsidRDefault="009B626A" w:rsidP="00CA463C">
      <w:pPr>
        <w:pStyle w:val="NoSpacing"/>
        <w:numPr>
          <w:ilvl w:val="0"/>
          <w:numId w:val="34"/>
        </w:numPr>
        <w:spacing w:line="360" w:lineRule="auto"/>
      </w:pPr>
      <w:r w:rsidRPr="003C1178">
        <w:t>A ‘</w:t>
      </w:r>
      <w:del w:id="591" w:author="Mary Holderby" w:date="2019-02-26T06:28:00Z">
        <w:r w:rsidRPr="003C1178" w:rsidDel="00E57AF0">
          <w:delText xml:space="preserve">Change’ </w:delText>
        </w:r>
      </w:del>
      <w:ins w:id="592" w:author="Mary Holderby" w:date="2019-02-26T06:28:00Z">
        <w:r w:rsidR="00E57AF0">
          <w:t>Edit</w:t>
        </w:r>
        <w:r w:rsidR="00E57AF0" w:rsidRPr="003C1178">
          <w:t xml:space="preserve">’ </w:t>
        </w:r>
      </w:ins>
      <w:r w:rsidRPr="003C1178">
        <w:t xml:space="preserve">button on the lower right of the screen </w:t>
      </w:r>
      <w:ins w:id="593" w:author="Mary Holderby" w:date="2019-02-26T06:28:00Z">
        <w:r w:rsidR="00E57AF0">
          <w:t>takes the user to</w:t>
        </w:r>
      </w:ins>
      <w:ins w:id="594" w:author="Mary Holderby" w:date="2019-02-26T06:31:00Z">
        <w:r w:rsidR="00E57AF0">
          <w:t xml:space="preserve"> </w:t>
        </w:r>
        <w:r w:rsidR="00E57AF0">
          <w:fldChar w:fldCharType="begin"/>
        </w:r>
        <w:r w:rsidR="00E57AF0">
          <w:instrText xml:space="preserve"> REF _Ref2055102 \r \h </w:instrText>
        </w:r>
      </w:ins>
      <w:r w:rsidR="00E57AF0">
        <w:fldChar w:fldCharType="separate"/>
      </w:r>
      <w:ins w:id="595" w:author="Mary Holderby" w:date="2019-02-26T06:31:00Z">
        <w:r w:rsidR="00E57AF0">
          <w:t>5.4.2</w:t>
        </w:r>
        <w:r w:rsidR="00E57AF0">
          <w:fldChar w:fldCharType="end"/>
        </w:r>
        <w:r w:rsidR="00E57AF0">
          <w:t xml:space="preserve"> Add Medication Screen. </w:t>
        </w:r>
      </w:ins>
      <w:del w:id="596" w:author="Mary Holderby" w:date="2019-02-26T06:31:00Z">
        <w:r w:rsidRPr="003C1178" w:rsidDel="00E57AF0">
          <w:delText>allows modifying the medication on the user’s list of medications to take</w:delText>
        </w:r>
      </w:del>
      <w:r w:rsidRPr="003C1178">
        <w:t xml:space="preserve">. </w:t>
      </w:r>
    </w:p>
    <w:p w14:paraId="5743A284" w14:textId="34E39D50" w:rsidR="00934523" w:rsidRPr="003C1178" w:rsidRDefault="00934523" w:rsidP="0098292E">
      <w:pPr>
        <w:spacing w:line="360" w:lineRule="auto"/>
        <w:ind w:left="993" w:hanging="709"/>
      </w:pPr>
      <w:r w:rsidRPr="003C1178">
        <w:rPr>
          <w:b/>
        </w:rPr>
        <w:t>Screen Warning</w:t>
      </w:r>
      <w:r w:rsidRPr="003C1178">
        <w:t xml:space="preserve">: If the user </w:t>
      </w:r>
      <w:r w:rsidR="00CA463C" w:rsidRPr="003C1178">
        <w:t>presses</w:t>
      </w:r>
      <w:r w:rsidRPr="003C1178">
        <w:t xml:space="preserve"> </w:t>
      </w:r>
      <w:r w:rsidR="00237CFC" w:rsidRPr="003C1178">
        <w:t>‘t</w:t>
      </w:r>
      <w:r w:rsidRPr="003C1178">
        <w:t>aken’ for a medication</w:t>
      </w:r>
      <w:r w:rsidR="00C5149A" w:rsidRPr="003C1178">
        <w:t xml:space="preserve"> out with the proper</w:t>
      </w:r>
      <w:r w:rsidRPr="003C1178">
        <w:t xml:space="preserve"> time, a warning screen will overlay this screen with the message that</w:t>
      </w:r>
      <w:r w:rsidR="00556BF3" w:rsidRPr="003C1178">
        <w:t xml:space="preserve"> the medication should not yet be taken</w:t>
      </w:r>
      <w:r w:rsidR="0056035D" w:rsidRPr="003C1178">
        <w:t xml:space="preserve"> and what to do if the medication has already been taken</w:t>
      </w:r>
      <w:r w:rsidR="00556BF3" w:rsidRPr="003C1178">
        <w:t xml:space="preserve">. </w:t>
      </w:r>
      <w:r w:rsidR="00CA463C" w:rsidRPr="003C1178">
        <w:t xml:space="preserve">The facility to select taken on this screen is to avoid taking medication twice in the case of forgetful users and silences the warning on the home page. </w:t>
      </w:r>
      <w:r w:rsidR="00556BF3" w:rsidRPr="003C1178">
        <w:t>(See Appendix</w:t>
      </w:r>
      <w:ins w:id="597" w:author="Mary Holderby" w:date="2019-02-26T06:03:00Z">
        <w:r w:rsidR="00D66B2D">
          <w:t xml:space="preserve"> </w:t>
        </w:r>
        <w:r w:rsidR="00D66B2D">
          <w:fldChar w:fldCharType="begin"/>
        </w:r>
        <w:r w:rsidR="00D66B2D">
          <w:instrText xml:space="preserve"> REF _Ref1640841 \r \h </w:instrText>
        </w:r>
      </w:ins>
      <w:r w:rsidR="00D66B2D">
        <w:fldChar w:fldCharType="separate"/>
      </w:r>
      <w:ins w:id="598" w:author="Mary Holderby" w:date="2019-02-26T06:03:00Z">
        <w:r w:rsidR="00D66B2D">
          <w:t>7.1.3.1</w:t>
        </w:r>
        <w:r w:rsidR="00D66B2D">
          <w:fldChar w:fldCharType="end"/>
        </w:r>
        <w:r w:rsidR="00D66B2D">
          <w:t xml:space="preserve"> </w:t>
        </w:r>
      </w:ins>
      <w:del w:id="599" w:author="Mary Holderby" w:date="2019-02-26T06:03:00Z">
        <w:r w:rsidR="00B51CAB" w:rsidRPr="003C1178" w:rsidDel="00D66B2D">
          <w:delText xml:space="preserve"> </w:delText>
        </w:r>
        <w:r w:rsidR="00B51CAB" w:rsidRPr="003C1178" w:rsidDel="00D66B2D">
          <w:fldChar w:fldCharType="begin"/>
        </w:r>
        <w:r w:rsidR="00B51CAB" w:rsidRPr="003C1178" w:rsidDel="00D66B2D">
          <w:delInstrText xml:space="preserve"> REF _Ref1640841 \r \h </w:delInstrText>
        </w:r>
        <w:r w:rsidR="003C1178" w:rsidRPr="003C1178" w:rsidDel="00D66B2D">
          <w:delInstrText xml:space="preserve"> \* MERGEFORMAT </w:delInstrText>
        </w:r>
        <w:r w:rsidR="00B51CAB" w:rsidRPr="003C1178" w:rsidDel="00D66B2D">
          <w:fldChar w:fldCharType="separate"/>
        </w:r>
        <w:r w:rsidR="00E67EC7" w:rsidDel="00D66B2D">
          <w:delText>7.1.5</w:delText>
        </w:r>
        <w:r w:rsidR="00B51CAB" w:rsidRPr="003C1178" w:rsidDel="00D66B2D">
          <w:fldChar w:fldCharType="end"/>
        </w:r>
      </w:del>
      <w:r w:rsidR="00B51CAB" w:rsidRPr="003C1178">
        <w:t>, Medication Screen with Warning about Dosage Time).</w:t>
      </w:r>
      <w:r w:rsidR="00556BF3" w:rsidRPr="003C1178">
        <w:t xml:space="preserve"> </w:t>
      </w:r>
    </w:p>
    <w:p w14:paraId="752DA2A4" w14:textId="3C372D8F" w:rsidR="00821842" w:rsidRPr="003C1178" w:rsidRDefault="00C5149A" w:rsidP="00CA463C">
      <w:pPr>
        <w:spacing w:line="360" w:lineRule="auto"/>
        <w:ind w:left="993" w:hanging="721"/>
      </w:pPr>
      <w:r w:rsidRPr="003C1178">
        <w:rPr>
          <w:b/>
        </w:rPr>
        <w:t xml:space="preserve">Supporting Research: </w:t>
      </w:r>
      <w:r w:rsidR="00997C1F" w:rsidRPr="003C1178">
        <w:t xml:space="preserve">In “8 Creative Ways to Remember” (2014), </w:t>
      </w:r>
      <w:r w:rsidR="00821842" w:rsidRPr="003C1178">
        <w:t xml:space="preserve">advice is </w:t>
      </w:r>
      <w:r w:rsidR="00997C1F" w:rsidRPr="003C1178">
        <w:t>given</w:t>
      </w:r>
      <w:r w:rsidR="00B73E67" w:rsidRPr="003C1178">
        <w:t xml:space="preserve"> on effective reminders</w:t>
      </w:r>
      <w:r w:rsidR="00997C1F" w:rsidRPr="003C1178">
        <w:t>. One suggestion</w:t>
      </w:r>
      <w:r w:rsidR="00FC0DDB" w:rsidRPr="003C1178">
        <w:t xml:space="preserve"> given</w:t>
      </w:r>
      <w:r w:rsidR="00997C1F" w:rsidRPr="003C1178">
        <w:t xml:space="preserve"> </w:t>
      </w:r>
      <w:r w:rsidR="00B73E67" w:rsidRPr="003C1178">
        <w:t xml:space="preserve">was to use pictures. </w:t>
      </w:r>
      <w:r w:rsidR="00821842" w:rsidRPr="003C1178">
        <w:t xml:space="preserve">The </w:t>
      </w:r>
      <w:r w:rsidR="00F91F57" w:rsidRPr="003C1178">
        <w:t xml:space="preserve">application </w:t>
      </w:r>
      <w:r w:rsidR="00821842" w:rsidRPr="003C1178">
        <w:t xml:space="preserve">shows </w:t>
      </w:r>
      <w:r w:rsidR="00021B0D" w:rsidRPr="003C1178">
        <w:t xml:space="preserve">the number of pills and </w:t>
      </w:r>
      <w:r w:rsidR="00821842" w:rsidRPr="003C1178">
        <w:t>at what time to take them</w:t>
      </w:r>
      <w:r w:rsidR="00021B0D" w:rsidRPr="003C1178">
        <w:t xml:space="preserve">. </w:t>
      </w:r>
      <w:r w:rsidR="00821842" w:rsidRPr="003C1178">
        <w:t xml:space="preserve">This </w:t>
      </w:r>
      <w:r w:rsidR="00CA463C" w:rsidRPr="003C1178">
        <w:t>method of</w:t>
      </w:r>
      <w:r w:rsidR="00B73E67" w:rsidRPr="003C1178">
        <w:t xml:space="preserve"> </w:t>
      </w:r>
      <w:r w:rsidR="00821842" w:rsidRPr="003C1178">
        <w:t>communicat</w:t>
      </w:r>
      <w:r w:rsidR="00B73E67" w:rsidRPr="003C1178">
        <w:t xml:space="preserve">ion is in line with the above advice and ensures </w:t>
      </w:r>
      <w:r w:rsidR="00821842" w:rsidRPr="003C1178">
        <w:t xml:space="preserve">vital information </w:t>
      </w:r>
      <w:r w:rsidR="00B73E67" w:rsidRPr="003C1178">
        <w:t xml:space="preserve">is given </w:t>
      </w:r>
      <w:r w:rsidR="00821842" w:rsidRPr="003C1178">
        <w:t xml:space="preserve">quickly and clearly. </w:t>
      </w:r>
    </w:p>
    <w:p w14:paraId="06357674" w14:textId="3D7EEFAF" w:rsidR="009C637D" w:rsidRPr="003C1178" w:rsidRDefault="00E050D3" w:rsidP="009C637D">
      <w:pPr>
        <w:pStyle w:val="Heading3"/>
        <w:spacing w:line="360" w:lineRule="auto"/>
      </w:pPr>
      <w:bookmarkStart w:id="600" w:name="_Ref1146298"/>
      <w:bookmarkStart w:id="601" w:name="_Toc2052879"/>
      <w:bookmarkStart w:id="602" w:name="_Ref2055075"/>
      <w:r w:rsidRPr="003C1178">
        <w:t>Change</w:t>
      </w:r>
      <w:r w:rsidR="00A0311E" w:rsidRPr="003C1178">
        <w:t xml:space="preserve"> </w:t>
      </w:r>
      <w:r w:rsidRPr="003C1178">
        <w:t>Day Screen</w:t>
      </w:r>
      <w:bookmarkEnd w:id="601"/>
      <w:bookmarkEnd w:id="602"/>
    </w:p>
    <w:p w14:paraId="3EF6E11B" w14:textId="73B8622C" w:rsidR="00E050D3" w:rsidRPr="003C1178" w:rsidRDefault="00E050D3" w:rsidP="00CA463C">
      <w:pPr>
        <w:spacing w:line="360" w:lineRule="auto"/>
        <w:ind w:left="993" w:hanging="721"/>
      </w:pPr>
      <w:r w:rsidRPr="003C1178">
        <w:rPr>
          <w:b/>
        </w:rPr>
        <w:t>Purpose of Screen:</w:t>
      </w:r>
      <w:r w:rsidRPr="003C1178">
        <w:t xml:space="preserve">  The day</w:t>
      </w:r>
      <w:r w:rsidR="00A0311E" w:rsidRPr="003C1178">
        <w:t xml:space="preserve"> to</w:t>
      </w:r>
      <w:r w:rsidRPr="003C1178">
        <w:t xml:space="preserve"> be shown can be selected</w:t>
      </w:r>
      <w:r w:rsidR="00CA463C" w:rsidRPr="003C1178">
        <w:t>, from a calendar</w:t>
      </w:r>
      <w:r w:rsidR="009C637D" w:rsidRPr="003C1178">
        <w:t>, i</w:t>
      </w:r>
      <w:r w:rsidRPr="003C1178">
        <w:t>f the user wishes to see what medication they need to take on any given day.</w:t>
      </w:r>
      <w:r w:rsidR="00CA463C" w:rsidRPr="003C1178">
        <w:t xml:space="preserve"> This screen makes it simple for a user to switch quickly between </w:t>
      </w:r>
      <w:r w:rsidR="009C637D" w:rsidRPr="003C1178">
        <w:t>days, both past and future,</w:t>
      </w:r>
      <w:r w:rsidR="00CA463C" w:rsidRPr="003C1178">
        <w:t xml:space="preserve"> to allow them to see their medication schedule.</w:t>
      </w:r>
    </w:p>
    <w:p w14:paraId="6F18F4EC" w14:textId="5133EA02" w:rsidR="00A0311E" w:rsidRPr="003C1178" w:rsidRDefault="00A0311E" w:rsidP="00A0311E">
      <w:pPr>
        <w:pStyle w:val="NoSpacing"/>
        <w:keepNext/>
        <w:spacing w:line="360" w:lineRule="auto"/>
        <w:ind w:left="992" w:hanging="720"/>
      </w:pPr>
      <w:r w:rsidRPr="003C1178">
        <w:rPr>
          <w:b/>
        </w:rPr>
        <w:lastRenderedPageBreak/>
        <w:t>User Interaction:</w:t>
      </w:r>
      <w:r w:rsidRPr="003C1178">
        <w:t xml:space="preserve"> There is one interaction devices on this screen:</w:t>
      </w:r>
    </w:p>
    <w:p w14:paraId="4FA53A66" w14:textId="3EAC93C4" w:rsidR="00A0311E" w:rsidRPr="003C1178" w:rsidRDefault="00A0311E" w:rsidP="00CA463C">
      <w:pPr>
        <w:pStyle w:val="NoSpacing"/>
        <w:keepNext/>
        <w:numPr>
          <w:ilvl w:val="0"/>
          <w:numId w:val="33"/>
        </w:numPr>
        <w:spacing w:line="360" w:lineRule="auto"/>
        <w:ind w:left="1418"/>
      </w:pPr>
      <w:r w:rsidRPr="003C1178">
        <w:t xml:space="preserve">The user can select a day they wish to view their medication timetable using the </w:t>
      </w:r>
      <w:r w:rsidR="009C637D" w:rsidRPr="003C1178">
        <w:t>calendar</w:t>
      </w:r>
      <w:r w:rsidRPr="003C1178">
        <w:t xml:space="preserve"> buttons.</w:t>
      </w:r>
    </w:p>
    <w:p w14:paraId="1B602875" w14:textId="77777777" w:rsidR="00E050D3" w:rsidRPr="003C1178" w:rsidRDefault="00E050D3" w:rsidP="00E050D3">
      <w:pPr>
        <w:spacing w:line="360" w:lineRule="auto"/>
        <w:ind w:left="272"/>
      </w:pPr>
    </w:p>
    <w:p w14:paraId="262ADCCA" w14:textId="77777777" w:rsidR="00E050D3" w:rsidRPr="003C1178" w:rsidRDefault="00E050D3" w:rsidP="00E050D3">
      <w:pPr>
        <w:pStyle w:val="Heading3"/>
        <w:spacing w:after="120" w:line="360" w:lineRule="auto"/>
        <w:ind w:left="992"/>
      </w:pPr>
      <w:bookmarkStart w:id="603" w:name="_Toc2052880"/>
      <w:bookmarkStart w:id="604" w:name="_Ref2055102"/>
      <w:r w:rsidRPr="003C1178">
        <w:t>Add Medication Screen</w:t>
      </w:r>
      <w:bookmarkEnd w:id="603"/>
      <w:bookmarkEnd w:id="604"/>
    </w:p>
    <w:p w14:paraId="5564F125" w14:textId="6D55757E" w:rsidR="00E050D3" w:rsidRPr="003C1178" w:rsidRDefault="00E050D3" w:rsidP="00E050D3">
      <w:pPr>
        <w:pStyle w:val="NoSpacing"/>
        <w:keepNext/>
        <w:spacing w:line="360" w:lineRule="auto"/>
        <w:ind w:left="992" w:hanging="720"/>
      </w:pPr>
      <w:r w:rsidRPr="003C1178">
        <w:rPr>
          <w:b/>
        </w:rPr>
        <w:t>Purpose of Screen:</w:t>
      </w:r>
      <w:r w:rsidRPr="003C1178">
        <w:t xml:space="preserve">  Drugs can be searched for and </w:t>
      </w:r>
      <w:ins w:id="605" w:author="Mary Holderby" w:date="2019-02-26T06:34:00Z">
        <w:r w:rsidR="00130A12">
          <w:t xml:space="preserve">selected to add to or delete from </w:t>
        </w:r>
      </w:ins>
      <w:del w:id="606" w:author="Mary Holderby" w:date="2019-02-26T06:34:00Z">
        <w:r w:rsidRPr="003C1178" w:rsidDel="00130A12">
          <w:delText>added into</w:delText>
        </w:r>
      </w:del>
      <w:r w:rsidRPr="003C1178">
        <w:t xml:space="preserve"> the user’s medication. This screen </w:t>
      </w:r>
      <w:r w:rsidR="009C637D" w:rsidRPr="003C1178">
        <w:t>could be used</w:t>
      </w:r>
      <w:r w:rsidRPr="003C1178">
        <w:t xml:space="preserve"> in conjunction with a doctor.</w:t>
      </w:r>
    </w:p>
    <w:p w14:paraId="1C840863" w14:textId="77777777" w:rsidR="00E050D3" w:rsidRPr="003C1178" w:rsidRDefault="00E050D3" w:rsidP="00E050D3">
      <w:pPr>
        <w:pStyle w:val="NoSpacing"/>
        <w:keepNext/>
        <w:spacing w:line="360" w:lineRule="auto"/>
        <w:ind w:left="992" w:hanging="720"/>
      </w:pPr>
    </w:p>
    <w:p w14:paraId="10427FAE" w14:textId="0E368796" w:rsidR="00E050D3" w:rsidRPr="003C1178" w:rsidRDefault="00E050D3" w:rsidP="00E050D3">
      <w:pPr>
        <w:pStyle w:val="NoSpacing"/>
        <w:keepNext/>
        <w:spacing w:line="360" w:lineRule="auto"/>
        <w:ind w:left="992" w:hanging="720"/>
      </w:pPr>
      <w:r w:rsidRPr="003C1178">
        <w:rPr>
          <w:b/>
        </w:rPr>
        <w:t>User Interaction:</w:t>
      </w:r>
      <w:r w:rsidRPr="003C1178">
        <w:t xml:space="preserve"> There are t</w:t>
      </w:r>
      <w:r w:rsidR="00A0311E" w:rsidRPr="003C1178">
        <w:t>wo</w:t>
      </w:r>
      <w:r w:rsidRPr="003C1178">
        <w:t xml:space="preserve"> interaction devices on this screen:</w:t>
      </w:r>
    </w:p>
    <w:p w14:paraId="6228F526" w14:textId="77777777" w:rsidR="00E050D3" w:rsidRPr="003C1178" w:rsidRDefault="00E050D3" w:rsidP="009C637D">
      <w:pPr>
        <w:pStyle w:val="NoSpacing"/>
        <w:keepNext/>
        <w:numPr>
          <w:ilvl w:val="0"/>
          <w:numId w:val="33"/>
        </w:numPr>
        <w:spacing w:line="360" w:lineRule="auto"/>
        <w:ind w:left="1418"/>
      </w:pPr>
      <w:r w:rsidRPr="003C1178">
        <w:t xml:space="preserve">There is a search box through which a list of medicines can be requested. </w:t>
      </w:r>
    </w:p>
    <w:p w14:paraId="5851A2D2" w14:textId="6A6D9096" w:rsidR="00E050D3" w:rsidRPr="003C1178" w:rsidRDefault="00E050D3" w:rsidP="009C637D">
      <w:pPr>
        <w:pStyle w:val="NoSpacing"/>
        <w:keepNext/>
        <w:numPr>
          <w:ilvl w:val="0"/>
          <w:numId w:val="33"/>
        </w:numPr>
        <w:spacing w:line="360" w:lineRule="auto"/>
        <w:ind w:left="1418"/>
      </w:pPr>
      <w:r w:rsidRPr="003C1178">
        <w:t xml:space="preserve">From a list of possible medications returned, the desired medication </w:t>
      </w:r>
      <w:ins w:id="607" w:author="Mary Holderby" w:date="2019-02-26T06:35:00Z">
        <w:r w:rsidR="00130A12">
          <w:t>can be</w:t>
        </w:r>
      </w:ins>
      <w:del w:id="608" w:author="Mary Holderby" w:date="2019-02-26T06:35:00Z">
        <w:r w:rsidRPr="003C1178" w:rsidDel="00130A12">
          <w:delText xml:space="preserve">is </w:delText>
        </w:r>
      </w:del>
      <w:r w:rsidRPr="003C1178">
        <w:t>selected</w:t>
      </w:r>
      <w:ins w:id="609" w:author="Mary Holderby" w:date="2019-02-26T06:35:00Z">
        <w:r w:rsidR="00130A12">
          <w:t>.</w:t>
        </w:r>
      </w:ins>
      <w:r w:rsidRPr="003C1178">
        <w:t xml:space="preserve"> </w:t>
      </w:r>
    </w:p>
    <w:p w14:paraId="4EE04155" w14:textId="77777777" w:rsidR="00E050D3" w:rsidRPr="003C1178" w:rsidRDefault="00E050D3" w:rsidP="00E050D3">
      <w:pPr>
        <w:pStyle w:val="NoSpacing"/>
        <w:keepNext/>
        <w:spacing w:line="360" w:lineRule="auto"/>
        <w:ind w:left="992" w:hanging="720"/>
      </w:pPr>
    </w:p>
    <w:p w14:paraId="3BC6350E" w14:textId="400B0E44" w:rsidR="009C637D" w:rsidRPr="003C1178" w:rsidRDefault="00E050D3" w:rsidP="009C637D">
      <w:pPr>
        <w:pStyle w:val="NoSpacing"/>
        <w:keepNext/>
        <w:spacing w:line="360" w:lineRule="auto"/>
        <w:ind w:left="993"/>
      </w:pPr>
      <w:r w:rsidRPr="003C1178">
        <w:t>This screen was added as a support screen. The team decided there would almost certainly be a need for medication amendments. The team designed the screen intending that medical staff and the user would work in collaboration to update the app</w:t>
      </w:r>
      <w:r w:rsidR="009C637D" w:rsidRPr="003C1178">
        <w:t>lication</w:t>
      </w:r>
      <w:r w:rsidRPr="003C1178">
        <w:t>. However, a user can access this area alone. This was included to ensure patient rights were not infringed</w:t>
      </w:r>
      <w:r w:rsidR="009C637D" w:rsidRPr="003C1178">
        <w:t>.</w:t>
      </w:r>
      <w:r w:rsidRPr="003C1178">
        <w:t xml:space="preserve"> </w:t>
      </w:r>
    </w:p>
    <w:p w14:paraId="299FC88F" w14:textId="77777777" w:rsidR="009C637D" w:rsidRPr="003C1178" w:rsidRDefault="009C637D" w:rsidP="009C637D">
      <w:pPr>
        <w:pStyle w:val="NoSpacing"/>
        <w:keepNext/>
        <w:spacing w:line="360" w:lineRule="auto"/>
      </w:pPr>
    </w:p>
    <w:p w14:paraId="0C373B10" w14:textId="1D528AF9" w:rsidR="00E050D3" w:rsidRPr="003C1178" w:rsidRDefault="009C637D" w:rsidP="009C637D">
      <w:pPr>
        <w:pStyle w:val="NoSpacing"/>
        <w:keepNext/>
        <w:spacing w:line="360" w:lineRule="auto"/>
        <w:ind w:left="993" w:hanging="709"/>
      </w:pPr>
      <w:r w:rsidRPr="003C1178">
        <w:rPr>
          <w:b/>
        </w:rPr>
        <w:t xml:space="preserve">Supporting Research: </w:t>
      </w:r>
      <w:r w:rsidRPr="003C1178">
        <w:t>B</w:t>
      </w:r>
      <w:r w:rsidR="00E050D3" w:rsidRPr="003C1178">
        <w:t>ased on the 10 rights of medication administration (Edwards &amp; Axe, 2015) a patient must have the right to refuse medication.</w:t>
      </w:r>
      <w:r w:rsidRPr="003C1178">
        <w:t xml:space="preserve"> </w:t>
      </w:r>
      <w:del w:id="610" w:author="Mary Holderby" w:date="2019-02-26T06:35:00Z">
        <w:r w:rsidRPr="003C1178" w:rsidDel="00130A12">
          <w:delText xml:space="preserve">We </w:delText>
        </w:r>
      </w:del>
      <w:ins w:id="611" w:author="Mary Holderby" w:date="2019-02-26T06:35:00Z">
        <w:r w:rsidR="00130A12">
          <w:t>The design team</w:t>
        </w:r>
        <w:r w:rsidR="00130A12" w:rsidRPr="003C1178">
          <w:t xml:space="preserve"> </w:t>
        </w:r>
      </w:ins>
      <w:r w:rsidRPr="003C1178">
        <w:t xml:space="preserve">interpreted this to </w:t>
      </w:r>
      <w:r w:rsidR="00E050D3" w:rsidRPr="003C1178">
        <w:t>include the ability to alter the medication prescribed and the reminders present</w:t>
      </w:r>
      <w:r w:rsidRPr="003C1178">
        <w:t>ed</w:t>
      </w:r>
      <w:r w:rsidR="00E050D3" w:rsidRPr="003C1178">
        <w:t xml:space="preserve"> on a users’ </w:t>
      </w:r>
      <w:r w:rsidRPr="003C1178">
        <w:t>application.</w:t>
      </w:r>
      <w:r w:rsidR="00E050D3" w:rsidRPr="003C1178">
        <w:t xml:space="preserve"> </w:t>
      </w:r>
    </w:p>
    <w:bookmarkEnd w:id="600"/>
    <w:p w14:paraId="3B1F615D" w14:textId="77777777" w:rsidR="00326926" w:rsidRPr="003C1178" w:rsidRDefault="00326926" w:rsidP="009C637D">
      <w:pPr>
        <w:pStyle w:val="NoSpacing"/>
        <w:keepNext/>
        <w:spacing w:line="360" w:lineRule="auto"/>
      </w:pPr>
    </w:p>
    <w:p w14:paraId="3DE7080C" w14:textId="77777777" w:rsidR="00750A68" w:rsidRPr="003C1178" w:rsidRDefault="00750A68" w:rsidP="000D1F1D">
      <w:pPr>
        <w:pStyle w:val="Heading3"/>
        <w:spacing w:before="120" w:after="120" w:line="360" w:lineRule="auto"/>
        <w:ind w:left="992"/>
      </w:pPr>
      <w:bookmarkStart w:id="612" w:name="_Ref1146355"/>
      <w:bookmarkStart w:id="613" w:name="_Toc2052881"/>
      <w:r w:rsidRPr="003C1178">
        <w:t>Medication Details</w:t>
      </w:r>
      <w:bookmarkEnd w:id="612"/>
      <w:r w:rsidR="009B0205" w:rsidRPr="003C1178">
        <w:t xml:space="preserve"> Screen</w:t>
      </w:r>
      <w:bookmarkEnd w:id="613"/>
    </w:p>
    <w:p w14:paraId="632C9756" w14:textId="77777777" w:rsidR="0063256D" w:rsidRPr="003C1178" w:rsidRDefault="0063256D" w:rsidP="00FC0DDB">
      <w:pPr>
        <w:spacing w:after="120" w:line="360" w:lineRule="auto"/>
        <w:ind w:left="992" w:hanging="720"/>
      </w:pPr>
      <w:r w:rsidRPr="003C1178">
        <w:rPr>
          <w:b/>
        </w:rPr>
        <w:t>Purpose of Screen:</w:t>
      </w:r>
      <w:r w:rsidRPr="003C1178">
        <w:t xml:space="preserve"> This screen displays a medication giving its full name and information about the medication, including any side effects which should be noted. </w:t>
      </w:r>
    </w:p>
    <w:p w14:paraId="40B6BC6C" w14:textId="4AE8E7C1" w:rsidR="00D9755B" w:rsidRPr="003C1178" w:rsidRDefault="00D8509A" w:rsidP="001F0B20">
      <w:pPr>
        <w:spacing w:after="120" w:line="360" w:lineRule="auto"/>
        <w:ind w:left="992" w:hanging="720"/>
      </w:pPr>
      <w:r w:rsidRPr="003C1178">
        <w:rPr>
          <w:b/>
        </w:rPr>
        <w:t>User Interaction:</w:t>
      </w:r>
      <w:r w:rsidRPr="003C1178">
        <w:t xml:space="preserve"> The user may select the </w:t>
      </w:r>
      <w:del w:id="614" w:author="Mary Holderby" w:date="2019-02-26T06:36:00Z">
        <w:r w:rsidR="002D2A0A" w:rsidRPr="003C1178" w:rsidDel="00130A12">
          <w:delText>t</w:delText>
        </w:r>
        <w:r w:rsidRPr="003C1178" w:rsidDel="00130A12">
          <w:delText>aken</w:delText>
        </w:r>
        <w:r w:rsidR="002D2A0A" w:rsidRPr="003C1178" w:rsidDel="00130A12">
          <w:delText xml:space="preserve"> </w:delText>
        </w:r>
      </w:del>
      <w:ins w:id="615" w:author="Mary Holderby" w:date="2019-02-26T06:36:00Z">
        <w:r w:rsidR="00130A12">
          <w:t>‘T</w:t>
        </w:r>
        <w:r w:rsidR="00130A12" w:rsidRPr="003C1178">
          <w:t>aken</w:t>
        </w:r>
        <w:r w:rsidR="00130A12">
          <w:t>’</w:t>
        </w:r>
        <w:r w:rsidR="00130A12" w:rsidRPr="003C1178">
          <w:t xml:space="preserve"> </w:t>
        </w:r>
      </w:ins>
      <w:r w:rsidRPr="003C1178">
        <w:t>button. This will</w:t>
      </w:r>
      <w:r w:rsidR="005122B5" w:rsidRPr="003C1178">
        <w:t xml:space="preserve"> </w:t>
      </w:r>
      <w:r w:rsidRPr="003C1178">
        <w:t xml:space="preserve">replicate </w:t>
      </w:r>
      <w:r w:rsidR="005122B5" w:rsidRPr="003C1178">
        <w:t xml:space="preserve">pressing taken on screen </w:t>
      </w:r>
      <w:r w:rsidRPr="003C1178">
        <w:t>5.4.</w:t>
      </w:r>
    </w:p>
    <w:p w14:paraId="6EEC5526" w14:textId="7B8B7B1A" w:rsidR="009C637D" w:rsidRPr="003C1178" w:rsidRDefault="009C637D" w:rsidP="009C637D">
      <w:pPr>
        <w:spacing w:after="120" w:line="360" w:lineRule="auto"/>
        <w:ind w:left="992" w:firstLine="1"/>
      </w:pPr>
      <w:r w:rsidRPr="003C1178">
        <w:t>The screen was developed as a support screen so that the user could clarify to themselves what a medication was and what possible side effects it might have before choosing to take it.</w:t>
      </w:r>
    </w:p>
    <w:p w14:paraId="757C1D16" w14:textId="0B7A512A" w:rsidR="00B06623" w:rsidRPr="003C1178" w:rsidRDefault="00C81399" w:rsidP="009C637D">
      <w:pPr>
        <w:spacing w:after="0" w:line="360" w:lineRule="auto"/>
        <w:ind w:left="993" w:hanging="709"/>
      </w:pPr>
      <w:r w:rsidRPr="003C1178">
        <w:rPr>
          <w:b/>
        </w:rPr>
        <w:lastRenderedPageBreak/>
        <w:t>Supporting</w:t>
      </w:r>
      <w:r w:rsidR="00B06623" w:rsidRPr="003C1178">
        <w:rPr>
          <w:b/>
        </w:rPr>
        <w:t xml:space="preserve"> Research: </w:t>
      </w:r>
      <w:r w:rsidRPr="003C1178">
        <w:t>Research showed that medication compliance increases as health literacy increases (Vlasnik, Aliotta &amp; DeLor, 2005). Health literacy refers to a patients’ knowledge of medication instructions and information about what the medication is and why to take it. By increasing health literacy</w:t>
      </w:r>
      <w:r w:rsidR="009C637D" w:rsidRPr="003C1178">
        <w:t>,</w:t>
      </w:r>
      <w:r w:rsidRPr="003C1178">
        <w:t xml:space="preserve"> it is hoped compliance will also be increased. </w:t>
      </w:r>
    </w:p>
    <w:p w14:paraId="3F8B1356" w14:textId="77777777" w:rsidR="00185412" w:rsidRPr="003C1178" w:rsidRDefault="00185412" w:rsidP="00015C9C">
      <w:pPr>
        <w:pStyle w:val="Heading2"/>
        <w:spacing w:before="120" w:after="120" w:line="360" w:lineRule="auto"/>
        <w:ind w:left="850" w:hanging="578"/>
      </w:pPr>
      <w:bookmarkStart w:id="616" w:name="_Ref1145281"/>
      <w:bookmarkStart w:id="617" w:name="_Ref1735118"/>
      <w:bookmarkStart w:id="618" w:name="_Ref1735741"/>
      <w:bookmarkStart w:id="619" w:name="_Ref1736151"/>
      <w:bookmarkStart w:id="620" w:name="_Toc2052882"/>
      <w:r w:rsidRPr="003C1178">
        <w:t xml:space="preserve">Energy </w:t>
      </w:r>
      <w:bookmarkEnd w:id="616"/>
      <w:r w:rsidR="009B0205" w:rsidRPr="003C1178">
        <w:t>Screen</w:t>
      </w:r>
      <w:bookmarkEnd w:id="617"/>
      <w:bookmarkEnd w:id="618"/>
      <w:bookmarkEnd w:id="619"/>
      <w:bookmarkEnd w:id="620"/>
      <w:r w:rsidRPr="003C1178">
        <w:t xml:space="preserve"> </w:t>
      </w:r>
    </w:p>
    <w:p w14:paraId="55718E5A" w14:textId="3084B5A0" w:rsidR="009B0205" w:rsidRPr="003C1178" w:rsidRDefault="009B0205" w:rsidP="009B0205">
      <w:pPr>
        <w:spacing w:after="120" w:line="360" w:lineRule="auto"/>
        <w:ind w:left="992" w:hanging="720"/>
      </w:pPr>
      <w:r w:rsidRPr="003C1178">
        <w:rPr>
          <w:b/>
        </w:rPr>
        <w:t>Purpose of Screen:</w:t>
      </w:r>
      <w:r w:rsidRPr="003C1178">
        <w:t xml:space="preserve"> This screen </w:t>
      </w:r>
      <w:r w:rsidR="00073E05" w:rsidRPr="003C1178">
        <w:t xml:space="preserve">displays </w:t>
      </w:r>
      <w:r w:rsidRPr="003C1178">
        <w:t>the energy usage by the user over the past week. It also indicates how much energy had been used by the same time each day of the week. This is done us</w:t>
      </w:r>
      <w:r w:rsidR="002F45B9" w:rsidRPr="003C1178">
        <w:t xml:space="preserve">ing a </w:t>
      </w:r>
      <w:r w:rsidRPr="003C1178">
        <w:t>bar</w:t>
      </w:r>
      <w:r w:rsidR="002F45B9" w:rsidRPr="003C1178">
        <w:t xml:space="preserve"> graph</w:t>
      </w:r>
      <w:r w:rsidRPr="003C1178">
        <w:t xml:space="preserve">, one </w:t>
      </w:r>
      <w:r w:rsidR="002F45B9" w:rsidRPr="003C1178">
        <w:t xml:space="preserve">bar </w:t>
      </w:r>
      <w:r w:rsidRPr="003C1178">
        <w:t xml:space="preserve">for each day, a ‘legend’ </w:t>
      </w:r>
      <w:r w:rsidR="002F45B9" w:rsidRPr="003C1178">
        <w:t>is used to clarify the meaning of the bars</w:t>
      </w:r>
      <w:r w:rsidRPr="003C1178">
        <w:t>.</w:t>
      </w:r>
    </w:p>
    <w:p w14:paraId="08B53C11" w14:textId="640FC1F6" w:rsidR="00860F77" w:rsidRPr="003C1178" w:rsidRDefault="00860F77" w:rsidP="00860F77">
      <w:pPr>
        <w:spacing w:after="0" w:line="360" w:lineRule="auto"/>
        <w:ind w:left="993"/>
      </w:pPr>
      <w:r w:rsidRPr="003C1178">
        <w:t>To aid users</w:t>
      </w:r>
      <w:ins w:id="621" w:author="Mary Holderby" w:date="2019-02-26T06:37:00Z">
        <w:r w:rsidR="00130A12">
          <w:t>,</w:t>
        </w:r>
      </w:ins>
      <w:del w:id="622" w:author="Mary Holderby" w:date="2019-02-26T06:37:00Z">
        <w:r w:rsidRPr="003C1178" w:rsidDel="00130A12">
          <w:delText>’</w:delText>
        </w:r>
      </w:del>
      <w:r w:rsidRPr="003C1178">
        <w:t xml:space="preserve"> tips are displayed below the bar graph making suggestions on lowering energy use. This tip bar will also be used during a users’ first interaction with the application to guide them through the energy screen as this is a complex screen offering many interactions. In this way the tip performs the function of a help box.</w:t>
      </w:r>
    </w:p>
    <w:p w14:paraId="6E3880E1" w14:textId="77777777" w:rsidR="00860F77" w:rsidRPr="003C1178" w:rsidRDefault="00860F77" w:rsidP="009B0205">
      <w:pPr>
        <w:spacing w:after="120" w:line="360" w:lineRule="auto"/>
        <w:ind w:left="992" w:hanging="720"/>
      </w:pPr>
    </w:p>
    <w:p w14:paraId="006EF0CF" w14:textId="4AFF3AFB" w:rsidR="00D9755B" w:rsidRPr="003C1178" w:rsidRDefault="009B0205" w:rsidP="009B0205">
      <w:pPr>
        <w:spacing w:after="120" w:line="360" w:lineRule="auto"/>
        <w:ind w:left="992" w:hanging="720"/>
      </w:pPr>
      <w:r w:rsidRPr="003C1178">
        <w:rPr>
          <w:b/>
        </w:rPr>
        <w:t>User Interaction:</w:t>
      </w:r>
      <w:r w:rsidRPr="003C1178">
        <w:t xml:space="preserve"> </w:t>
      </w:r>
    </w:p>
    <w:p w14:paraId="3B18EE12" w14:textId="67C3429F" w:rsidR="00D9755B" w:rsidRPr="003C1178" w:rsidRDefault="00D9755B" w:rsidP="009C637D">
      <w:pPr>
        <w:pStyle w:val="ListParagraph"/>
        <w:numPr>
          <w:ilvl w:val="0"/>
          <w:numId w:val="35"/>
        </w:numPr>
        <w:spacing w:after="120" w:line="360" w:lineRule="auto"/>
      </w:pPr>
      <w:r w:rsidRPr="003C1178">
        <w:t>The</w:t>
      </w:r>
      <w:r w:rsidR="009B0205" w:rsidRPr="003C1178">
        <w:t xml:space="preserve"> user may tap the bar of a given day to be taken to </w:t>
      </w:r>
      <w:ins w:id="623" w:author="Mary Holderby" w:date="2019-02-26T06:37:00Z">
        <w:r w:rsidR="00130A12">
          <w:fldChar w:fldCharType="begin"/>
        </w:r>
        <w:r w:rsidR="00130A12">
          <w:instrText xml:space="preserve"> REF _Ref2055481 \r \h </w:instrText>
        </w:r>
      </w:ins>
      <w:r w:rsidR="00130A12">
        <w:fldChar w:fldCharType="separate"/>
      </w:r>
      <w:ins w:id="624" w:author="Mary Holderby" w:date="2019-02-26T06:37:00Z">
        <w:r w:rsidR="00130A12">
          <w:t>5.5.1</w:t>
        </w:r>
        <w:r w:rsidR="00130A12">
          <w:fldChar w:fldCharType="end"/>
        </w:r>
      </w:ins>
      <w:del w:id="625" w:author="Mary Holderby" w:date="2019-02-26T06:37:00Z">
        <w:r w:rsidR="009B0205" w:rsidRPr="003C1178" w:rsidDel="00130A12">
          <w:fldChar w:fldCharType="begin"/>
        </w:r>
        <w:r w:rsidR="009B0205" w:rsidRPr="003C1178" w:rsidDel="00130A12">
          <w:delInstrText xml:space="preserve"> REF _Ref1655243 \r \h </w:delInstrText>
        </w:r>
        <w:r w:rsidR="003C1178" w:rsidRPr="003C1178" w:rsidDel="00130A12">
          <w:delInstrText xml:space="preserve"> \* MERGEFORMAT </w:delInstrText>
        </w:r>
        <w:r w:rsidR="009B0205" w:rsidRPr="003C1178" w:rsidDel="00130A12">
          <w:fldChar w:fldCharType="separate"/>
        </w:r>
        <w:r w:rsidR="00E67EC7" w:rsidDel="00130A12">
          <w:delText>0</w:delText>
        </w:r>
        <w:r w:rsidR="009B0205" w:rsidRPr="003C1178" w:rsidDel="00130A12">
          <w:fldChar w:fldCharType="end"/>
        </w:r>
      </w:del>
      <w:r w:rsidR="009B0205" w:rsidRPr="003C1178">
        <w:t xml:space="preserve"> Breakdown of Energy Usage Screen. </w:t>
      </w:r>
    </w:p>
    <w:p w14:paraId="4671FD36" w14:textId="169F291B" w:rsidR="009B0205" w:rsidRPr="003C1178" w:rsidRDefault="00D9755B" w:rsidP="009C637D">
      <w:pPr>
        <w:pStyle w:val="ListParagraph"/>
        <w:numPr>
          <w:ilvl w:val="0"/>
          <w:numId w:val="35"/>
        </w:numPr>
        <w:spacing w:after="120" w:line="360" w:lineRule="auto"/>
      </w:pPr>
      <w:r w:rsidRPr="003C1178">
        <w:t xml:space="preserve">There is an </w:t>
      </w:r>
      <w:r w:rsidR="009B0205" w:rsidRPr="003C1178">
        <w:t xml:space="preserve">‘Edit’ button at the lower right. This takes the user to </w:t>
      </w:r>
      <w:ins w:id="626" w:author="Mary Holderby" w:date="2019-02-26T06:39:00Z">
        <w:r w:rsidR="00130A12">
          <w:t xml:space="preserve">                                                                                                                                                                                                                                                                                                                                                                                                                                                                                                                                                                                                                                                                                                                                                                                                                                                                                                                                                                                                                                                                                                                                                                                                                                                                                                                                                                                                                                                                                                                                                                                                                                                                                                                                                                                                                                                                                                                                                                                                                                                                                                                                                                                                                                                                                                                                                                                                                                                                                                                                                                                                                                                                                                                                                                                                                                                                                                                                                                                                                                                                                                                                                                                                                                                                                                                                                                                                                                                                                                                                                                                                                                                                                                                                                                                                                                                                                                                                                                                                                                                                                                                                                                                                                                                                                                                                                                                               </w:t>
        </w:r>
      </w:ins>
      <w:del w:id="627" w:author="Mary Holderby" w:date="2019-02-26T06:42:00Z">
        <w:r w:rsidR="009B0205" w:rsidRPr="003C1178" w:rsidDel="00130A12">
          <w:fldChar w:fldCharType="begin"/>
        </w:r>
        <w:r w:rsidR="009B0205" w:rsidRPr="003C1178" w:rsidDel="00130A12">
          <w:delInstrText xml:space="preserve"> REF _Ref1655345 \r \h </w:delInstrText>
        </w:r>
        <w:r w:rsidR="003C1178" w:rsidRPr="003C1178" w:rsidDel="00130A12">
          <w:delInstrText xml:space="preserve"> \* MERGEFORMAT </w:delInstrText>
        </w:r>
        <w:r w:rsidR="009B0205" w:rsidRPr="003C1178" w:rsidDel="00130A12">
          <w:fldChar w:fldCharType="separate"/>
        </w:r>
        <w:r w:rsidR="00E67EC7" w:rsidDel="00130A12">
          <w:delText>0</w:delText>
        </w:r>
        <w:r w:rsidR="009B0205" w:rsidRPr="003C1178" w:rsidDel="00130A12">
          <w:fldChar w:fldCharType="end"/>
        </w:r>
      </w:del>
      <w:ins w:id="628" w:author="Mary Holderby" w:date="2019-02-26T06:42:00Z">
        <w:r w:rsidR="00130A12">
          <w:fldChar w:fldCharType="begin"/>
        </w:r>
        <w:r w:rsidR="00130A12">
          <w:instrText xml:space="preserve"> REF _Ref1662802 \r \h </w:instrText>
        </w:r>
        <w:r w:rsidR="00130A12">
          <w:fldChar w:fldCharType="separate"/>
        </w:r>
        <w:r w:rsidR="00130A12">
          <w:t>7.1.9</w:t>
        </w:r>
        <w:r w:rsidR="00130A12">
          <w:fldChar w:fldCharType="end"/>
        </w:r>
        <w:r w:rsidR="00130A12">
          <w:t xml:space="preserve"> Smart Appliances Screen</w:t>
        </w:r>
      </w:ins>
      <w:r w:rsidR="009B0205" w:rsidRPr="003C1178">
        <w:t>.</w:t>
      </w:r>
    </w:p>
    <w:p w14:paraId="028E5D7D" w14:textId="4B7394CD" w:rsidR="009C637D" w:rsidRPr="003C1178" w:rsidRDefault="003E79CC" w:rsidP="009C637D">
      <w:pPr>
        <w:spacing w:after="0" w:line="360" w:lineRule="auto"/>
        <w:ind w:left="993"/>
      </w:pPr>
      <w:r w:rsidRPr="003C1178">
        <w:t xml:space="preserve">The </w:t>
      </w:r>
      <w:r w:rsidR="009B0205" w:rsidRPr="003C1178">
        <w:t>design is intended to motivate</w:t>
      </w:r>
      <w:r w:rsidRPr="003C1178">
        <w:t xml:space="preserve"> </w:t>
      </w:r>
      <w:r w:rsidR="009B0205" w:rsidRPr="003C1178">
        <w:t>the user to consider their current energy usage</w:t>
      </w:r>
      <w:r w:rsidR="00D9755B" w:rsidRPr="003C1178">
        <w:t xml:space="preserve"> by showing </w:t>
      </w:r>
      <w:r w:rsidRPr="003C1178">
        <w:t xml:space="preserve">a </w:t>
      </w:r>
      <w:r w:rsidR="00D9755B" w:rsidRPr="003C1178">
        <w:t xml:space="preserve">comparison with </w:t>
      </w:r>
      <w:r w:rsidRPr="003C1178">
        <w:t xml:space="preserve">previous </w:t>
      </w:r>
      <w:r w:rsidR="00C471CE" w:rsidRPr="003C1178">
        <w:t>usage</w:t>
      </w:r>
      <w:r w:rsidR="009B0205" w:rsidRPr="003C1178">
        <w:t xml:space="preserve">. </w:t>
      </w:r>
      <w:r w:rsidRPr="003C1178">
        <w:t xml:space="preserve">This was intended to put the user in competition with themselves. </w:t>
      </w:r>
      <w:ins w:id="629" w:author="Mary Holderby" w:date="2019-02-26T06:42:00Z">
        <w:r w:rsidR="00130A12">
          <w:t xml:space="preserve">As well, the user can elect to control the devices monitored as </w:t>
        </w:r>
      </w:ins>
      <w:ins w:id="630" w:author="Mary Holderby" w:date="2019-02-26T06:43:00Z">
        <w:r w:rsidR="00130A12">
          <w:t>‘smart’ appliances.</w:t>
        </w:r>
      </w:ins>
    </w:p>
    <w:p w14:paraId="21CAB535" w14:textId="77777777" w:rsidR="009C637D" w:rsidRPr="003C1178" w:rsidRDefault="009C637D" w:rsidP="009C637D">
      <w:pPr>
        <w:spacing w:after="0" w:line="360" w:lineRule="auto"/>
        <w:ind w:left="993"/>
      </w:pPr>
    </w:p>
    <w:p w14:paraId="43B38240" w14:textId="77777777" w:rsidR="00860F77" w:rsidRPr="003C1178" w:rsidRDefault="009C637D" w:rsidP="00860F77">
      <w:pPr>
        <w:spacing w:after="0" w:line="360" w:lineRule="auto"/>
        <w:ind w:left="993" w:hanging="709"/>
      </w:pPr>
      <w:r w:rsidRPr="003C1178">
        <w:rPr>
          <w:b/>
        </w:rPr>
        <w:t>Supporting Research:</w:t>
      </w:r>
      <w:r w:rsidRPr="003C1178">
        <w:t xml:space="preserve"> </w:t>
      </w:r>
      <w:r w:rsidR="003E79CC" w:rsidRPr="003C1178">
        <w:t>Competitions have been shown to increase engagement and likelihood of reaching self-imposed targets (Bonino, D., Corno, F. &amp; De Russis, L. 2012)</w:t>
      </w:r>
      <w:r w:rsidR="007D7683" w:rsidRPr="003C1178">
        <w:t>.</w:t>
      </w:r>
      <w:r w:rsidR="003E79CC" w:rsidRPr="003C1178">
        <w:t xml:space="preserve"> </w:t>
      </w:r>
      <w:bookmarkStart w:id="631" w:name="_Ref1655243"/>
      <w:bookmarkStart w:id="632" w:name="_Ref1735624"/>
      <w:bookmarkStart w:id="633" w:name="_Ref1146644"/>
      <w:bookmarkStart w:id="634" w:name="_Ref1655345"/>
    </w:p>
    <w:p w14:paraId="7547133F" w14:textId="77777777" w:rsidR="00860F77" w:rsidRPr="003C1178" w:rsidRDefault="00860F77" w:rsidP="00860F77">
      <w:pPr>
        <w:spacing w:after="0" w:line="360" w:lineRule="auto"/>
        <w:ind w:left="993" w:hanging="709"/>
      </w:pPr>
    </w:p>
    <w:p w14:paraId="453649CB" w14:textId="3EE8F36D" w:rsidR="00073E05" w:rsidRPr="003C1178" w:rsidRDefault="00073E05" w:rsidP="00860F77">
      <w:pPr>
        <w:pStyle w:val="Heading3"/>
      </w:pPr>
      <w:bookmarkStart w:id="635" w:name="_Toc2052883"/>
      <w:bookmarkStart w:id="636" w:name="_Ref2055481"/>
      <w:bookmarkStart w:id="637" w:name="_Ref2057432"/>
      <w:del w:id="638" w:author="Mary Holderby" w:date="2019-02-26T06:43:00Z">
        <w:r w:rsidRPr="003C1178" w:rsidDel="00471100">
          <w:delText xml:space="preserve">Breakdown of </w:delText>
        </w:r>
      </w:del>
      <w:r w:rsidRPr="003C1178">
        <w:t>Energy Usage</w:t>
      </w:r>
      <w:bookmarkEnd w:id="631"/>
      <w:ins w:id="639" w:author="Mary Holderby" w:date="2019-02-26T06:43:00Z">
        <w:r w:rsidR="00471100">
          <w:t xml:space="preserve"> Breakdown</w:t>
        </w:r>
      </w:ins>
      <w:r w:rsidRPr="003C1178">
        <w:t xml:space="preserve"> Screen</w:t>
      </w:r>
      <w:bookmarkEnd w:id="632"/>
      <w:bookmarkEnd w:id="635"/>
      <w:bookmarkEnd w:id="636"/>
      <w:bookmarkEnd w:id="637"/>
    </w:p>
    <w:p w14:paraId="4EB9BAC6" w14:textId="77777777" w:rsidR="00073E05" w:rsidRPr="003C1178" w:rsidRDefault="00073E05" w:rsidP="00073E05">
      <w:pPr>
        <w:spacing w:after="0" w:line="360" w:lineRule="auto"/>
        <w:ind w:left="720"/>
      </w:pPr>
    </w:p>
    <w:p w14:paraId="463F2974" w14:textId="75208323" w:rsidR="00D9755B" w:rsidRPr="003C1178" w:rsidRDefault="00073E05" w:rsidP="00073E05">
      <w:pPr>
        <w:spacing w:after="120" w:line="360" w:lineRule="auto"/>
        <w:ind w:left="992" w:hanging="720"/>
      </w:pPr>
      <w:r w:rsidRPr="003C1178">
        <w:rPr>
          <w:b/>
        </w:rPr>
        <w:t>Purpose of Screen:</w:t>
      </w:r>
      <w:r w:rsidRPr="003C1178">
        <w:t xml:space="preserve"> </w:t>
      </w:r>
      <w:r w:rsidR="00D9755B" w:rsidRPr="003C1178">
        <w:t>This screen displays how energy is presently being used</w:t>
      </w:r>
      <w:r w:rsidR="00860F77" w:rsidRPr="003C1178">
        <w:t>.</w:t>
      </w:r>
    </w:p>
    <w:p w14:paraId="002613B9" w14:textId="4BD56EEA" w:rsidR="00073E05" w:rsidRPr="003C1178" w:rsidRDefault="00073E05" w:rsidP="00073E05">
      <w:pPr>
        <w:spacing w:after="120" w:line="360" w:lineRule="auto"/>
        <w:ind w:left="992" w:hanging="720"/>
      </w:pPr>
      <w:r w:rsidRPr="003C1178">
        <w:rPr>
          <w:b/>
        </w:rPr>
        <w:t>User Interaction:</w:t>
      </w:r>
      <w:r w:rsidRPr="003C1178">
        <w:t xml:space="preserve"> Apart from the standard ‘Back’ button which displays at the lower left of all of the screens, there is no </w:t>
      </w:r>
      <w:r w:rsidR="00860F77" w:rsidRPr="003C1178">
        <w:t xml:space="preserve">further </w:t>
      </w:r>
      <w:r w:rsidRPr="003C1178">
        <w:t>user interaction for this screen.</w:t>
      </w:r>
    </w:p>
    <w:p w14:paraId="4FCF45BF" w14:textId="0EBF0C8A" w:rsidR="00073E05" w:rsidRPr="003C1178" w:rsidRDefault="00D9755B" w:rsidP="00860F77">
      <w:pPr>
        <w:spacing w:after="120" w:line="360" w:lineRule="auto"/>
        <w:ind w:left="993"/>
      </w:pPr>
      <w:r w:rsidRPr="003C1178">
        <w:lastRenderedPageBreak/>
        <w:t xml:space="preserve">The </w:t>
      </w:r>
      <w:r w:rsidR="00860F77" w:rsidRPr="003C1178">
        <w:t xml:space="preserve">screen </w:t>
      </w:r>
      <w:r w:rsidRPr="003C1178">
        <w:t xml:space="preserve">presents a </w:t>
      </w:r>
      <w:r w:rsidR="00C471CE" w:rsidRPr="003C1178">
        <w:t>pie chart</w:t>
      </w:r>
      <w:r w:rsidRPr="003C1178">
        <w:t xml:space="preserve"> showing what has used what percentage of the day’s energy usage. </w:t>
      </w:r>
      <w:r w:rsidR="00F32BAE" w:rsidRPr="003C1178">
        <w:t xml:space="preserve">This allows users to target areas where they use more energy enabling them to make greater </w:t>
      </w:r>
      <w:del w:id="640" w:author="Mary Holderby" w:date="2019-02-26T06:44:00Z">
        <w:r w:rsidR="00F32BAE" w:rsidRPr="003C1178" w:rsidDel="00471100">
          <w:delText>gains</w:delText>
        </w:r>
      </w:del>
      <w:ins w:id="641" w:author="Mary Holderby" w:date="2019-02-26T06:44:00Z">
        <w:r w:rsidR="00471100">
          <w:t>energy savings</w:t>
        </w:r>
      </w:ins>
      <w:r w:rsidR="00F32BAE" w:rsidRPr="003C1178">
        <w:t>. This also allows users to see why they are being given certain tips. Tips to turn off lights would be linked with users’ who leave lights on in rooms they are not using.</w:t>
      </w:r>
    </w:p>
    <w:p w14:paraId="4648D78F" w14:textId="5250C4CD" w:rsidR="00434106" w:rsidRPr="003C1178" w:rsidRDefault="00434106" w:rsidP="00FB5984">
      <w:pPr>
        <w:spacing w:after="120" w:line="360" w:lineRule="auto"/>
        <w:ind w:left="964" w:hanging="964"/>
      </w:pPr>
      <w:r w:rsidRPr="003C1178">
        <w:rPr>
          <w:b/>
        </w:rPr>
        <w:t>Supporting Research:</w:t>
      </w:r>
      <w:r w:rsidR="001E3195" w:rsidRPr="003C1178">
        <w:rPr>
          <w:b/>
        </w:rPr>
        <w:t xml:space="preserve"> </w:t>
      </w:r>
      <w:r w:rsidR="001E3195" w:rsidRPr="003C1178">
        <w:t>Two separate reports into energy conservation suggested that ‘smart’ monitoring such as is currently provided by several energy companies offers the most effective and most long-lasting motivation to cut energy usage (</w:t>
      </w:r>
      <w:r w:rsidR="00A01B14" w:rsidRPr="003C1178">
        <w:t xml:space="preserve">Darby, 2006; </w:t>
      </w:r>
      <w:r w:rsidR="00FB5984" w:rsidRPr="003C1178">
        <w:t>Allen and Janda, 2006). While the design team considered displaying usage at a specific time</w:t>
      </w:r>
      <w:ins w:id="642" w:author="Mary Holderby" w:date="2019-02-26T06:44:00Z">
        <w:r w:rsidR="00471100">
          <w:t xml:space="preserve"> compared with usage over some period</w:t>
        </w:r>
      </w:ins>
      <w:r w:rsidR="00FB5984" w:rsidRPr="003C1178">
        <w:t>, the decision was taken to show what devices were using the energy along with a tip that could tie the usage to an opportunity to save on usage.</w:t>
      </w:r>
    </w:p>
    <w:p w14:paraId="232DD75C" w14:textId="1A612ACE" w:rsidR="00487CA6" w:rsidRPr="003C1178" w:rsidRDefault="00487CA6" w:rsidP="00FB5984">
      <w:pPr>
        <w:spacing w:after="120" w:line="360" w:lineRule="auto"/>
        <w:ind w:left="964" w:hanging="964"/>
      </w:pPr>
      <w:r w:rsidRPr="003C1178">
        <w:rPr>
          <w:b/>
        </w:rPr>
        <w:tab/>
      </w:r>
      <w:r w:rsidRPr="003C1178">
        <w:t xml:space="preserve">All values for energy are given in kWh. Bonino et al. (2012) found that expressing values in terms of monetary savings was ineffective. This was assumed to be due to the small daily cost from energy companies making it seem as if changes were having little effect. Whereas a drop in actual use of energy is far more salient. </w:t>
      </w:r>
    </w:p>
    <w:p w14:paraId="5DB38A4D" w14:textId="77777777" w:rsidR="00185412" w:rsidRPr="003C1178" w:rsidRDefault="00185412" w:rsidP="00073E05">
      <w:pPr>
        <w:pStyle w:val="Heading3"/>
        <w:spacing w:before="120" w:after="120" w:line="360" w:lineRule="auto"/>
        <w:ind w:left="992"/>
      </w:pPr>
      <w:bookmarkStart w:id="643" w:name="_Ref1735795"/>
      <w:bookmarkStart w:id="644" w:name="_Ref1736192"/>
      <w:bookmarkStart w:id="645" w:name="_Ref1736268"/>
      <w:bookmarkStart w:id="646" w:name="_Toc2052884"/>
      <w:r w:rsidRPr="003C1178">
        <w:t xml:space="preserve">Smart </w:t>
      </w:r>
      <w:r w:rsidR="009B0205" w:rsidRPr="003C1178">
        <w:t>A</w:t>
      </w:r>
      <w:r w:rsidRPr="003C1178">
        <w:t>ppliances</w:t>
      </w:r>
      <w:bookmarkEnd w:id="633"/>
      <w:r w:rsidRPr="003C1178">
        <w:t xml:space="preserve"> </w:t>
      </w:r>
      <w:r w:rsidR="009B0205" w:rsidRPr="003C1178">
        <w:t>Screen</w:t>
      </w:r>
      <w:bookmarkEnd w:id="634"/>
      <w:bookmarkEnd w:id="643"/>
      <w:bookmarkEnd w:id="644"/>
      <w:bookmarkEnd w:id="645"/>
      <w:bookmarkEnd w:id="646"/>
    </w:p>
    <w:p w14:paraId="4BCD9300" w14:textId="359C5623" w:rsidR="00073E05" w:rsidRPr="003C1178" w:rsidRDefault="00073E05" w:rsidP="00073E05">
      <w:pPr>
        <w:spacing w:after="120" w:line="360" w:lineRule="auto"/>
        <w:ind w:left="992" w:hanging="720"/>
      </w:pPr>
      <w:r w:rsidRPr="003C1178">
        <w:rPr>
          <w:b/>
        </w:rPr>
        <w:t>Purpose of Screen:</w:t>
      </w:r>
      <w:r w:rsidRPr="003C1178">
        <w:t xml:space="preserve"> </w:t>
      </w:r>
      <w:r w:rsidR="00D9755B" w:rsidRPr="003C1178">
        <w:t>This screen offers the facility to move smart</w:t>
      </w:r>
      <w:r w:rsidR="00334671" w:rsidRPr="003C1178">
        <w:t xml:space="preserve"> </w:t>
      </w:r>
      <w:r w:rsidR="00D9755B" w:rsidRPr="003C1178">
        <w:t xml:space="preserve">appliances into or out of the monitoring done by </w:t>
      </w:r>
      <w:r w:rsidR="00334671" w:rsidRPr="003C1178">
        <w:t xml:space="preserve">the </w:t>
      </w:r>
      <w:r w:rsidR="009C637D" w:rsidRPr="003C1178">
        <w:t>application.</w:t>
      </w:r>
    </w:p>
    <w:p w14:paraId="01FAA6DA" w14:textId="4988C50A" w:rsidR="004F19FB" w:rsidRPr="003C1178" w:rsidRDefault="00073E05" w:rsidP="004F19FB">
      <w:pPr>
        <w:spacing w:after="120" w:line="360" w:lineRule="auto"/>
        <w:ind w:left="992" w:hanging="720"/>
      </w:pPr>
      <w:r w:rsidRPr="003C1178">
        <w:rPr>
          <w:b/>
        </w:rPr>
        <w:t>User Interaction:</w:t>
      </w:r>
      <w:r w:rsidRPr="003C1178">
        <w:t xml:space="preserve"> </w:t>
      </w:r>
      <w:r w:rsidR="00A84D6E" w:rsidRPr="003C1178">
        <w:t xml:space="preserve">The user can add appliances to be monitored or </w:t>
      </w:r>
      <w:r w:rsidR="00CC1378" w:rsidRPr="003C1178">
        <w:t xml:space="preserve">remove </w:t>
      </w:r>
      <w:r w:rsidR="00A84D6E" w:rsidRPr="003C1178">
        <w:t xml:space="preserve">appliances </w:t>
      </w:r>
      <w:r w:rsidR="00CC1378" w:rsidRPr="003C1178">
        <w:t>to cease monitoring</w:t>
      </w:r>
      <w:r w:rsidR="00A84D6E" w:rsidRPr="003C1178">
        <w:t>.</w:t>
      </w:r>
      <w:r w:rsidR="00CC1378" w:rsidRPr="003C1178">
        <w:t xml:space="preserve"> A user can press refresh if a new appliance is not shown on the </w:t>
      </w:r>
      <w:r w:rsidR="009C637D" w:rsidRPr="003C1178">
        <w:t>application.</w:t>
      </w:r>
      <w:r w:rsidR="00CC1378" w:rsidRPr="003C1178">
        <w:t xml:space="preserve"> After two consecutive presses common issues and solutions will be provided in a tip box</w:t>
      </w:r>
      <w:r w:rsidR="0056035D" w:rsidRPr="003C1178">
        <w:t xml:space="preserve"> such as to reset the smart device</w:t>
      </w:r>
      <w:r w:rsidR="00CC1378" w:rsidRPr="003C1178">
        <w:t>.</w:t>
      </w:r>
    </w:p>
    <w:p w14:paraId="30A27C5A" w14:textId="2544C2E4" w:rsidR="00F2257A" w:rsidRPr="003C1178" w:rsidRDefault="00F2257A" w:rsidP="0008337D">
      <w:pPr>
        <w:pStyle w:val="Heading2"/>
        <w:spacing w:before="240" w:after="120" w:line="360" w:lineRule="auto"/>
        <w:ind w:left="850" w:hanging="578"/>
      </w:pPr>
      <w:bookmarkStart w:id="647" w:name="_Ref1310533"/>
      <w:bookmarkStart w:id="648" w:name="_Ref1737018"/>
      <w:bookmarkStart w:id="649" w:name="_Ref1737310"/>
      <w:bookmarkStart w:id="650" w:name="_Toc2052885"/>
      <w:r w:rsidRPr="003C1178">
        <w:t xml:space="preserve">Exercise </w:t>
      </w:r>
      <w:bookmarkEnd w:id="577"/>
      <w:bookmarkEnd w:id="647"/>
      <w:r w:rsidR="00A84D6E" w:rsidRPr="003C1178">
        <w:t>Screen</w:t>
      </w:r>
      <w:bookmarkEnd w:id="648"/>
      <w:bookmarkEnd w:id="649"/>
      <w:bookmarkEnd w:id="650"/>
      <w:r w:rsidRPr="003C1178">
        <w:t xml:space="preserve"> </w:t>
      </w:r>
    </w:p>
    <w:p w14:paraId="64894E74" w14:textId="5C6A0FC0" w:rsidR="00A84D6E" w:rsidRPr="003C1178" w:rsidRDefault="00A84D6E" w:rsidP="00A84D6E">
      <w:pPr>
        <w:spacing w:after="0" w:line="360" w:lineRule="auto"/>
        <w:ind w:left="992" w:hanging="720"/>
      </w:pPr>
      <w:r w:rsidRPr="003C1178">
        <w:rPr>
          <w:b/>
        </w:rPr>
        <w:t>Purpose of Screen:</w:t>
      </w:r>
      <w:r w:rsidRPr="003C1178">
        <w:t xml:space="preserve"> This screen offers a series of </w:t>
      </w:r>
      <w:r w:rsidR="0095219F" w:rsidRPr="003C1178">
        <w:t xml:space="preserve">personalised </w:t>
      </w:r>
      <w:r w:rsidRPr="003C1178">
        <w:t xml:space="preserve">exercises from which the user can select one to participate in. Each exercise </w:t>
      </w:r>
      <w:r w:rsidR="004842A5" w:rsidRPr="003C1178">
        <w:t xml:space="preserve">displays </w:t>
      </w:r>
      <w:r w:rsidRPr="003C1178">
        <w:t>a time estimate for completion.</w:t>
      </w:r>
    </w:p>
    <w:p w14:paraId="0293961B" w14:textId="77777777" w:rsidR="00A84D6E" w:rsidRPr="003C1178" w:rsidRDefault="00A84D6E" w:rsidP="00A84D6E">
      <w:pPr>
        <w:spacing w:after="0" w:line="360" w:lineRule="auto"/>
        <w:ind w:left="992" w:hanging="720"/>
      </w:pPr>
    </w:p>
    <w:p w14:paraId="72F234BD" w14:textId="3B2B1567" w:rsidR="00A84D6E" w:rsidRPr="003C1178" w:rsidRDefault="00A84D6E" w:rsidP="006E147D">
      <w:pPr>
        <w:spacing w:after="0" w:line="360" w:lineRule="auto"/>
        <w:ind w:left="992" w:hanging="720"/>
      </w:pPr>
      <w:r w:rsidRPr="003C1178">
        <w:rPr>
          <w:b/>
        </w:rPr>
        <w:t>User Interaction:</w:t>
      </w:r>
      <w:r w:rsidRPr="003C1178">
        <w:t xml:space="preserve"> </w:t>
      </w:r>
      <w:r w:rsidR="006E147D" w:rsidRPr="003C1178">
        <w:t>They can begin an exercise by pressing the icon</w:t>
      </w:r>
      <w:r w:rsidR="00F75791" w:rsidRPr="003C1178">
        <w:t xml:space="preserve"> taking them to screen </w:t>
      </w:r>
      <w:r w:rsidR="00F75791" w:rsidRPr="003C1178">
        <w:fldChar w:fldCharType="begin"/>
      </w:r>
      <w:r w:rsidR="00F75791" w:rsidRPr="003C1178">
        <w:instrText xml:space="preserve"> REF _Ref1145377 \r \h </w:instrText>
      </w:r>
      <w:r w:rsidR="003C1178" w:rsidRPr="003C1178">
        <w:instrText xml:space="preserve"> \* MERGEFORMAT </w:instrText>
      </w:r>
      <w:r w:rsidR="00F75791" w:rsidRPr="003C1178">
        <w:fldChar w:fldCharType="separate"/>
      </w:r>
      <w:r w:rsidR="00E67EC7">
        <w:t>5.6.2</w:t>
      </w:r>
      <w:r w:rsidR="00F75791" w:rsidRPr="003C1178">
        <w:fldChar w:fldCharType="end"/>
      </w:r>
      <w:r w:rsidR="00F75791" w:rsidRPr="003C1178">
        <w:t xml:space="preserve"> Exercise Run-Through</w:t>
      </w:r>
      <w:r w:rsidR="006E147D" w:rsidRPr="003C1178">
        <w:t xml:space="preserve">. The user can select the ‘Add’ button to add exercises from a list of available exercises; this action will take them to </w:t>
      </w:r>
      <w:r w:rsidR="006E147D" w:rsidRPr="003C1178">
        <w:fldChar w:fldCharType="begin"/>
      </w:r>
      <w:r w:rsidR="006E147D" w:rsidRPr="003C1178">
        <w:instrText xml:space="preserve"> REF _Ref1145826 \r \h </w:instrText>
      </w:r>
      <w:r w:rsidR="003C1178" w:rsidRPr="003C1178">
        <w:instrText xml:space="preserve"> \* MERGEFORMAT </w:instrText>
      </w:r>
      <w:r w:rsidR="006E147D" w:rsidRPr="003C1178">
        <w:fldChar w:fldCharType="separate"/>
      </w:r>
      <w:r w:rsidR="00E67EC7">
        <w:t>5.6.1</w:t>
      </w:r>
      <w:r w:rsidR="006E147D" w:rsidRPr="003C1178">
        <w:fldChar w:fldCharType="end"/>
      </w:r>
      <w:r w:rsidR="006E147D" w:rsidRPr="003C1178">
        <w:t xml:space="preserve"> Add Exercises Screen</w:t>
      </w:r>
      <w:ins w:id="651" w:author="Mary Holderby" w:date="2019-02-26T06:47:00Z">
        <w:r w:rsidR="00471100">
          <w:t>. T</w:t>
        </w:r>
      </w:ins>
      <w:del w:id="652" w:author="Mary Holderby" w:date="2019-02-26T06:47:00Z">
        <w:r w:rsidR="0095219F" w:rsidRPr="003C1178" w:rsidDel="00471100">
          <w:delText>, t</w:delText>
        </w:r>
      </w:del>
      <w:r w:rsidR="0095219F" w:rsidRPr="003C1178">
        <w:t>his screen also shows more in-depth information about an exercise</w:t>
      </w:r>
      <w:r w:rsidR="006E147D" w:rsidRPr="003C1178">
        <w:t>.</w:t>
      </w:r>
    </w:p>
    <w:p w14:paraId="50DE39F0" w14:textId="77777777" w:rsidR="006E147D" w:rsidRPr="003C1178" w:rsidRDefault="006E147D" w:rsidP="006E147D">
      <w:pPr>
        <w:spacing w:after="0" w:line="360" w:lineRule="auto"/>
        <w:ind w:left="992" w:hanging="720"/>
      </w:pPr>
    </w:p>
    <w:p w14:paraId="17775579" w14:textId="77777777" w:rsidR="0095219F" w:rsidRPr="003C1178" w:rsidRDefault="0095219F" w:rsidP="0095219F">
      <w:pPr>
        <w:spacing w:after="0" w:line="360" w:lineRule="auto"/>
        <w:rPr>
          <w:b/>
        </w:rPr>
      </w:pPr>
    </w:p>
    <w:p w14:paraId="4F6E1714" w14:textId="03BFAD2D" w:rsidR="00851F2F" w:rsidRPr="003C1178" w:rsidRDefault="0095219F" w:rsidP="00434106">
      <w:pPr>
        <w:spacing w:after="0" w:line="360" w:lineRule="auto"/>
        <w:ind w:left="993" w:hanging="709"/>
      </w:pPr>
      <w:r w:rsidRPr="003C1178">
        <w:rPr>
          <w:b/>
        </w:rPr>
        <w:t xml:space="preserve">Supporting Research: </w:t>
      </w:r>
      <w:r w:rsidR="00B96EF5" w:rsidRPr="003C1178">
        <w:t xml:space="preserve">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rsidRPr="003C1178">
        <w:t>Several specific exercises are shown in the storyboard and prototype of the design proposal.</w:t>
      </w:r>
    </w:p>
    <w:p w14:paraId="6B635BFB" w14:textId="77777777" w:rsidR="00434106" w:rsidRPr="003C1178" w:rsidRDefault="00434106" w:rsidP="00434106">
      <w:pPr>
        <w:spacing w:after="0" w:line="360" w:lineRule="auto"/>
        <w:ind w:left="993" w:hanging="709"/>
        <w:rPr>
          <w:b/>
        </w:rPr>
      </w:pPr>
    </w:p>
    <w:p w14:paraId="4D7834B4" w14:textId="674B4D03" w:rsidR="00B96EF5" w:rsidRPr="003C1178" w:rsidRDefault="00B96EF5" w:rsidP="00434106">
      <w:pPr>
        <w:spacing w:after="0" w:line="360" w:lineRule="auto"/>
        <w:ind w:left="993"/>
      </w:pPr>
      <w:r w:rsidRPr="003C1178">
        <w:t>The group discussed the possibility of Tai Chi</w:t>
      </w:r>
      <w:r w:rsidR="0095219F" w:rsidRPr="003C1178">
        <w:t xml:space="preserve"> </w:t>
      </w:r>
      <w:r w:rsidRPr="003C1178">
        <w:t xml:space="preserve">as a possible appropriate exercise. There is evidence that practicing Tai Chi can help older adults to reduce stress (Sandlund &amp; Norlander, 2000), improve posture and balance leading to lower risk of falls (Lomas-Vega, Obrero-Gaitan, Molina-Ortega, &amp; Del-Pino-Casado, 2017). Most importantly for those with mobility issues or who are unable to stand Tai Chi can also be practiced sitting down, bring about much the same health benefits as when done standing up (DailyCaring, 2019). </w:t>
      </w:r>
      <w:r w:rsidR="001C44BF" w:rsidRPr="003C1178">
        <w:t>Myers (2015) highlighted that many older people enjoy golf and bowling</w:t>
      </w:r>
      <w:r w:rsidR="0095219F" w:rsidRPr="003C1178">
        <w:t>,</w:t>
      </w:r>
      <w:r w:rsidR="001C44BF" w:rsidRPr="003C1178">
        <w:t xml:space="preserve"> these exercises have been added. Robinson </w:t>
      </w:r>
      <w:r w:rsidR="001C44BF" w:rsidRPr="003C1178">
        <w:rPr>
          <w:i/>
        </w:rPr>
        <w:t xml:space="preserve">et al. </w:t>
      </w:r>
      <w:r w:rsidR="001C44BF" w:rsidRPr="003C1178">
        <w:t xml:space="preserve">(2019) suggest that adding in activities that are enjoyable, such as listening to music or </w:t>
      </w:r>
      <w:r w:rsidR="003D23B9" w:rsidRPr="003C1178">
        <w:t xml:space="preserve">to the radio, while exercising can overcome reluctance to an exercise regime. </w:t>
      </w:r>
    </w:p>
    <w:p w14:paraId="178AC073" w14:textId="77777777" w:rsidR="00F2257A" w:rsidRPr="003C1178" w:rsidRDefault="00F2257A" w:rsidP="0008337D">
      <w:pPr>
        <w:pStyle w:val="Heading3"/>
        <w:spacing w:before="120" w:after="120" w:line="360" w:lineRule="auto"/>
        <w:ind w:left="992"/>
      </w:pPr>
      <w:bookmarkStart w:id="653" w:name="_Ref1145826"/>
      <w:bookmarkStart w:id="654" w:name="_Ref1737180"/>
      <w:bookmarkStart w:id="655" w:name="_Toc2052886"/>
      <w:r w:rsidRPr="003C1178">
        <w:t xml:space="preserve">Add </w:t>
      </w:r>
      <w:r w:rsidR="006E147D" w:rsidRPr="003C1178">
        <w:t>E</w:t>
      </w:r>
      <w:r w:rsidRPr="003C1178">
        <w:t>xercises</w:t>
      </w:r>
      <w:bookmarkEnd w:id="653"/>
      <w:r w:rsidRPr="003C1178">
        <w:t xml:space="preserve"> </w:t>
      </w:r>
      <w:r w:rsidR="006E147D" w:rsidRPr="003C1178">
        <w:t>Screen</w:t>
      </w:r>
      <w:bookmarkEnd w:id="654"/>
      <w:bookmarkEnd w:id="655"/>
    </w:p>
    <w:p w14:paraId="4105B433" w14:textId="60DE5660" w:rsidR="004842A5" w:rsidRPr="003C1178" w:rsidRDefault="004842A5" w:rsidP="004842A5">
      <w:pPr>
        <w:spacing w:after="0" w:line="360" w:lineRule="auto"/>
        <w:ind w:left="992" w:hanging="720"/>
      </w:pPr>
      <w:r w:rsidRPr="003C1178">
        <w:rPr>
          <w:b/>
        </w:rPr>
        <w:t>Purpose of Screen:</w:t>
      </w:r>
      <w:r w:rsidRPr="003C1178">
        <w:t xml:space="preserve"> This screen offers the facility to add further exercises from a </w:t>
      </w:r>
      <w:r w:rsidR="0095219F" w:rsidRPr="003C1178">
        <w:t xml:space="preserve">full </w:t>
      </w:r>
      <w:r w:rsidRPr="003C1178">
        <w:t>selection</w:t>
      </w:r>
      <w:r w:rsidR="0095219F" w:rsidRPr="003C1178">
        <w:t xml:space="preserve"> of all available</w:t>
      </w:r>
      <w:r w:rsidRPr="003C1178">
        <w:t xml:space="preserve">. It is expected that in most cases </w:t>
      </w:r>
      <w:r w:rsidR="00C471CE" w:rsidRPr="003C1178">
        <w:t>a</w:t>
      </w:r>
      <w:r w:rsidRPr="003C1178">
        <w:t xml:space="preserve"> </w:t>
      </w:r>
      <w:r w:rsidR="0095219F" w:rsidRPr="003C1178">
        <w:t xml:space="preserve">user along with medical staff </w:t>
      </w:r>
      <w:r w:rsidRPr="003C1178">
        <w:t>would</w:t>
      </w:r>
      <w:r w:rsidR="00434106" w:rsidRPr="003C1178">
        <w:t xml:space="preserve"> collaborate to</w:t>
      </w:r>
      <w:r w:rsidRPr="003C1178">
        <w:t xml:space="preserve"> make the selectio</w:t>
      </w:r>
      <w:r w:rsidR="00434106" w:rsidRPr="003C1178">
        <w:t>n</w:t>
      </w:r>
      <w:r w:rsidRPr="003C1178">
        <w:t>,</w:t>
      </w:r>
      <w:r w:rsidR="0095219F" w:rsidRPr="003C1178">
        <w:t xml:space="preserve"> considering preference and usefulness in treatment</w:t>
      </w:r>
      <w:r w:rsidR="00434106" w:rsidRPr="003C1178">
        <w:t>.</w:t>
      </w:r>
      <w:r w:rsidR="0095219F" w:rsidRPr="003C1178">
        <w:t xml:space="preserve"> </w:t>
      </w:r>
      <w:r w:rsidR="00434106" w:rsidRPr="003C1178">
        <w:t>U</w:t>
      </w:r>
      <w:r w:rsidR="0095219F" w:rsidRPr="003C1178">
        <w:t>sers</w:t>
      </w:r>
      <w:r w:rsidR="00434106" w:rsidRPr="003C1178">
        <w:t xml:space="preserve"> can also</w:t>
      </w:r>
      <w:r w:rsidR="0095219F" w:rsidRPr="003C1178">
        <w:t xml:space="preserve"> do this independently.</w:t>
      </w:r>
    </w:p>
    <w:p w14:paraId="12DED9C1" w14:textId="77777777" w:rsidR="004842A5" w:rsidRPr="003C1178" w:rsidRDefault="004842A5" w:rsidP="004842A5">
      <w:pPr>
        <w:spacing w:after="0" w:line="360" w:lineRule="auto"/>
        <w:ind w:left="992" w:hanging="720"/>
      </w:pPr>
    </w:p>
    <w:p w14:paraId="0A5470B2" w14:textId="77777777" w:rsidR="004842A5" w:rsidRPr="003C1178" w:rsidRDefault="004842A5" w:rsidP="004842A5">
      <w:pPr>
        <w:spacing w:after="0" w:line="360" w:lineRule="auto"/>
        <w:ind w:left="992" w:hanging="720"/>
      </w:pPr>
      <w:r w:rsidRPr="003C1178">
        <w:rPr>
          <w:b/>
        </w:rPr>
        <w:t>User Interaction:</w:t>
      </w:r>
      <w:r w:rsidRPr="003C1178">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14:paraId="64741D40" w14:textId="77777777" w:rsidR="004842A5" w:rsidRPr="003C1178" w:rsidRDefault="004842A5" w:rsidP="00B11D30">
      <w:pPr>
        <w:spacing w:after="0" w:line="360" w:lineRule="auto"/>
        <w:ind w:left="720"/>
      </w:pPr>
    </w:p>
    <w:p w14:paraId="5593101E" w14:textId="12FAF773" w:rsidR="0089443A" w:rsidRPr="003C1178" w:rsidRDefault="004842A5" w:rsidP="00B11D30">
      <w:pPr>
        <w:spacing w:after="0" w:line="360" w:lineRule="auto"/>
        <w:ind w:left="720"/>
      </w:pPr>
      <w:r w:rsidRPr="003C1178">
        <w:t xml:space="preserve">As with </w:t>
      </w:r>
      <w:ins w:id="656" w:author="Mary Holderby" w:date="2019-02-26T06:48:00Z">
        <w:r w:rsidR="00471100">
          <w:fldChar w:fldCharType="begin"/>
        </w:r>
        <w:r w:rsidR="00471100">
          <w:instrText xml:space="preserve"> REF _Ref1737018 \r \h </w:instrText>
        </w:r>
      </w:ins>
      <w:r w:rsidR="00471100">
        <w:fldChar w:fldCharType="separate"/>
      </w:r>
      <w:ins w:id="657" w:author="Mary Holderby" w:date="2019-02-26T06:48:00Z">
        <w:r w:rsidR="00471100">
          <w:t>5.6</w:t>
        </w:r>
        <w:r w:rsidR="00471100">
          <w:fldChar w:fldCharType="end"/>
        </w:r>
      </w:ins>
      <w:r w:rsidRPr="003C1178">
        <w:fldChar w:fldCharType="begin"/>
      </w:r>
      <w:r w:rsidRPr="003C1178">
        <w:instrText xml:space="preserve"> REF _Ref1663167 \r \h </w:instrText>
      </w:r>
      <w:r w:rsidR="003C1178" w:rsidRPr="003C1178">
        <w:instrText xml:space="preserve"> \* MERGEFORMAT </w:instrText>
      </w:r>
      <w:r w:rsidRPr="003C1178">
        <w:fldChar w:fldCharType="separate"/>
      </w:r>
      <w:r w:rsidR="00E67EC7">
        <w:t>7.1.12</w:t>
      </w:r>
      <w:r w:rsidRPr="003C1178">
        <w:fldChar w:fldCharType="end"/>
      </w:r>
      <w:r w:rsidRPr="003C1178">
        <w:t xml:space="preserve"> Exercise Screen, the exercises each display a completion time.</w:t>
      </w:r>
    </w:p>
    <w:p w14:paraId="05DE3002" w14:textId="77777777" w:rsidR="0089443A" w:rsidRPr="003C1178" w:rsidRDefault="0089443A" w:rsidP="0008337D">
      <w:pPr>
        <w:pStyle w:val="Heading3"/>
        <w:spacing w:before="120" w:after="120" w:line="360" w:lineRule="auto"/>
        <w:ind w:left="992"/>
      </w:pPr>
      <w:bookmarkStart w:id="658" w:name="_Ref1145377"/>
      <w:bookmarkStart w:id="659" w:name="_Toc2052887"/>
      <w:r w:rsidRPr="003C1178">
        <w:t xml:space="preserve">Exercise </w:t>
      </w:r>
      <w:r w:rsidR="0008337D" w:rsidRPr="003C1178">
        <w:t>R</w:t>
      </w:r>
      <w:r w:rsidRPr="003C1178">
        <w:t>un-</w:t>
      </w:r>
      <w:r w:rsidR="0008337D" w:rsidRPr="003C1178">
        <w:t>T</w:t>
      </w:r>
      <w:r w:rsidRPr="003C1178">
        <w:t>hrough</w:t>
      </w:r>
      <w:bookmarkEnd w:id="658"/>
      <w:bookmarkEnd w:id="659"/>
    </w:p>
    <w:p w14:paraId="37E47FCA" w14:textId="160A443C" w:rsidR="004842A5" w:rsidRPr="003C1178" w:rsidRDefault="004842A5" w:rsidP="004842A5">
      <w:pPr>
        <w:spacing w:after="0" w:line="360" w:lineRule="auto"/>
        <w:ind w:left="992" w:hanging="720"/>
      </w:pPr>
      <w:r w:rsidRPr="003C1178">
        <w:rPr>
          <w:b/>
        </w:rPr>
        <w:t>Purpose of Screen:</w:t>
      </w:r>
      <w:r w:rsidRPr="003C1178">
        <w:t xml:space="preserve"> This screen provides a visual image of what movements are performed during the selected exercise</w:t>
      </w:r>
      <w:r w:rsidR="009B626A" w:rsidRPr="003C1178">
        <w:t xml:space="preserve"> along with background music that helps motivate the user to do the </w:t>
      </w:r>
      <w:r w:rsidR="009B626A" w:rsidRPr="003C1178">
        <w:lastRenderedPageBreak/>
        <w:t>exercise</w:t>
      </w:r>
      <w:r w:rsidRPr="003C1178">
        <w:t>.</w:t>
      </w:r>
      <w:r w:rsidR="0095219F" w:rsidRPr="003C1178">
        <w:t xml:space="preserve"> An overlay of the users’ current movement is also shown to give instant feedback for how well as user is completing the activity.</w:t>
      </w:r>
    </w:p>
    <w:p w14:paraId="540731A9" w14:textId="37F03471" w:rsidR="004842A5" w:rsidRPr="003C1178" w:rsidRDefault="004842A5" w:rsidP="004842A5">
      <w:pPr>
        <w:spacing w:after="0" w:line="360" w:lineRule="auto"/>
        <w:ind w:left="992" w:hanging="720"/>
      </w:pPr>
      <w:r w:rsidRPr="003C1178">
        <w:rPr>
          <w:b/>
        </w:rPr>
        <w:t>User Interaction:</w:t>
      </w:r>
      <w:r w:rsidRPr="003C1178">
        <w:t xml:space="preserve"> The user may interact with this screen using the</w:t>
      </w:r>
      <w:r w:rsidR="0095219F" w:rsidRPr="003C1178">
        <w:t xml:space="preserve"> p</w:t>
      </w:r>
      <w:r w:rsidRPr="003C1178">
        <w:t>ause</w:t>
      </w:r>
      <w:r w:rsidR="0095219F" w:rsidRPr="003C1178">
        <w:t xml:space="preserve"> </w:t>
      </w:r>
      <w:r w:rsidRPr="003C1178">
        <w:t xml:space="preserve">button at the lower right of the display. </w:t>
      </w:r>
      <w:r w:rsidR="00430ABE" w:rsidRPr="003C1178">
        <w:t xml:space="preserve">The user can leave the exercise by pressing the back button which will take the user to the previous screen (either </w:t>
      </w:r>
      <w:ins w:id="660" w:author="Mary Holderby" w:date="2019-02-26T06:49:00Z">
        <w:r w:rsidR="00471100">
          <w:fldChar w:fldCharType="begin"/>
        </w:r>
        <w:r w:rsidR="00471100">
          <w:instrText xml:space="preserve"> REF _Ref1737180 \r \h </w:instrText>
        </w:r>
      </w:ins>
      <w:r w:rsidR="00471100">
        <w:fldChar w:fldCharType="separate"/>
      </w:r>
      <w:ins w:id="661" w:author="Mary Holderby" w:date="2019-02-26T06:49:00Z">
        <w:r w:rsidR="00471100">
          <w:t>5.6.1</w:t>
        </w:r>
        <w:r w:rsidR="00471100">
          <w:fldChar w:fldCharType="end"/>
        </w:r>
      </w:ins>
      <w:del w:id="662" w:author="Mary Holderby" w:date="2019-02-26T06:49:00Z">
        <w:r w:rsidR="00430ABE" w:rsidRPr="003C1178" w:rsidDel="00471100">
          <w:fldChar w:fldCharType="begin"/>
        </w:r>
        <w:r w:rsidR="00430ABE" w:rsidRPr="003C1178" w:rsidDel="00471100">
          <w:delInstrText xml:space="preserve"> REF _Ref1664224 \r \h </w:delInstrText>
        </w:r>
        <w:r w:rsidR="003C1178" w:rsidRPr="003C1178" w:rsidDel="00471100">
          <w:delInstrText xml:space="preserve"> \* MERGEFORMAT </w:delInstrText>
        </w:r>
        <w:r w:rsidR="00430ABE" w:rsidRPr="003C1178" w:rsidDel="00471100">
          <w:fldChar w:fldCharType="separate"/>
        </w:r>
        <w:r w:rsidR="00E67EC7" w:rsidDel="00471100">
          <w:delText>7.1.13</w:delText>
        </w:r>
        <w:r w:rsidR="00430ABE" w:rsidRPr="003C1178" w:rsidDel="00471100">
          <w:fldChar w:fldCharType="end"/>
        </w:r>
      </w:del>
      <w:r w:rsidR="00430ABE" w:rsidRPr="003C1178">
        <w:t xml:space="preserve"> Add Exercises Screen or </w:t>
      </w:r>
      <w:ins w:id="663" w:author="Mary Holderby" w:date="2019-02-26T06:49:00Z">
        <w:r w:rsidR="00471100">
          <w:fldChar w:fldCharType="begin"/>
        </w:r>
        <w:r w:rsidR="00471100">
          <w:instrText xml:space="preserve"> REF _Ref1737018 \r \h </w:instrText>
        </w:r>
      </w:ins>
      <w:r w:rsidR="00471100">
        <w:fldChar w:fldCharType="separate"/>
      </w:r>
      <w:ins w:id="664" w:author="Mary Holderby" w:date="2019-02-26T06:49:00Z">
        <w:r w:rsidR="00471100">
          <w:t>5.6</w:t>
        </w:r>
        <w:r w:rsidR="00471100">
          <w:fldChar w:fldCharType="end"/>
        </w:r>
      </w:ins>
      <w:del w:id="665" w:author="Mary Holderby" w:date="2019-02-26T06:49:00Z">
        <w:r w:rsidR="00430ABE" w:rsidRPr="003C1178" w:rsidDel="00471100">
          <w:fldChar w:fldCharType="begin"/>
        </w:r>
        <w:r w:rsidR="00430ABE" w:rsidRPr="003C1178" w:rsidDel="00471100">
          <w:delInstrText xml:space="preserve"> REF _Ref1664261 \r \h </w:delInstrText>
        </w:r>
        <w:r w:rsidR="003C1178" w:rsidRPr="003C1178" w:rsidDel="00471100">
          <w:delInstrText xml:space="preserve"> \* MERGEFORMAT </w:delInstrText>
        </w:r>
        <w:r w:rsidR="00430ABE" w:rsidRPr="003C1178" w:rsidDel="00471100">
          <w:fldChar w:fldCharType="separate"/>
        </w:r>
        <w:r w:rsidR="00E67EC7" w:rsidDel="00471100">
          <w:delText>7.1.12</w:delText>
        </w:r>
        <w:r w:rsidR="00430ABE" w:rsidRPr="003C1178" w:rsidDel="00471100">
          <w:fldChar w:fldCharType="end"/>
        </w:r>
      </w:del>
      <w:r w:rsidR="00430ABE" w:rsidRPr="003C1178">
        <w:t xml:space="preserve"> Exercise page).</w:t>
      </w:r>
    </w:p>
    <w:p w14:paraId="7E2936CA" w14:textId="530DDE43" w:rsidR="0089443A" w:rsidRPr="003C1178" w:rsidRDefault="0095219F" w:rsidP="00430ABE">
      <w:pPr>
        <w:spacing w:after="0" w:line="360" w:lineRule="auto"/>
        <w:ind w:left="993" w:hanging="709"/>
        <w:rPr>
          <w:b/>
        </w:rPr>
      </w:pPr>
      <w:r w:rsidRPr="003C1178">
        <w:rPr>
          <w:b/>
        </w:rPr>
        <w:t>Supporting Research:</w:t>
      </w:r>
      <w:r w:rsidR="00430ABE" w:rsidRPr="003C1178">
        <w:rPr>
          <w:b/>
        </w:rPr>
        <w:t xml:space="preserve"> </w:t>
      </w:r>
      <w:r w:rsidRPr="003C1178">
        <w:t xml:space="preserve">The use of the overlay to provide feedback was inspired by the popular game franchise </w:t>
      </w:r>
      <w:r w:rsidR="00AF3480" w:rsidRPr="003C1178">
        <w:t xml:space="preserve">‘Just Dance’ </w:t>
      </w:r>
      <w:r w:rsidR="00CC4E49" w:rsidRPr="003C1178">
        <w:t xml:space="preserve">(ArthurVideoSong, 2018). </w:t>
      </w:r>
      <w:r w:rsidR="0089443A" w:rsidRPr="003C1178">
        <w:t xml:space="preserve">Exercises </w:t>
      </w:r>
      <w:del w:id="666" w:author="Mary Holderby" w:date="2019-02-26T06:50:00Z">
        <w:r w:rsidR="0089443A" w:rsidRPr="003C1178" w:rsidDel="00471100">
          <w:delText xml:space="preserve">work </w:delText>
        </w:r>
      </w:del>
      <w:ins w:id="667" w:author="Mary Holderby" w:date="2019-02-26T06:50:00Z">
        <w:r w:rsidR="00471100">
          <w:t>incorporate</w:t>
        </w:r>
      </w:ins>
      <w:del w:id="668" w:author="Mary Holderby" w:date="2019-02-26T06:50:00Z">
        <w:r w:rsidR="0089443A" w:rsidRPr="003C1178" w:rsidDel="00471100">
          <w:delText>by having</w:delText>
        </w:r>
      </w:del>
      <w:r w:rsidR="0089443A" w:rsidRPr="003C1178">
        <w:t xml:space="preserve"> an animated video of a person doing the activity with an overlay of the user</w:t>
      </w:r>
      <w:ins w:id="669" w:author="Mary Holderby" w:date="2019-02-26T06:50:00Z">
        <w:r w:rsidR="00471100">
          <w:t xml:space="preserve"> thus</w:t>
        </w:r>
      </w:ins>
      <w:r w:rsidR="0089443A" w:rsidRPr="003C1178">
        <w:t xml:space="preserve"> giving immediate feedback on how well the user is doing.  </w:t>
      </w:r>
      <w:r w:rsidRPr="003C1178">
        <w:t xml:space="preserve">Additional pop-ups </w:t>
      </w:r>
      <w:r w:rsidR="0089443A" w:rsidRPr="003C1178">
        <w:t>also appear on screen showing</w:t>
      </w:r>
      <w:r w:rsidRPr="003C1178">
        <w:t>,</w:t>
      </w:r>
      <w:r w:rsidR="0089443A" w:rsidRPr="003C1178">
        <w:t xml:space="preserve"> for instance</w:t>
      </w:r>
      <w:r w:rsidRPr="003C1178">
        <w:t>,</w:t>
      </w:r>
      <w:r w:rsidR="0089443A" w:rsidRPr="003C1178">
        <w:t xml:space="preserve"> how long the user must hold a certain position. </w:t>
      </w:r>
    </w:p>
    <w:p w14:paraId="0E27D1E8" w14:textId="77777777" w:rsidR="00851F2F" w:rsidRPr="003C1178" w:rsidRDefault="00851F2F" w:rsidP="00851F2F">
      <w:pPr>
        <w:spacing w:after="0" w:line="360" w:lineRule="auto"/>
        <w:ind w:left="720"/>
      </w:pPr>
    </w:p>
    <w:p w14:paraId="7A1E5E38" w14:textId="64B1A89C" w:rsidR="00E168FA" w:rsidRPr="003C1178" w:rsidRDefault="009A599D" w:rsidP="00430ABE">
      <w:pPr>
        <w:spacing w:after="0" w:line="360" w:lineRule="auto"/>
        <w:ind w:left="993"/>
      </w:pPr>
      <w:r w:rsidRPr="003C1178">
        <w:t>T</w:t>
      </w:r>
      <w:r w:rsidR="00B96EF5" w:rsidRPr="003C1178">
        <w:t>he initial design of exercises focused on giving the user feedback in the form of a</w:t>
      </w:r>
      <w:r w:rsidR="00F54F33" w:rsidRPr="003C1178">
        <w:t>n</w:t>
      </w:r>
      <w:r w:rsidR="00B96EF5" w:rsidRPr="003C1178">
        <w:t xml:space="preserve"> </w:t>
      </w:r>
      <w:r w:rsidRPr="003C1178">
        <w:t xml:space="preserve">animated </w:t>
      </w:r>
      <w:r w:rsidR="00B96EF5" w:rsidRPr="003C1178">
        <w:t xml:space="preserve">human with </w:t>
      </w:r>
      <w:r w:rsidRPr="003C1178">
        <w:t xml:space="preserve">a </w:t>
      </w:r>
      <w:r w:rsidR="00B96EF5" w:rsidRPr="003C1178">
        <w:t xml:space="preserve">line skeleton overlaid and sensor points on that line skeleton. </w:t>
      </w:r>
      <w:r w:rsidRPr="003C1178">
        <w:t>The skeleton represents the user</w:t>
      </w:r>
      <w:del w:id="670" w:author="Mary Holderby" w:date="2019-02-26T06:50:00Z">
        <w:r w:rsidRPr="003C1178" w:rsidDel="00471100">
          <w:delText>s</w:delText>
        </w:r>
      </w:del>
      <w:r w:rsidR="00F54F33" w:rsidRPr="003C1178">
        <w:t>’</w:t>
      </w:r>
      <w:ins w:id="671" w:author="Mary Holderby" w:date="2019-02-26T06:50:00Z">
        <w:r w:rsidR="00471100">
          <w:t>s</w:t>
        </w:r>
      </w:ins>
      <w:r w:rsidRPr="003C1178">
        <w:t xml:space="preserve"> current position and is gleaned from </w:t>
      </w:r>
      <w:r w:rsidR="00F54F33" w:rsidRPr="003C1178">
        <w:t xml:space="preserve">sensors the user would be holding. </w:t>
      </w:r>
      <w:r w:rsidR="00385310" w:rsidRPr="003C1178">
        <w:t xml:space="preserve">This form of ‘augmentation’ is discussed by Preece </w:t>
      </w:r>
      <w:r w:rsidR="00385310" w:rsidRPr="003C1178">
        <w:rPr>
          <w:i/>
        </w:rPr>
        <w:t xml:space="preserve">et </w:t>
      </w:r>
      <w:r w:rsidR="00385310" w:rsidRPr="003C1178">
        <w:t xml:space="preserve">al. (2015); they make the point that this form of design needs to be noticeable without interfering or stopping the viewer from continuing their interaction. </w:t>
      </w:r>
      <w:r w:rsidR="00B96EF5" w:rsidRPr="003C1178">
        <w:t>The display guide</w:t>
      </w:r>
      <w:r w:rsidR="00E168FA" w:rsidRPr="003C1178">
        <w:t>s</w:t>
      </w:r>
      <w:r w:rsidR="00B96EF5" w:rsidRPr="003C1178">
        <w:t xml:space="preserve"> the user through </w:t>
      </w:r>
      <w:r w:rsidR="00E168FA" w:rsidRPr="003C1178">
        <w:t xml:space="preserve">the activity by </w:t>
      </w:r>
      <w:ins w:id="672" w:author="Mary Holderby" w:date="2019-02-26T06:51:00Z">
        <w:r w:rsidR="00471100">
          <w:t xml:space="preserve">offering </w:t>
        </w:r>
      </w:ins>
      <w:del w:id="673" w:author="Mary Holderby" w:date="2019-02-26T06:51:00Z">
        <w:r w:rsidR="00E168FA" w:rsidRPr="003C1178" w:rsidDel="00471100">
          <w:delText>asking</w:delText>
        </w:r>
      </w:del>
      <w:r w:rsidR="00E168FA" w:rsidRPr="003C1178">
        <w:t xml:space="preserve"> them</w:t>
      </w:r>
      <w:ins w:id="674" w:author="Mary Holderby" w:date="2019-02-26T06:51:00Z">
        <w:r w:rsidR="00471100">
          <w:t xml:space="preserve"> the opportunity</w:t>
        </w:r>
      </w:ins>
      <w:r w:rsidR="00E168FA" w:rsidRPr="003C1178">
        <w:t xml:space="preserve"> to follow the animated figure with their own movements. </w:t>
      </w:r>
    </w:p>
    <w:p w14:paraId="615D9992" w14:textId="77777777" w:rsidR="00430ABE" w:rsidRPr="003C1178" w:rsidRDefault="00430ABE" w:rsidP="00430ABE">
      <w:pPr>
        <w:spacing w:after="0" w:line="360" w:lineRule="auto"/>
        <w:ind w:left="993"/>
      </w:pPr>
    </w:p>
    <w:p w14:paraId="28AC61C3" w14:textId="09456398" w:rsidR="0089443A" w:rsidRPr="003C1178" w:rsidRDefault="00B96EF5" w:rsidP="00430ABE">
      <w:pPr>
        <w:spacing w:after="0" w:line="360" w:lineRule="auto"/>
        <w:ind w:left="993"/>
      </w:pPr>
      <w:r w:rsidRPr="003C1178">
        <w:t xml:space="preserve">The feedback highlighted </w:t>
      </w:r>
      <w:ins w:id="675" w:author="Mary Holderby" w:date="2019-02-26T06:52:00Z">
        <w:r w:rsidR="00471100">
          <w:t xml:space="preserve">during the presentation of the storyboard version of </w:t>
        </w:r>
      </w:ins>
      <w:del w:id="676" w:author="Mary Holderby" w:date="2019-02-26T06:52:00Z">
        <w:r w:rsidRPr="003C1178" w:rsidDel="00471100">
          <w:delText>in</w:delText>
        </w:r>
      </w:del>
      <w:r w:rsidRPr="003C1178">
        <w:t xml:space="preserve"> the initial design </w:t>
      </w:r>
      <w:ins w:id="677" w:author="Mary Holderby" w:date="2019-02-26T06:52:00Z">
        <w:r w:rsidR="00471100">
          <w:t xml:space="preserve">suggested the design did not provide sufficient motivation to engage in exercises. The initial design </w:t>
        </w:r>
      </w:ins>
      <w:r w:rsidR="00E168FA" w:rsidRPr="003C1178">
        <w:t xml:space="preserve">was adapted to include colour coding of how close the users’ movement mirrored the ideal. For example, </w:t>
      </w:r>
      <w:r w:rsidRPr="003C1178">
        <w:t>a red colour</w:t>
      </w:r>
      <w:r w:rsidR="00385310" w:rsidRPr="003C1178">
        <w:t xml:space="preserve"> of the skeletal overlay</w:t>
      </w:r>
      <w:r w:rsidRPr="003C1178">
        <w:t xml:space="preserve"> will suggest that the </w:t>
      </w:r>
      <w:r w:rsidR="00E168FA" w:rsidRPr="003C1178">
        <w:t xml:space="preserve">users’ </w:t>
      </w:r>
      <w:r w:rsidRPr="003C1178">
        <w:t>position</w:t>
      </w:r>
      <w:r w:rsidR="00E168FA" w:rsidRPr="003C1178">
        <w:t xml:space="preserve">ing </w:t>
      </w:r>
      <w:r w:rsidRPr="003C1178">
        <w:t>during the exercise is out of alignment with what is</w:t>
      </w:r>
      <w:r w:rsidR="00E168FA" w:rsidRPr="003C1178">
        <w:t xml:space="preserve"> ideal. This n</w:t>
      </w:r>
      <w:r w:rsidR="00D16CF5" w:rsidRPr="003C1178">
        <w:t xml:space="preserve">on-verbal </w:t>
      </w:r>
      <w:r w:rsidR="00E168FA" w:rsidRPr="003C1178">
        <w:t xml:space="preserve">feedback </w:t>
      </w:r>
      <w:r w:rsidR="00D16CF5" w:rsidRPr="003C1178">
        <w:t xml:space="preserve">overcomes the potential for confusion from a series of words </w:t>
      </w:r>
      <w:r w:rsidR="00E168FA" w:rsidRPr="003C1178">
        <w:t xml:space="preserve">in line with </w:t>
      </w:r>
      <w:r w:rsidR="00BA572E" w:rsidRPr="003C1178">
        <w:t>UK government guideline</w:t>
      </w:r>
      <w:r w:rsidR="00E168FA" w:rsidRPr="003C1178">
        <w:t>s</w:t>
      </w:r>
      <w:r w:rsidR="00BA572E" w:rsidRPr="003C1178">
        <w:t xml:space="preserve"> to not create ‘walls of text’ (Pun, 2016).</w:t>
      </w:r>
    </w:p>
    <w:p w14:paraId="782F3D51" w14:textId="77777777" w:rsidR="001A50B4" w:rsidRPr="003C1178" w:rsidRDefault="001A50B4" w:rsidP="00727C8E">
      <w:pPr>
        <w:pStyle w:val="Heading2"/>
        <w:spacing w:before="240" w:after="120" w:line="360" w:lineRule="auto"/>
        <w:ind w:left="850" w:hanging="578"/>
      </w:pPr>
      <w:bookmarkStart w:id="678" w:name="_Ref1310564"/>
      <w:bookmarkStart w:id="679" w:name="_Toc2052888"/>
      <w:r w:rsidRPr="003C1178">
        <w:t>Smart Robot (Cozmo)</w:t>
      </w:r>
      <w:bookmarkEnd w:id="678"/>
      <w:bookmarkEnd w:id="679"/>
    </w:p>
    <w:p w14:paraId="47505791" w14:textId="00493DCB" w:rsidR="001F0B20" w:rsidRPr="003C1178" w:rsidRDefault="001F0B20" w:rsidP="00385310">
      <w:pPr>
        <w:spacing w:after="120" w:line="360" w:lineRule="auto"/>
        <w:ind w:left="992" w:hanging="720"/>
      </w:pPr>
      <w:r w:rsidRPr="003C1178">
        <w:rPr>
          <w:b/>
        </w:rPr>
        <w:t>Purpose of Screen</w:t>
      </w:r>
      <w:r w:rsidRPr="003C1178">
        <w:t xml:space="preserve">: This screen provides interactive communication with Cozmo. It offers several choices </w:t>
      </w:r>
      <w:r w:rsidR="00385913" w:rsidRPr="003C1178">
        <w:t xml:space="preserve">of objects </w:t>
      </w:r>
      <w:r w:rsidRPr="003C1178">
        <w:t>for the robot to fetch.</w:t>
      </w:r>
    </w:p>
    <w:p w14:paraId="703C3B5A" w14:textId="2B1BAA67" w:rsidR="00D63904" w:rsidRPr="003C1178" w:rsidRDefault="001F0B20" w:rsidP="00385310">
      <w:pPr>
        <w:spacing w:line="360" w:lineRule="auto"/>
        <w:ind w:left="992" w:hanging="720"/>
      </w:pPr>
      <w:r w:rsidRPr="003C1178">
        <w:rPr>
          <w:b/>
        </w:rPr>
        <w:t xml:space="preserve">User interaction: </w:t>
      </w:r>
      <w:r w:rsidRPr="003C1178">
        <w:t xml:space="preserve">Interaction with the robot includes several icons which display various items to be fetched and a robot icon which can be pressed to ‘confirm’ the robot’s actions. </w:t>
      </w:r>
    </w:p>
    <w:p w14:paraId="7F672FEA" w14:textId="134B7421" w:rsidR="003157D7" w:rsidRPr="003C1178" w:rsidRDefault="00385913" w:rsidP="00430ABE">
      <w:pPr>
        <w:spacing w:line="360" w:lineRule="auto"/>
        <w:ind w:left="992" w:hanging="720"/>
        <w:rPr>
          <w:b/>
        </w:rPr>
      </w:pPr>
      <w:r w:rsidRPr="003C1178">
        <w:rPr>
          <w:b/>
        </w:rPr>
        <w:lastRenderedPageBreak/>
        <w:t>Supporting Research</w:t>
      </w:r>
      <w:r w:rsidR="00430ABE" w:rsidRPr="003C1178">
        <w:rPr>
          <w:b/>
        </w:rPr>
        <w:t xml:space="preserve">: </w:t>
      </w:r>
      <w:r w:rsidRPr="003C1178">
        <w:t xml:space="preserve">A graphical user interface was chosen for the interaction as </w:t>
      </w:r>
      <w:r w:rsidR="00430ABE" w:rsidRPr="003C1178">
        <w:t>C</w:t>
      </w:r>
      <w:r w:rsidRPr="003C1178">
        <w:t xml:space="preserve">ozmo is unable to use voice recognition. The possibility of using facial recognition was discussed. However, </w:t>
      </w:r>
      <w:r w:rsidR="00430ABE" w:rsidRPr="003C1178">
        <w:t>C</w:t>
      </w:r>
      <w:r w:rsidRPr="003C1178">
        <w:t xml:space="preserve">ozmo’s expression recognition is currently poor. It can only differentiate between very happy and very sad, requiring big obvious smiles or frowns. </w:t>
      </w:r>
      <w:del w:id="680" w:author="Mary Holderby" w:date="2019-02-26T06:53:00Z">
        <w:r w:rsidRPr="003C1178" w:rsidDel="00974BC4">
          <w:delText>As some</w:delText>
        </w:r>
      </w:del>
      <w:ins w:id="681" w:author="Mary Holderby" w:date="2019-02-26T06:53:00Z">
        <w:r w:rsidR="00974BC4">
          <w:t>Some</w:t>
        </w:r>
      </w:ins>
      <w:r w:rsidRPr="003C1178">
        <w:t xml:space="preserve"> of our users may find it difficult to produce these expressions, as in the case of recovering stroke patients (Stroke Association, retrieved last 23/02/2019).</w:t>
      </w:r>
    </w:p>
    <w:p w14:paraId="695C0644" w14:textId="2F9EF20B" w:rsidR="00385913" w:rsidRPr="003C1178" w:rsidRDefault="003157D7" w:rsidP="007A02D4">
      <w:pPr>
        <w:spacing w:line="360" w:lineRule="auto"/>
        <w:ind w:left="992"/>
      </w:pPr>
      <w:r w:rsidRPr="003C1178">
        <w:t>The use of a GUI ensures th</w:t>
      </w:r>
      <w:ins w:id="682" w:author="Mary Holderby" w:date="2019-02-26T06:54:00Z">
        <w:r w:rsidR="00974BC4">
          <w:t xml:space="preserve">at </w:t>
        </w:r>
      </w:ins>
      <w:del w:id="683" w:author="Mary Holderby" w:date="2019-02-26T06:54:00Z">
        <w:r w:rsidRPr="003C1178" w:rsidDel="00974BC4">
          <w:delText xml:space="preserve">e </w:delText>
        </w:r>
      </w:del>
      <w:r w:rsidRPr="003C1178">
        <w:t xml:space="preserve">consistency throughout the </w:t>
      </w:r>
      <w:r w:rsidR="00F91F57" w:rsidRPr="003C1178">
        <w:t xml:space="preserve">application </w:t>
      </w:r>
      <w:r w:rsidRPr="003C1178">
        <w:t>is kept. Cozmo interacts with the user through various phrases</w:t>
      </w:r>
      <w:del w:id="684" w:author="Mary Holderby" w:date="2019-02-26T06:54:00Z">
        <w:r w:rsidRPr="003C1178" w:rsidDel="00974BC4">
          <w:delText>. These phrases</w:delText>
        </w:r>
      </w:del>
      <w:ins w:id="685" w:author="Mary Holderby" w:date="2019-02-26T06:54:00Z">
        <w:r w:rsidR="00974BC4">
          <w:t xml:space="preserve"> which</w:t>
        </w:r>
      </w:ins>
      <w:r w:rsidRPr="003C1178">
        <w:t xml:space="preserve"> guide the user through the interaction. </w:t>
      </w:r>
      <w:del w:id="686" w:author="Mary Holderby" w:date="2019-02-26T06:54:00Z">
        <w:r w:rsidRPr="003C1178" w:rsidDel="00974BC4">
          <w:delText xml:space="preserve">Letting </w:delText>
        </w:r>
      </w:del>
      <w:ins w:id="687" w:author="Mary Holderby" w:date="2019-02-26T06:54:00Z">
        <w:r w:rsidR="00974BC4">
          <w:t>This lets</w:t>
        </w:r>
        <w:r w:rsidR="00974BC4" w:rsidRPr="003C1178">
          <w:t xml:space="preserve"> </w:t>
        </w:r>
      </w:ins>
      <w:r w:rsidRPr="003C1178">
        <w:t>the</w:t>
      </w:r>
      <w:del w:id="688" w:author="Mary Holderby" w:date="2019-02-26T06:55:00Z">
        <w:r w:rsidRPr="003C1178" w:rsidDel="00974BC4">
          <w:delText>m</w:delText>
        </w:r>
      </w:del>
      <w:ins w:id="689" w:author="Mary Holderby" w:date="2019-02-26T06:55:00Z">
        <w:r w:rsidR="00974BC4">
          <w:t xml:space="preserve"> user</w:t>
        </w:r>
      </w:ins>
      <w:r w:rsidRPr="003C1178">
        <w:t xml:space="preserve"> know what </w:t>
      </w:r>
      <w:r w:rsidR="0026492B" w:rsidRPr="003C1178">
        <w:t>C</w:t>
      </w:r>
      <w:r w:rsidRPr="003C1178">
        <w:t>ozmo is doing and prompt</w:t>
      </w:r>
      <w:ins w:id="690" w:author="Mary Holderby" w:date="2019-02-26T06:55:00Z">
        <w:r w:rsidR="00974BC4">
          <w:t>s</w:t>
        </w:r>
      </w:ins>
      <w:r w:rsidRPr="003C1178">
        <w:t xml:space="preserve"> interaction when it is needed, such as confirming </w:t>
      </w:r>
      <w:r w:rsidR="0026492B" w:rsidRPr="003C1178">
        <w:t>C</w:t>
      </w:r>
      <w:r w:rsidRPr="003C1178">
        <w:t xml:space="preserve">ozmo has the right object. This method of guidance through the interaction was used in accordance with advice </w:t>
      </w:r>
      <w:r w:rsidR="00BC3CEA" w:rsidRPr="003C1178">
        <w:t xml:space="preserve">provided by Montemerlo, Pineau, Roy, Thrun and Verma (2002) </w:t>
      </w:r>
      <w:del w:id="691" w:author="Mary Holderby" w:date="2019-02-26T06:55:00Z">
        <w:r w:rsidRPr="003C1178" w:rsidDel="00974BC4">
          <w:delText xml:space="preserve">such </w:delText>
        </w:r>
      </w:del>
      <w:ins w:id="692" w:author="Mary Holderby" w:date="2019-02-26T06:55:00Z">
        <w:r w:rsidR="00974BC4">
          <w:t>who encouraged interactions to</w:t>
        </w:r>
      </w:ins>
      <w:del w:id="693" w:author="Mary Holderby" w:date="2019-02-26T06:55:00Z">
        <w:r w:rsidRPr="003C1178" w:rsidDel="00974BC4">
          <w:delText>as</w:delText>
        </w:r>
      </w:del>
      <w:r w:rsidRPr="003C1178">
        <w:t xml:space="preserve"> keep</w:t>
      </w:r>
      <w:del w:id="694" w:author="Mary Holderby" w:date="2019-02-26T06:55:00Z">
        <w:r w:rsidRPr="003C1178" w:rsidDel="00974BC4">
          <w:delText>ing</w:delText>
        </w:r>
      </w:del>
      <w:r w:rsidRPr="003C1178">
        <w:t xml:space="preserve"> sentences short </w:t>
      </w:r>
      <w:r w:rsidR="00FD6056" w:rsidRPr="003C1178">
        <w:t>and simple</w:t>
      </w:r>
      <w:r w:rsidR="00BC3CEA" w:rsidRPr="003C1178">
        <w:t xml:space="preserve"> when interacting with elderly users</w:t>
      </w:r>
      <w:r w:rsidR="00980FAD" w:rsidRPr="003C1178">
        <w:t>.</w:t>
      </w:r>
    </w:p>
    <w:p w14:paraId="68755427" w14:textId="0118040E" w:rsidR="00B2115F" w:rsidRPr="003C1178" w:rsidRDefault="00B2115F" w:rsidP="007A02D4">
      <w:pPr>
        <w:spacing w:line="360" w:lineRule="auto"/>
        <w:ind w:left="992"/>
      </w:pPr>
      <w:r w:rsidRPr="003C1178">
        <w:t xml:space="preserve">A complete use case for the interaction is shown at </w:t>
      </w:r>
      <w:del w:id="695" w:author="Mary Holderby" w:date="2019-02-26T06:56:00Z">
        <w:r w:rsidRPr="003C1178" w:rsidDel="00974BC4">
          <w:delText xml:space="preserve">appendix </w:delText>
        </w:r>
      </w:del>
      <w:ins w:id="696" w:author="Mary Holderby" w:date="2019-02-26T06:56:00Z">
        <w:r w:rsidR="00974BC4">
          <w:t>A</w:t>
        </w:r>
        <w:r w:rsidR="00974BC4" w:rsidRPr="003C1178">
          <w:t>ppendix</w:t>
        </w:r>
      </w:ins>
      <w:del w:id="697" w:author="Mary Holderby" w:date="2019-02-26T06:56:00Z">
        <w:r w:rsidRPr="003C1178" w:rsidDel="00974BC4">
          <w:delText>6.3.13</w:delText>
        </w:r>
      </w:del>
      <w:ins w:id="698" w:author="Mary Holderby" w:date="2019-02-26T06:56:00Z">
        <w:r w:rsidR="00974BC4">
          <w:t xml:space="preserve"> </w:t>
        </w:r>
        <w:r w:rsidR="00974BC4">
          <w:fldChar w:fldCharType="begin"/>
        </w:r>
        <w:r w:rsidR="00974BC4">
          <w:instrText xml:space="preserve"> REF _Ref2056610 \r \h </w:instrText>
        </w:r>
      </w:ins>
      <w:r w:rsidR="00974BC4">
        <w:fldChar w:fldCharType="separate"/>
      </w:r>
      <w:ins w:id="699" w:author="Mary Holderby" w:date="2019-02-26T06:56:00Z">
        <w:r w:rsidR="00974BC4">
          <w:t>6.3.12</w:t>
        </w:r>
        <w:r w:rsidR="00974BC4">
          <w:fldChar w:fldCharType="end"/>
        </w:r>
        <w:r w:rsidR="00974BC4">
          <w:t xml:space="preserve"> Use-Case for Cozmo Robot</w:t>
        </w:r>
      </w:ins>
      <w:r w:rsidRPr="003C1178">
        <w:t xml:space="preserve">. This use case was revised due to feedback from the presentation to have Cozmo begin and end on the charger. </w:t>
      </w:r>
    </w:p>
    <w:p w14:paraId="4D16361F" w14:textId="41999C5F" w:rsidR="00043B9A" w:rsidRPr="003C1178" w:rsidRDefault="00043B9A" w:rsidP="00E12731">
      <w:pPr>
        <w:ind w:left="992"/>
      </w:pPr>
      <w:r w:rsidRPr="003C1178">
        <w:t>Link to github repository containing code: https://github.com/Gordo851/DesignCourseworkSubmissionGroup4.git</w:t>
      </w:r>
    </w:p>
    <w:p w14:paraId="51BDD831" w14:textId="77777777" w:rsidR="001A50B4" w:rsidRPr="003C1178" w:rsidRDefault="001A50B4" w:rsidP="00727C8E">
      <w:pPr>
        <w:pStyle w:val="Heading2"/>
        <w:spacing w:before="240" w:after="120" w:line="360" w:lineRule="auto"/>
        <w:ind w:left="850" w:hanging="578"/>
      </w:pPr>
      <w:bookmarkStart w:id="700" w:name="_Ref1310581"/>
      <w:bookmarkStart w:id="701" w:name="_Ref1737456"/>
      <w:bookmarkStart w:id="702" w:name="_Ref1737530"/>
      <w:bookmarkStart w:id="703" w:name="_Toc2052889"/>
      <w:r w:rsidRPr="003C1178">
        <w:t>Settings</w:t>
      </w:r>
      <w:bookmarkEnd w:id="700"/>
      <w:r w:rsidR="001F0B20" w:rsidRPr="003C1178">
        <w:t xml:space="preserve"> Screen</w:t>
      </w:r>
      <w:bookmarkEnd w:id="701"/>
      <w:bookmarkEnd w:id="702"/>
      <w:bookmarkEnd w:id="703"/>
    </w:p>
    <w:p w14:paraId="7B1BAA3C" w14:textId="77777777" w:rsidR="001F0B20" w:rsidRPr="003C1178" w:rsidRDefault="001F0B20" w:rsidP="001F0B20">
      <w:pPr>
        <w:spacing w:after="120" w:line="360" w:lineRule="auto"/>
        <w:ind w:left="862" w:hanging="720"/>
      </w:pPr>
      <w:r w:rsidRPr="003C1178">
        <w:rPr>
          <w:b/>
        </w:rPr>
        <w:t>Purpose of Screen</w:t>
      </w:r>
      <w:r w:rsidRPr="003C1178">
        <w:t>: This provides options for changing the colour palette used in the system and for resetting the colour palette to the default scheme.</w:t>
      </w:r>
    </w:p>
    <w:p w14:paraId="6F5EC936" w14:textId="72812941" w:rsidR="001F0B20" w:rsidRPr="003C1178" w:rsidRDefault="001F0B20" w:rsidP="001F0B20">
      <w:pPr>
        <w:spacing w:line="360" w:lineRule="auto"/>
        <w:ind w:left="862" w:hanging="720"/>
      </w:pPr>
      <w:r w:rsidRPr="003C1178">
        <w:rPr>
          <w:b/>
        </w:rPr>
        <w:t xml:space="preserve">User interaction: </w:t>
      </w:r>
      <w:r w:rsidRPr="003C1178">
        <w:t xml:space="preserve">The user may select </w:t>
      </w:r>
      <w:r w:rsidR="007A02D4" w:rsidRPr="003C1178">
        <w:t xml:space="preserve">an area of the </w:t>
      </w:r>
      <w:r w:rsidR="00F91F57" w:rsidRPr="003C1178">
        <w:t xml:space="preserve">application </w:t>
      </w:r>
      <w:r w:rsidR="007A02D4" w:rsidRPr="003C1178">
        <w:t xml:space="preserve">and </w:t>
      </w:r>
      <w:r w:rsidRPr="003C1178">
        <w:t>a colour by tapping a colour on the colour wheel or they may press the ‘Reset’ button to return the display to the default colour scheme.</w:t>
      </w:r>
    </w:p>
    <w:p w14:paraId="116050C0" w14:textId="77777777" w:rsidR="00974BC4" w:rsidRDefault="007A02D4" w:rsidP="00430ABE">
      <w:pPr>
        <w:spacing w:line="360" w:lineRule="auto"/>
        <w:ind w:left="851" w:hanging="709"/>
        <w:rPr>
          <w:ins w:id="704" w:author="Mary Holderby" w:date="2019-02-26T06:57:00Z"/>
          <w:b/>
        </w:rPr>
      </w:pPr>
      <w:del w:id="705" w:author="Mary Holderby" w:date="2019-02-26T06:57:00Z">
        <w:r w:rsidRPr="003C1178" w:rsidDel="00974BC4">
          <w:rPr>
            <w:b/>
          </w:rPr>
          <w:delText>Supporting Research</w:delText>
        </w:r>
        <w:r w:rsidR="00430ABE" w:rsidRPr="003C1178" w:rsidDel="00974BC4">
          <w:rPr>
            <w:b/>
          </w:rPr>
          <w:delText xml:space="preserve">: </w:delText>
        </w:r>
      </w:del>
    </w:p>
    <w:p w14:paraId="225A21EB" w14:textId="204BE666" w:rsidR="001F0B20" w:rsidRPr="003C1178" w:rsidRDefault="001F0B20" w:rsidP="00974BC4">
      <w:pPr>
        <w:spacing w:line="360" w:lineRule="auto"/>
        <w:ind w:left="709"/>
        <w:rPr>
          <w:b/>
        </w:rPr>
        <w:pPrChange w:id="706" w:author="Mary Holderby" w:date="2019-02-26T06:58:00Z">
          <w:pPr>
            <w:spacing w:line="360" w:lineRule="auto"/>
            <w:ind w:left="851" w:hanging="709"/>
          </w:pPr>
        </w:pPrChange>
      </w:pPr>
      <w:r w:rsidRPr="003C1178">
        <w:t xml:space="preserve">The option to personalize the interactive display colours was built to </w:t>
      </w:r>
      <w:r w:rsidR="009D6208" w:rsidRPr="003C1178">
        <w:t xml:space="preserve">ensures </w:t>
      </w:r>
      <w:r w:rsidR="0029742D" w:rsidRPr="003C1178">
        <w:t>users</w:t>
      </w:r>
      <w:r w:rsidR="009D6208" w:rsidRPr="003C1178">
        <w:t xml:space="preserve"> with</w:t>
      </w:r>
      <w:ins w:id="707" w:author="Mary Holderby" w:date="2019-02-26T06:57:00Z">
        <w:r w:rsidR="00974BC4">
          <w:t xml:space="preserve"> </w:t>
        </w:r>
      </w:ins>
      <w:del w:id="708" w:author="Mary Holderby" w:date="2019-02-26T06:57:00Z">
        <w:r w:rsidR="009D6208" w:rsidRPr="003C1178" w:rsidDel="00974BC4">
          <w:delText xml:space="preserve"> </w:delText>
        </w:r>
      </w:del>
      <w:r w:rsidR="009D6208" w:rsidRPr="003C1178">
        <w:t>colour</w:t>
      </w:r>
      <w:ins w:id="709" w:author="Mary Holderby" w:date="2019-02-26T06:58:00Z">
        <w:r w:rsidR="00974BC4">
          <w:t xml:space="preserve"> </w:t>
        </w:r>
      </w:ins>
      <w:del w:id="710" w:author="Mary Holderby" w:date="2019-02-26T06:58:00Z">
        <w:r w:rsidR="009D6208" w:rsidRPr="003C1178" w:rsidDel="00974BC4">
          <w:delText xml:space="preserve"> </w:delText>
        </w:r>
      </w:del>
      <w:r w:rsidR="009D6208" w:rsidRPr="003C1178">
        <w:t>blindness or preferences could still effectively use</w:t>
      </w:r>
      <w:r w:rsidRPr="003C1178">
        <w:t xml:space="preserve"> the system.</w:t>
      </w:r>
    </w:p>
    <w:p w14:paraId="606A9B70" w14:textId="0339DAD2" w:rsidR="00430ABE" w:rsidRPr="003C1178" w:rsidRDefault="000844C1" w:rsidP="00430ABE">
      <w:pPr>
        <w:pStyle w:val="Heading2"/>
        <w:spacing w:before="120" w:after="120" w:line="360" w:lineRule="auto"/>
        <w:ind w:left="850" w:hanging="578"/>
      </w:pPr>
      <w:bookmarkStart w:id="711" w:name="_Toc2052890"/>
      <w:r w:rsidRPr="003C1178">
        <w:t>Prototype Design Summary</w:t>
      </w:r>
      <w:bookmarkEnd w:id="711"/>
    </w:p>
    <w:p w14:paraId="3E8D64BB" w14:textId="349C3853" w:rsidR="00D177AD" w:rsidRPr="003C1178" w:rsidRDefault="00D177AD" w:rsidP="00974BC4">
      <w:pPr>
        <w:ind w:left="720"/>
        <w:pPrChange w:id="712" w:author="Mary Holderby" w:date="2019-02-26T06:58:00Z">
          <w:pPr>
            <w:ind w:left="142"/>
          </w:pPr>
        </w:pPrChange>
      </w:pPr>
      <w:r w:rsidRPr="003C1178">
        <w:t xml:space="preserve">In designing this application three key areas were paramount: accessibility, usability and personalisation. </w:t>
      </w:r>
    </w:p>
    <w:tbl>
      <w:tblPr>
        <w:tblStyle w:val="TableGrid"/>
        <w:tblW w:w="0" w:type="auto"/>
        <w:tblInd w:w="720" w:type="dxa"/>
        <w:tblLook w:val="04A0" w:firstRow="1" w:lastRow="0" w:firstColumn="1" w:lastColumn="0" w:noHBand="0" w:noVBand="1"/>
        <w:tblPrChange w:id="713" w:author="Mary Holderby" w:date="2019-02-26T06:58:00Z">
          <w:tblPr>
            <w:tblStyle w:val="TableGrid"/>
            <w:tblW w:w="0" w:type="auto"/>
            <w:tblLook w:val="04A0" w:firstRow="1" w:lastRow="0" w:firstColumn="1" w:lastColumn="0" w:noHBand="0" w:noVBand="1"/>
          </w:tblPr>
        </w:tblPrChange>
      </w:tblPr>
      <w:tblGrid>
        <w:gridCol w:w="2310"/>
        <w:gridCol w:w="1484"/>
        <w:gridCol w:w="1559"/>
        <w:gridCol w:w="1701"/>
        <w:tblGridChange w:id="714">
          <w:tblGrid>
            <w:gridCol w:w="2310"/>
            <w:gridCol w:w="2310"/>
            <w:gridCol w:w="2311"/>
            <w:gridCol w:w="2311"/>
          </w:tblGrid>
        </w:tblGridChange>
      </w:tblGrid>
      <w:tr w:rsidR="00D177AD" w:rsidRPr="003C1178" w14:paraId="79573D60" w14:textId="77777777" w:rsidTr="00974BC4">
        <w:tc>
          <w:tcPr>
            <w:tcW w:w="2310" w:type="dxa"/>
            <w:tcPrChange w:id="715" w:author="Mary Holderby" w:date="2019-02-26T06:58:00Z">
              <w:tcPr>
                <w:tcW w:w="2310" w:type="dxa"/>
              </w:tcPr>
            </w:tcPrChange>
          </w:tcPr>
          <w:p w14:paraId="2238103C" w14:textId="0A4EFADC" w:rsidR="00D177AD" w:rsidRPr="003C1178" w:rsidRDefault="00D177AD" w:rsidP="00D177AD">
            <w:pPr>
              <w:rPr>
                <w:b/>
              </w:rPr>
            </w:pPr>
            <w:r w:rsidRPr="003C1178">
              <w:rPr>
                <w:b/>
              </w:rPr>
              <w:lastRenderedPageBreak/>
              <w:t>Mechanism</w:t>
            </w:r>
          </w:p>
        </w:tc>
        <w:tc>
          <w:tcPr>
            <w:tcW w:w="1484" w:type="dxa"/>
            <w:tcPrChange w:id="716" w:author="Mary Holderby" w:date="2019-02-26T06:58:00Z">
              <w:tcPr>
                <w:tcW w:w="2310" w:type="dxa"/>
              </w:tcPr>
            </w:tcPrChange>
          </w:tcPr>
          <w:p w14:paraId="5BD3973A" w14:textId="06B138A8" w:rsidR="00D177AD" w:rsidRPr="003C1178" w:rsidRDefault="00D177AD" w:rsidP="00D177AD">
            <w:pPr>
              <w:jc w:val="center"/>
              <w:rPr>
                <w:b/>
              </w:rPr>
            </w:pPr>
            <w:r w:rsidRPr="003C1178">
              <w:rPr>
                <w:b/>
              </w:rPr>
              <w:t>Accessibility</w:t>
            </w:r>
          </w:p>
        </w:tc>
        <w:tc>
          <w:tcPr>
            <w:tcW w:w="1559" w:type="dxa"/>
            <w:tcPrChange w:id="717" w:author="Mary Holderby" w:date="2019-02-26T06:58:00Z">
              <w:tcPr>
                <w:tcW w:w="2311" w:type="dxa"/>
              </w:tcPr>
            </w:tcPrChange>
          </w:tcPr>
          <w:p w14:paraId="5F5D6635" w14:textId="76FE80A1" w:rsidR="00D177AD" w:rsidRPr="003C1178" w:rsidRDefault="00D177AD" w:rsidP="00D177AD">
            <w:pPr>
              <w:jc w:val="center"/>
              <w:rPr>
                <w:b/>
              </w:rPr>
            </w:pPr>
            <w:r w:rsidRPr="003C1178">
              <w:rPr>
                <w:b/>
              </w:rPr>
              <w:t>Usability</w:t>
            </w:r>
          </w:p>
        </w:tc>
        <w:tc>
          <w:tcPr>
            <w:tcW w:w="1701" w:type="dxa"/>
            <w:tcPrChange w:id="718" w:author="Mary Holderby" w:date="2019-02-26T06:58:00Z">
              <w:tcPr>
                <w:tcW w:w="2311" w:type="dxa"/>
              </w:tcPr>
            </w:tcPrChange>
          </w:tcPr>
          <w:p w14:paraId="1D26ECCD" w14:textId="12FA87E4" w:rsidR="00D177AD" w:rsidRPr="003C1178" w:rsidRDefault="00D177AD" w:rsidP="00D177AD">
            <w:pPr>
              <w:jc w:val="center"/>
              <w:rPr>
                <w:b/>
              </w:rPr>
            </w:pPr>
            <w:r w:rsidRPr="003C1178">
              <w:rPr>
                <w:b/>
              </w:rPr>
              <w:t>Personalisation</w:t>
            </w:r>
          </w:p>
        </w:tc>
      </w:tr>
      <w:tr w:rsidR="00D177AD" w:rsidRPr="003C1178" w14:paraId="70CB2435" w14:textId="77777777" w:rsidTr="00974BC4">
        <w:tc>
          <w:tcPr>
            <w:tcW w:w="2310" w:type="dxa"/>
            <w:tcPrChange w:id="719" w:author="Mary Holderby" w:date="2019-02-26T06:58:00Z">
              <w:tcPr>
                <w:tcW w:w="2310" w:type="dxa"/>
              </w:tcPr>
            </w:tcPrChange>
          </w:tcPr>
          <w:p w14:paraId="22DA81F7" w14:textId="35FE63DD" w:rsidR="00D177AD" w:rsidRPr="003C1178" w:rsidRDefault="00D177AD" w:rsidP="00721D10">
            <w:r w:rsidRPr="003C1178">
              <w:t xml:space="preserve">Only </w:t>
            </w:r>
            <w:del w:id="720" w:author="Mary Holderby" w:date="2019-02-26T05:54:00Z">
              <w:r w:rsidRPr="003C1178" w:rsidDel="00721D10">
                <w:delText xml:space="preserve">15 </w:delText>
              </w:r>
            </w:del>
            <w:ins w:id="721" w:author="Mary Holderby" w:date="2019-02-26T05:54:00Z">
              <w:r w:rsidR="00721D10" w:rsidRPr="003C1178">
                <w:t>1</w:t>
              </w:r>
              <w:r w:rsidR="00721D10">
                <w:t>4</w:t>
              </w:r>
              <w:r w:rsidR="00721D10" w:rsidRPr="003C1178">
                <w:t xml:space="preserve"> </w:t>
              </w:r>
            </w:ins>
            <w:r w:rsidRPr="003C1178">
              <w:t>screens</w:t>
            </w:r>
          </w:p>
        </w:tc>
        <w:tc>
          <w:tcPr>
            <w:tcW w:w="1484" w:type="dxa"/>
            <w:tcPrChange w:id="722" w:author="Mary Holderby" w:date="2019-02-26T06:58:00Z">
              <w:tcPr>
                <w:tcW w:w="2310" w:type="dxa"/>
              </w:tcPr>
            </w:tcPrChange>
          </w:tcPr>
          <w:p w14:paraId="33B89E66" w14:textId="26D36D2A" w:rsidR="00D177AD" w:rsidRPr="003C1178" w:rsidRDefault="00D177AD" w:rsidP="003C2224">
            <w:pPr>
              <w:jc w:val="center"/>
            </w:pPr>
          </w:p>
        </w:tc>
        <w:tc>
          <w:tcPr>
            <w:tcW w:w="1559" w:type="dxa"/>
            <w:tcPrChange w:id="723" w:author="Mary Holderby" w:date="2019-02-26T06:58:00Z">
              <w:tcPr>
                <w:tcW w:w="2311" w:type="dxa"/>
              </w:tcPr>
            </w:tcPrChange>
          </w:tcPr>
          <w:p w14:paraId="4CA17556" w14:textId="180FAA78" w:rsidR="00D177AD" w:rsidRPr="003C1178" w:rsidRDefault="003C2224" w:rsidP="003C2224">
            <w:pPr>
              <w:jc w:val="center"/>
            </w:pPr>
            <w:r w:rsidRPr="003C1178">
              <w:t>X</w:t>
            </w:r>
          </w:p>
        </w:tc>
        <w:tc>
          <w:tcPr>
            <w:tcW w:w="1701" w:type="dxa"/>
            <w:tcPrChange w:id="724" w:author="Mary Holderby" w:date="2019-02-26T06:58:00Z">
              <w:tcPr>
                <w:tcW w:w="2311" w:type="dxa"/>
              </w:tcPr>
            </w:tcPrChange>
          </w:tcPr>
          <w:p w14:paraId="691F4C9D" w14:textId="77777777" w:rsidR="00D177AD" w:rsidRPr="003C1178" w:rsidRDefault="00D177AD" w:rsidP="003C2224">
            <w:pPr>
              <w:jc w:val="center"/>
            </w:pPr>
          </w:p>
        </w:tc>
      </w:tr>
      <w:tr w:rsidR="00D177AD" w:rsidRPr="003C1178" w14:paraId="1845D635" w14:textId="77777777" w:rsidTr="00974BC4">
        <w:tc>
          <w:tcPr>
            <w:tcW w:w="2310" w:type="dxa"/>
            <w:tcPrChange w:id="725" w:author="Mary Holderby" w:date="2019-02-26T06:58:00Z">
              <w:tcPr>
                <w:tcW w:w="2310" w:type="dxa"/>
              </w:tcPr>
            </w:tcPrChange>
          </w:tcPr>
          <w:p w14:paraId="3C390B27" w14:textId="7493A40E" w:rsidR="00D177AD" w:rsidRPr="003C1178" w:rsidRDefault="00D177AD" w:rsidP="00D177AD">
            <w:r w:rsidRPr="003C1178">
              <w:t xml:space="preserve">Consistency of layout </w:t>
            </w:r>
          </w:p>
        </w:tc>
        <w:tc>
          <w:tcPr>
            <w:tcW w:w="1484" w:type="dxa"/>
            <w:tcPrChange w:id="726" w:author="Mary Holderby" w:date="2019-02-26T06:58:00Z">
              <w:tcPr>
                <w:tcW w:w="2310" w:type="dxa"/>
              </w:tcPr>
            </w:tcPrChange>
          </w:tcPr>
          <w:p w14:paraId="736DA16B" w14:textId="2C0B78A4" w:rsidR="00D177AD" w:rsidRPr="003C1178" w:rsidRDefault="003C2224" w:rsidP="003C2224">
            <w:pPr>
              <w:jc w:val="center"/>
            </w:pPr>
            <w:r w:rsidRPr="003C1178">
              <w:t>X</w:t>
            </w:r>
          </w:p>
        </w:tc>
        <w:tc>
          <w:tcPr>
            <w:tcW w:w="1559" w:type="dxa"/>
            <w:tcPrChange w:id="727" w:author="Mary Holderby" w:date="2019-02-26T06:58:00Z">
              <w:tcPr>
                <w:tcW w:w="2311" w:type="dxa"/>
              </w:tcPr>
            </w:tcPrChange>
          </w:tcPr>
          <w:p w14:paraId="4FD6864C" w14:textId="4F1FE426" w:rsidR="00D177AD" w:rsidRPr="003C1178" w:rsidRDefault="003C2224" w:rsidP="003C2224">
            <w:pPr>
              <w:jc w:val="center"/>
            </w:pPr>
            <w:r w:rsidRPr="003C1178">
              <w:t>X</w:t>
            </w:r>
          </w:p>
        </w:tc>
        <w:tc>
          <w:tcPr>
            <w:tcW w:w="1701" w:type="dxa"/>
            <w:tcPrChange w:id="728" w:author="Mary Holderby" w:date="2019-02-26T06:58:00Z">
              <w:tcPr>
                <w:tcW w:w="2311" w:type="dxa"/>
              </w:tcPr>
            </w:tcPrChange>
          </w:tcPr>
          <w:p w14:paraId="73EAF855" w14:textId="77777777" w:rsidR="00D177AD" w:rsidRPr="003C1178" w:rsidRDefault="00D177AD" w:rsidP="003C2224">
            <w:pPr>
              <w:jc w:val="center"/>
            </w:pPr>
          </w:p>
        </w:tc>
      </w:tr>
      <w:tr w:rsidR="00D177AD" w:rsidRPr="003C1178" w14:paraId="13033FC9" w14:textId="77777777" w:rsidTr="00974BC4">
        <w:tc>
          <w:tcPr>
            <w:tcW w:w="2310" w:type="dxa"/>
            <w:tcPrChange w:id="729" w:author="Mary Holderby" w:date="2019-02-26T06:58:00Z">
              <w:tcPr>
                <w:tcW w:w="2310" w:type="dxa"/>
              </w:tcPr>
            </w:tcPrChange>
          </w:tcPr>
          <w:p w14:paraId="4A377683" w14:textId="49D7A8B6" w:rsidR="00D177AD" w:rsidRPr="003C1178" w:rsidRDefault="00D177AD" w:rsidP="00D177AD">
            <w:r w:rsidRPr="003C1178">
              <w:t>Change preferred exercises</w:t>
            </w:r>
          </w:p>
        </w:tc>
        <w:tc>
          <w:tcPr>
            <w:tcW w:w="1484" w:type="dxa"/>
            <w:tcPrChange w:id="730" w:author="Mary Holderby" w:date="2019-02-26T06:58:00Z">
              <w:tcPr>
                <w:tcW w:w="2310" w:type="dxa"/>
              </w:tcPr>
            </w:tcPrChange>
          </w:tcPr>
          <w:p w14:paraId="4CCA4F77" w14:textId="28DED4AA" w:rsidR="00D177AD" w:rsidRPr="003C1178" w:rsidRDefault="003C2224" w:rsidP="003C2224">
            <w:pPr>
              <w:jc w:val="center"/>
            </w:pPr>
            <w:r w:rsidRPr="003C1178">
              <w:t>X</w:t>
            </w:r>
          </w:p>
        </w:tc>
        <w:tc>
          <w:tcPr>
            <w:tcW w:w="1559" w:type="dxa"/>
            <w:tcPrChange w:id="731" w:author="Mary Holderby" w:date="2019-02-26T06:58:00Z">
              <w:tcPr>
                <w:tcW w:w="2311" w:type="dxa"/>
              </w:tcPr>
            </w:tcPrChange>
          </w:tcPr>
          <w:p w14:paraId="085753D6" w14:textId="79AE256E" w:rsidR="00D177AD" w:rsidRPr="003C1178" w:rsidRDefault="003C2224" w:rsidP="003C2224">
            <w:pPr>
              <w:jc w:val="center"/>
            </w:pPr>
            <w:r w:rsidRPr="003C1178">
              <w:t>X</w:t>
            </w:r>
          </w:p>
        </w:tc>
        <w:tc>
          <w:tcPr>
            <w:tcW w:w="1701" w:type="dxa"/>
            <w:tcPrChange w:id="732" w:author="Mary Holderby" w:date="2019-02-26T06:58:00Z">
              <w:tcPr>
                <w:tcW w:w="2311" w:type="dxa"/>
              </w:tcPr>
            </w:tcPrChange>
          </w:tcPr>
          <w:p w14:paraId="1937F6C9" w14:textId="158064F7" w:rsidR="00D177AD" w:rsidRPr="003C1178" w:rsidRDefault="003C2224" w:rsidP="003C2224">
            <w:pPr>
              <w:jc w:val="center"/>
            </w:pPr>
            <w:r w:rsidRPr="003C1178">
              <w:t>X</w:t>
            </w:r>
          </w:p>
        </w:tc>
      </w:tr>
      <w:tr w:rsidR="00D177AD" w:rsidRPr="003C1178" w14:paraId="2402D963" w14:textId="77777777" w:rsidTr="00974BC4">
        <w:tc>
          <w:tcPr>
            <w:tcW w:w="2310" w:type="dxa"/>
            <w:tcPrChange w:id="733" w:author="Mary Holderby" w:date="2019-02-26T06:58:00Z">
              <w:tcPr>
                <w:tcW w:w="2310" w:type="dxa"/>
              </w:tcPr>
            </w:tcPrChange>
          </w:tcPr>
          <w:p w14:paraId="7EB2AF6C" w14:textId="0FE72DC2" w:rsidR="00D177AD" w:rsidRPr="003C1178" w:rsidRDefault="00D177AD" w:rsidP="00D177AD">
            <w:r w:rsidRPr="003C1178">
              <w:t>Change medication</w:t>
            </w:r>
          </w:p>
        </w:tc>
        <w:tc>
          <w:tcPr>
            <w:tcW w:w="1484" w:type="dxa"/>
            <w:tcPrChange w:id="734" w:author="Mary Holderby" w:date="2019-02-26T06:58:00Z">
              <w:tcPr>
                <w:tcW w:w="2310" w:type="dxa"/>
              </w:tcPr>
            </w:tcPrChange>
          </w:tcPr>
          <w:p w14:paraId="2800C549" w14:textId="07914039" w:rsidR="00D177AD" w:rsidRPr="003C1178" w:rsidRDefault="003C2224" w:rsidP="003C2224">
            <w:pPr>
              <w:jc w:val="center"/>
            </w:pPr>
            <w:r w:rsidRPr="003C1178">
              <w:t>X</w:t>
            </w:r>
          </w:p>
        </w:tc>
        <w:tc>
          <w:tcPr>
            <w:tcW w:w="1559" w:type="dxa"/>
            <w:tcPrChange w:id="735" w:author="Mary Holderby" w:date="2019-02-26T06:58:00Z">
              <w:tcPr>
                <w:tcW w:w="2311" w:type="dxa"/>
              </w:tcPr>
            </w:tcPrChange>
          </w:tcPr>
          <w:p w14:paraId="409D4F85" w14:textId="6A59829A" w:rsidR="00D177AD" w:rsidRPr="003C1178" w:rsidRDefault="003C2224" w:rsidP="003C2224">
            <w:pPr>
              <w:jc w:val="center"/>
            </w:pPr>
            <w:r w:rsidRPr="003C1178">
              <w:t>X</w:t>
            </w:r>
          </w:p>
        </w:tc>
        <w:tc>
          <w:tcPr>
            <w:tcW w:w="1701" w:type="dxa"/>
            <w:tcPrChange w:id="736" w:author="Mary Holderby" w:date="2019-02-26T06:58:00Z">
              <w:tcPr>
                <w:tcW w:w="2311" w:type="dxa"/>
              </w:tcPr>
            </w:tcPrChange>
          </w:tcPr>
          <w:p w14:paraId="6E007E86" w14:textId="06F43B1F" w:rsidR="00D177AD" w:rsidRPr="003C1178" w:rsidRDefault="003C2224" w:rsidP="003C2224">
            <w:pPr>
              <w:jc w:val="center"/>
            </w:pPr>
            <w:r w:rsidRPr="003C1178">
              <w:t>X</w:t>
            </w:r>
          </w:p>
        </w:tc>
      </w:tr>
      <w:tr w:rsidR="00D177AD" w:rsidRPr="003C1178" w14:paraId="4E0EFFF5" w14:textId="77777777" w:rsidTr="00974BC4">
        <w:tc>
          <w:tcPr>
            <w:tcW w:w="2310" w:type="dxa"/>
            <w:tcPrChange w:id="737" w:author="Mary Holderby" w:date="2019-02-26T06:58:00Z">
              <w:tcPr>
                <w:tcW w:w="2310" w:type="dxa"/>
              </w:tcPr>
            </w:tcPrChange>
          </w:tcPr>
          <w:p w14:paraId="168F9FBF" w14:textId="6F983152" w:rsidR="00D177AD" w:rsidRPr="003C1178" w:rsidRDefault="00D177AD" w:rsidP="00D177AD">
            <w:r w:rsidRPr="003C1178">
              <w:t>Change display colour</w:t>
            </w:r>
          </w:p>
        </w:tc>
        <w:tc>
          <w:tcPr>
            <w:tcW w:w="1484" w:type="dxa"/>
            <w:tcPrChange w:id="738" w:author="Mary Holderby" w:date="2019-02-26T06:58:00Z">
              <w:tcPr>
                <w:tcW w:w="2310" w:type="dxa"/>
              </w:tcPr>
            </w:tcPrChange>
          </w:tcPr>
          <w:p w14:paraId="1EF00F92" w14:textId="628CBA53" w:rsidR="00D177AD" w:rsidRPr="003C1178" w:rsidRDefault="003C2224" w:rsidP="003C2224">
            <w:pPr>
              <w:jc w:val="center"/>
            </w:pPr>
            <w:r w:rsidRPr="003C1178">
              <w:t>X</w:t>
            </w:r>
          </w:p>
        </w:tc>
        <w:tc>
          <w:tcPr>
            <w:tcW w:w="1559" w:type="dxa"/>
            <w:tcPrChange w:id="739" w:author="Mary Holderby" w:date="2019-02-26T06:58:00Z">
              <w:tcPr>
                <w:tcW w:w="2311" w:type="dxa"/>
              </w:tcPr>
            </w:tcPrChange>
          </w:tcPr>
          <w:p w14:paraId="7A921BD1" w14:textId="419ADED7" w:rsidR="00D177AD" w:rsidRPr="003C1178" w:rsidRDefault="003C2224" w:rsidP="003C2224">
            <w:pPr>
              <w:jc w:val="center"/>
            </w:pPr>
            <w:r w:rsidRPr="003C1178">
              <w:t>X</w:t>
            </w:r>
          </w:p>
        </w:tc>
        <w:tc>
          <w:tcPr>
            <w:tcW w:w="1701" w:type="dxa"/>
            <w:tcPrChange w:id="740" w:author="Mary Holderby" w:date="2019-02-26T06:58:00Z">
              <w:tcPr>
                <w:tcW w:w="2311" w:type="dxa"/>
              </w:tcPr>
            </w:tcPrChange>
          </w:tcPr>
          <w:p w14:paraId="52422194" w14:textId="4BD4E67B" w:rsidR="00D177AD" w:rsidRPr="003C1178" w:rsidRDefault="003C2224" w:rsidP="003C2224">
            <w:pPr>
              <w:jc w:val="center"/>
            </w:pPr>
            <w:r w:rsidRPr="003C1178">
              <w:t>X</w:t>
            </w:r>
          </w:p>
        </w:tc>
      </w:tr>
      <w:tr w:rsidR="00D177AD" w:rsidRPr="003C1178" w14:paraId="26DB9FA1" w14:textId="77777777" w:rsidTr="00974BC4">
        <w:tc>
          <w:tcPr>
            <w:tcW w:w="2310" w:type="dxa"/>
            <w:tcPrChange w:id="741" w:author="Mary Holderby" w:date="2019-02-26T06:58:00Z">
              <w:tcPr>
                <w:tcW w:w="2310" w:type="dxa"/>
              </w:tcPr>
            </w:tcPrChange>
          </w:tcPr>
          <w:p w14:paraId="3D785D82" w14:textId="6A7C10C5" w:rsidR="00D177AD" w:rsidRPr="003C1178" w:rsidRDefault="00D177AD" w:rsidP="00D177AD">
            <w:r w:rsidRPr="003C1178">
              <w:t xml:space="preserve">Facial recognition </w:t>
            </w:r>
          </w:p>
        </w:tc>
        <w:tc>
          <w:tcPr>
            <w:tcW w:w="1484" w:type="dxa"/>
            <w:tcPrChange w:id="742" w:author="Mary Holderby" w:date="2019-02-26T06:58:00Z">
              <w:tcPr>
                <w:tcW w:w="2310" w:type="dxa"/>
              </w:tcPr>
            </w:tcPrChange>
          </w:tcPr>
          <w:p w14:paraId="4DA82615" w14:textId="2549D3F3" w:rsidR="00D177AD" w:rsidRPr="003C1178" w:rsidRDefault="003C2224" w:rsidP="003C2224">
            <w:pPr>
              <w:jc w:val="center"/>
            </w:pPr>
            <w:r w:rsidRPr="003C1178">
              <w:t>X</w:t>
            </w:r>
          </w:p>
        </w:tc>
        <w:tc>
          <w:tcPr>
            <w:tcW w:w="1559" w:type="dxa"/>
            <w:tcPrChange w:id="743" w:author="Mary Holderby" w:date="2019-02-26T06:58:00Z">
              <w:tcPr>
                <w:tcW w:w="2311" w:type="dxa"/>
              </w:tcPr>
            </w:tcPrChange>
          </w:tcPr>
          <w:p w14:paraId="46C9D602" w14:textId="6D63B5FE" w:rsidR="00D177AD" w:rsidRPr="003C1178" w:rsidRDefault="003C2224" w:rsidP="003C2224">
            <w:pPr>
              <w:jc w:val="center"/>
            </w:pPr>
            <w:r w:rsidRPr="003C1178">
              <w:t>X</w:t>
            </w:r>
          </w:p>
        </w:tc>
        <w:tc>
          <w:tcPr>
            <w:tcW w:w="1701" w:type="dxa"/>
            <w:tcPrChange w:id="744" w:author="Mary Holderby" w:date="2019-02-26T06:58:00Z">
              <w:tcPr>
                <w:tcW w:w="2311" w:type="dxa"/>
              </w:tcPr>
            </w:tcPrChange>
          </w:tcPr>
          <w:p w14:paraId="4823F786" w14:textId="77777777" w:rsidR="00D177AD" w:rsidRPr="003C1178" w:rsidRDefault="00D177AD" w:rsidP="003C2224">
            <w:pPr>
              <w:jc w:val="center"/>
            </w:pPr>
          </w:p>
        </w:tc>
      </w:tr>
    </w:tbl>
    <w:p w14:paraId="6FB5D318" w14:textId="2627C5A8" w:rsidR="00D177AD" w:rsidRPr="003C1178" w:rsidRDefault="00D177AD" w:rsidP="00D177AD"/>
    <w:p w14:paraId="25F920AE" w14:textId="41489DAF" w:rsidR="0056035D" w:rsidRPr="00126CB5" w:rsidRDefault="003C2224" w:rsidP="00974BC4">
      <w:pPr>
        <w:spacing w:line="360" w:lineRule="auto"/>
        <w:ind w:left="720"/>
        <w:pPrChange w:id="745" w:author="Mary Holderby" w:date="2019-02-26T06:59:00Z">
          <w:pPr>
            <w:ind w:left="142"/>
          </w:pPr>
        </w:pPrChange>
      </w:pPr>
      <w:r w:rsidRPr="003C1178">
        <w:t>These three areas were selected as accessibility and usability are central to good design, while personalisation is key to continued use of the application.</w:t>
      </w:r>
    </w:p>
    <w:p w14:paraId="66C9992D" w14:textId="0143ED74" w:rsidR="00F2257A" w:rsidRPr="003C1178" w:rsidRDefault="00F2257A" w:rsidP="00750A68">
      <w:pPr>
        <w:pStyle w:val="Heading1"/>
      </w:pPr>
      <w:bookmarkStart w:id="746" w:name="_Toc2052891"/>
      <w:r w:rsidRPr="003C1178">
        <w:t>Appendix</w:t>
      </w:r>
      <w:bookmarkEnd w:id="746"/>
    </w:p>
    <w:p w14:paraId="5F064C35" w14:textId="77777777" w:rsidR="00E0791B" w:rsidRPr="003C1178" w:rsidRDefault="00E0791B" w:rsidP="00E0791B">
      <w:pPr>
        <w:pStyle w:val="Heading2"/>
      </w:pPr>
      <w:bookmarkStart w:id="747" w:name="_Toc2052892"/>
      <w:r w:rsidRPr="003C1178">
        <w:t>Gantt Chart</w:t>
      </w:r>
      <w:bookmarkEnd w:id="747"/>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3C1178" w14:paraId="26A9CDCD" w14:textId="77777777"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14:paraId="0FA66692" w14:textId="77777777" w:rsidR="002136E2" w:rsidRPr="003C1178" w:rsidRDefault="002136E2" w:rsidP="002136E2">
            <w:pPr>
              <w:spacing w:after="0" w:line="240" w:lineRule="auto"/>
              <w:rPr>
                <w:rFonts w:ascii="Calibri" w:eastAsia="Times New Roman" w:hAnsi="Calibri" w:cs="Calibri"/>
                <w:b/>
                <w:color w:val="000000"/>
                <w:lang w:eastAsia="en-GB"/>
              </w:rPr>
            </w:pPr>
            <w:r w:rsidRPr="003C1178">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14:paraId="7DB9B64B" w14:textId="77777777" w:rsidR="002136E2" w:rsidRPr="003C1178" w:rsidRDefault="002136E2" w:rsidP="002136E2">
            <w:pPr>
              <w:spacing w:after="0" w:line="240" w:lineRule="auto"/>
              <w:jc w:val="center"/>
              <w:rPr>
                <w:rFonts w:ascii="Calibri" w:eastAsia="Times New Roman" w:hAnsi="Calibri" w:cs="Calibri"/>
                <w:b/>
                <w:color w:val="000000"/>
                <w:lang w:eastAsia="en-GB"/>
              </w:rPr>
            </w:pPr>
            <w:r w:rsidRPr="003C1178">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14:paraId="5893517B" w14:textId="77777777" w:rsidR="002136E2" w:rsidRPr="003C1178" w:rsidRDefault="002136E2" w:rsidP="002136E2">
            <w:pPr>
              <w:spacing w:after="0" w:line="240" w:lineRule="auto"/>
              <w:jc w:val="center"/>
              <w:rPr>
                <w:rFonts w:ascii="Calibri" w:eastAsia="Times New Roman" w:hAnsi="Calibri" w:cs="Calibri"/>
                <w:b/>
                <w:color w:val="000000"/>
                <w:lang w:eastAsia="en-GB"/>
              </w:rPr>
            </w:pPr>
            <w:r w:rsidRPr="003C1178">
              <w:rPr>
                <w:rFonts w:ascii="Calibri" w:eastAsia="Times New Roman" w:hAnsi="Calibri" w:cs="Calibri"/>
                <w:b/>
                <w:color w:val="000000"/>
                <w:lang w:eastAsia="en-GB"/>
              </w:rPr>
              <w:t>Days to Complete</w:t>
            </w:r>
          </w:p>
        </w:tc>
      </w:tr>
      <w:tr w:rsidR="002136E2" w:rsidRPr="003C1178" w14:paraId="603AFEA6" w14:textId="77777777" w:rsidTr="002136E2">
        <w:trPr>
          <w:trHeight w:val="288"/>
        </w:trPr>
        <w:tc>
          <w:tcPr>
            <w:tcW w:w="4140" w:type="dxa"/>
            <w:tcBorders>
              <w:top w:val="dashSmallGap" w:sz="4" w:space="0" w:color="auto"/>
              <w:right w:val="dashSmallGap" w:sz="4" w:space="0" w:color="auto"/>
            </w:tcBorders>
            <w:shd w:val="clear" w:color="auto" w:fill="auto"/>
            <w:noWrap/>
            <w:vAlign w:val="bottom"/>
            <w:hideMark/>
          </w:tcPr>
          <w:p w14:paraId="5B48FD73" w14:textId="77777777" w:rsidR="002136E2" w:rsidRPr="003C1178" w:rsidRDefault="00C471CE" w:rsidP="00C471CE">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 xml:space="preserve">Introduction </w:t>
            </w:r>
            <w:r w:rsidR="002136E2" w:rsidRPr="003C1178">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14:paraId="1A3005A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14:paraId="3F55F8E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1B17D432" w14:textId="77777777" w:rsidTr="002136E2">
        <w:trPr>
          <w:trHeight w:val="288"/>
        </w:trPr>
        <w:tc>
          <w:tcPr>
            <w:tcW w:w="4140" w:type="dxa"/>
            <w:tcBorders>
              <w:right w:val="dashSmallGap" w:sz="4" w:space="0" w:color="auto"/>
            </w:tcBorders>
            <w:shd w:val="clear" w:color="auto" w:fill="auto"/>
            <w:noWrap/>
            <w:vAlign w:val="bottom"/>
            <w:hideMark/>
          </w:tcPr>
          <w:p w14:paraId="524817BF"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2C3D46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1DB7467C"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6</w:t>
            </w:r>
          </w:p>
        </w:tc>
      </w:tr>
      <w:tr w:rsidR="002136E2" w:rsidRPr="003C1178" w14:paraId="2DB0422A" w14:textId="77777777" w:rsidTr="002136E2">
        <w:trPr>
          <w:trHeight w:val="288"/>
        </w:trPr>
        <w:tc>
          <w:tcPr>
            <w:tcW w:w="4140" w:type="dxa"/>
            <w:tcBorders>
              <w:right w:val="dashSmallGap" w:sz="4" w:space="0" w:color="auto"/>
            </w:tcBorders>
            <w:shd w:val="clear" w:color="auto" w:fill="auto"/>
            <w:noWrap/>
            <w:vAlign w:val="bottom"/>
            <w:hideMark/>
          </w:tcPr>
          <w:p w14:paraId="7C345123"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E1996C9"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36BA8C97"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6</w:t>
            </w:r>
          </w:p>
        </w:tc>
      </w:tr>
      <w:tr w:rsidR="002136E2" w:rsidRPr="003C1178" w14:paraId="274630EA" w14:textId="77777777" w:rsidTr="002136E2">
        <w:trPr>
          <w:trHeight w:val="288"/>
        </w:trPr>
        <w:tc>
          <w:tcPr>
            <w:tcW w:w="4140" w:type="dxa"/>
            <w:tcBorders>
              <w:right w:val="dashSmallGap" w:sz="4" w:space="0" w:color="auto"/>
            </w:tcBorders>
            <w:shd w:val="clear" w:color="auto" w:fill="auto"/>
            <w:noWrap/>
            <w:vAlign w:val="bottom"/>
            <w:hideMark/>
          </w:tcPr>
          <w:p w14:paraId="5DE71FC5"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6BAB298"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14:paraId="4362258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118B85C5" w14:textId="77777777" w:rsidTr="002136E2">
        <w:trPr>
          <w:trHeight w:val="288"/>
        </w:trPr>
        <w:tc>
          <w:tcPr>
            <w:tcW w:w="4140" w:type="dxa"/>
            <w:tcBorders>
              <w:right w:val="dashSmallGap" w:sz="4" w:space="0" w:color="auto"/>
            </w:tcBorders>
            <w:shd w:val="clear" w:color="auto" w:fill="auto"/>
            <w:noWrap/>
            <w:vAlign w:val="bottom"/>
            <w:hideMark/>
          </w:tcPr>
          <w:p w14:paraId="4ACF536E"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EC0754F"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14:paraId="0861231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6</w:t>
            </w:r>
          </w:p>
        </w:tc>
      </w:tr>
      <w:tr w:rsidR="002136E2" w:rsidRPr="003C1178" w14:paraId="206BB8D2" w14:textId="77777777" w:rsidTr="002136E2">
        <w:trPr>
          <w:trHeight w:val="288"/>
        </w:trPr>
        <w:tc>
          <w:tcPr>
            <w:tcW w:w="4140" w:type="dxa"/>
            <w:tcBorders>
              <w:right w:val="dashSmallGap" w:sz="4" w:space="0" w:color="auto"/>
            </w:tcBorders>
            <w:shd w:val="clear" w:color="auto" w:fill="auto"/>
            <w:noWrap/>
            <w:vAlign w:val="bottom"/>
            <w:hideMark/>
          </w:tcPr>
          <w:p w14:paraId="30977F54"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FC8C29"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14:paraId="7999E824"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78029D81" w14:textId="77777777" w:rsidTr="002136E2">
        <w:trPr>
          <w:trHeight w:val="288"/>
        </w:trPr>
        <w:tc>
          <w:tcPr>
            <w:tcW w:w="4140" w:type="dxa"/>
            <w:tcBorders>
              <w:right w:val="dashSmallGap" w:sz="4" w:space="0" w:color="auto"/>
            </w:tcBorders>
            <w:shd w:val="clear" w:color="auto" w:fill="auto"/>
            <w:noWrap/>
            <w:vAlign w:val="bottom"/>
            <w:hideMark/>
          </w:tcPr>
          <w:p w14:paraId="5F9E20FC"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5064557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14:paraId="342E872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w:t>
            </w:r>
          </w:p>
        </w:tc>
      </w:tr>
      <w:tr w:rsidR="002136E2" w:rsidRPr="003C1178" w14:paraId="0337D264" w14:textId="77777777" w:rsidTr="002136E2">
        <w:trPr>
          <w:trHeight w:val="288"/>
        </w:trPr>
        <w:tc>
          <w:tcPr>
            <w:tcW w:w="4140" w:type="dxa"/>
            <w:tcBorders>
              <w:right w:val="dashSmallGap" w:sz="4" w:space="0" w:color="auto"/>
            </w:tcBorders>
            <w:shd w:val="clear" w:color="auto" w:fill="auto"/>
            <w:noWrap/>
            <w:vAlign w:val="bottom"/>
            <w:hideMark/>
          </w:tcPr>
          <w:p w14:paraId="176157A0"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C6B4F0C"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0BC4428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0.5</w:t>
            </w:r>
          </w:p>
        </w:tc>
      </w:tr>
      <w:tr w:rsidR="002136E2" w:rsidRPr="003C1178" w14:paraId="59B744F0" w14:textId="77777777" w:rsidTr="002136E2">
        <w:trPr>
          <w:trHeight w:val="288"/>
        </w:trPr>
        <w:tc>
          <w:tcPr>
            <w:tcW w:w="4140" w:type="dxa"/>
            <w:tcBorders>
              <w:right w:val="dashSmallGap" w:sz="4" w:space="0" w:color="auto"/>
            </w:tcBorders>
            <w:shd w:val="clear" w:color="auto" w:fill="auto"/>
            <w:noWrap/>
            <w:vAlign w:val="bottom"/>
            <w:hideMark/>
          </w:tcPr>
          <w:p w14:paraId="0F8EE80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Introduction to cozmo</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868E428"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6B05D488"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0.5</w:t>
            </w:r>
          </w:p>
        </w:tc>
      </w:tr>
      <w:tr w:rsidR="002136E2" w:rsidRPr="003C1178" w14:paraId="03CD8A62" w14:textId="77777777" w:rsidTr="002136E2">
        <w:trPr>
          <w:trHeight w:val="288"/>
        </w:trPr>
        <w:tc>
          <w:tcPr>
            <w:tcW w:w="4140" w:type="dxa"/>
            <w:tcBorders>
              <w:right w:val="dashSmallGap" w:sz="4" w:space="0" w:color="auto"/>
            </w:tcBorders>
            <w:shd w:val="clear" w:color="auto" w:fill="auto"/>
            <w:noWrap/>
            <w:vAlign w:val="bottom"/>
            <w:hideMark/>
          </w:tcPr>
          <w:p w14:paraId="66DC9BC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Building Cozmo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85207E7"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14:paraId="3E05E922"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10</w:t>
            </w:r>
          </w:p>
        </w:tc>
      </w:tr>
      <w:tr w:rsidR="002136E2" w:rsidRPr="003C1178" w14:paraId="1C375859" w14:textId="77777777" w:rsidTr="002136E2">
        <w:trPr>
          <w:trHeight w:val="288"/>
        </w:trPr>
        <w:tc>
          <w:tcPr>
            <w:tcW w:w="4140" w:type="dxa"/>
            <w:tcBorders>
              <w:right w:val="dashSmallGap" w:sz="4" w:space="0" w:color="auto"/>
            </w:tcBorders>
            <w:shd w:val="clear" w:color="auto" w:fill="auto"/>
            <w:noWrap/>
            <w:vAlign w:val="bottom"/>
            <w:hideMark/>
          </w:tcPr>
          <w:p w14:paraId="7F427A95"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Review of Prototype and Cozmo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465B40B"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3CB8E509"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13B038B4" w14:textId="77777777" w:rsidTr="002136E2">
        <w:trPr>
          <w:trHeight w:val="288"/>
        </w:trPr>
        <w:tc>
          <w:tcPr>
            <w:tcW w:w="4140" w:type="dxa"/>
            <w:tcBorders>
              <w:right w:val="dashSmallGap" w:sz="4" w:space="0" w:color="auto"/>
            </w:tcBorders>
            <w:shd w:val="clear" w:color="auto" w:fill="auto"/>
            <w:noWrap/>
            <w:vAlign w:val="bottom"/>
            <w:hideMark/>
          </w:tcPr>
          <w:p w14:paraId="12450C27"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DEFE20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76BEE04F"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10</w:t>
            </w:r>
          </w:p>
        </w:tc>
      </w:tr>
      <w:tr w:rsidR="002136E2" w:rsidRPr="003C1178" w14:paraId="34089359" w14:textId="77777777" w:rsidTr="002136E2">
        <w:trPr>
          <w:trHeight w:val="288"/>
        </w:trPr>
        <w:tc>
          <w:tcPr>
            <w:tcW w:w="4140" w:type="dxa"/>
            <w:tcBorders>
              <w:right w:val="dashSmallGap" w:sz="4" w:space="0" w:color="auto"/>
            </w:tcBorders>
            <w:shd w:val="clear" w:color="auto" w:fill="auto"/>
            <w:noWrap/>
            <w:vAlign w:val="bottom"/>
            <w:hideMark/>
          </w:tcPr>
          <w:p w14:paraId="6A7C0A8F"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3AE007E"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3555B4DF"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21446BC6" w14:textId="77777777" w:rsidTr="002136E2">
        <w:trPr>
          <w:trHeight w:val="288"/>
        </w:trPr>
        <w:tc>
          <w:tcPr>
            <w:tcW w:w="4140" w:type="dxa"/>
            <w:tcBorders>
              <w:right w:val="dashSmallGap" w:sz="4" w:space="0" w:color="auto"/>
            </w:tcBorders>
            <w:shd w:val="clear" w:color="auto" w:fill="auto"/>
            <w:noWrap/>
            <w:vAlign w:val="bottom"/>
            <w:hideMark/>
          </w:tcPr>
          <w:p w14:paraId="480989FC"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0FF5B6B"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4F62EDA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w:t>
            </w:r>
          </w:p>
        </w:tc>
      </w:tr>
      <w:tr w:rsidR="002136E2" w:rsidRPr="003C1178" w14:paraId="3F99458D" w14:textId="77777777" w:rsidTr="002136E2">
        <w:trPr>
          <w:trHeight w:val="288"/>
        </w:trPr>
        <w:tc>
          <w:tcPr>
            <w:tcW w:w="4140" w:type="dxa"/>
            <w:tcBorders>
              <w:right w:val="dashSmallGap" w:sz="4" w:space="0" w:color="auto"/>
            </w:tcBorders>
            <w:shd w:val="clear" w:color="auto" w:fill="auto"/>
            <w:noWrap/>
            <w:vAlign w:val="bottom"/>
            <w:hideMark/>
          </w:tcPr>
          <w:p w14:paraId="58E75CA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DB393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7B2E705B"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51ED089D" w14:textId="77777777" w:rsidTr="002136E2">
        <w:trPr>
          <w:trHeight w:val="288"/>
        </w:trPr>
        <w:tc>
          <w:tcPr>
            <w:tcW w:w="4140" w:type="dxa"/>
            <w:tcBorders>
              <w:right w:val="dashSmallGap" w:sz="4" w:space="0" w:color="auto"/>
            </w:tcBorders>
            <w:shd w:val="clear" w:color="auto" w:fill="auto"/>
            <w:noWrap/>
            <w:vAlign w:val="bottom"/>
            <w:hideMark/>
          </w:tcPr>
          <w:p w14:paraId="760DFAA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1156B17E"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45E3DEF4"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0167EA60" w14:textId="77777777" w:rsidTr="002136E2">
        <w:trPr>
          <w:trHeight w:val="288"/>
        </w:trPr>
        <w:tc>
          <w:tcPr>
            <w:tcW w:w="4140" w:type="dxa"/>
            <w:tcBorders>
              <w:right w:val="dashSmallGap" w:sz="4" w:space="0" w:color="auto"/>
            </w:tcBorders>
            <w:shd w:val="clear" w:color="auto" w:fill="auto"/>
            <w:noWrap/>
            <w:vAlign w:val="bottom"/>
            <w:hideMark/>
          </w:tcPr>
          <w:p w14:paraId="0D703DF0"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2604DDEE"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23C2C0B7"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3</w:t>
            </w:r>
          </w:p>
        </w:tc>
      </w:tr>
      <w:tr w:rsidR="002136E2" w:rsidRPr="003C1178" w14:paraId="1D6BE532" w14:textId="77777777" w:rsidTr="002136E2">
        <w:trPr>
          <w:trHeight w:val="288"/>
        </w:trPr>
        <w:tc>
          <w:tcPr>
            <w:tcW w:w="4140" w:type="dxa"/>
            <w:tcBorders>
              <w:right w:val="dashSmallGap" w:sz="4" w:space="0" w:color="auto"/>
            </w:tcBorders>
            <w:shd w:val="clear" w:color="auto" w:fill="auto"/>
            <w:noWrap/>
            <w:vAlign w:val="bottom"/>
            <w:hideMark/>
          </w:tcPr>
          <w:p w14:paraId="0A9719B4"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14:paraId="61C1C40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14:paraId="618A9B12"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bl>
    <w:p w14:paraId="4F4478F8" w14:textId="77777777" w:rsidR="002136E2" w:rsidRPr="003C1178" w:rsidRDefault="009271F6" w:rsidP="002136E2">
      <w:r w:rsidRPr="003C1178">
        <w:rPr>
          <w:noProof/>
          <w:lang w:eastAsia="en-GB"/>
        </w:rPr>
        <w:lastRenderedPageBreak/>
        <w:drawing>
          <wp:inline distT="0" distB="0" distL="0" distR="0" wp14:anchorId="1AB11667" wp14:editId="16B54071">
            <wp:extent cx="5731510" cy="3813046"/>
            <wp:effectExtent l="0" t="0" r="21590" b="16510"/>
            <wp:docPr id="51" name="Chart 5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0E198B7" w14:textId="77777777" w:rsidR="00E0791B" w:rsidRPr="003C1178" w:rsidRDefault="00E0791B" w:rsidP="00E0791B">
      <w:pPr>
        <w:pStyle w:val="Heading2"/>
      </w:pPr>
      <w:bookmarkStart w:id="748" w:name="_Ref442604"/>
      <w:bookmarkStart w:id="749" w:name="_Toc2052893"/>
      <w:r w:rsidRPr="003C1178">
        <w:t>Personae</w:t>
      </w:r>
      <w:bookmarkEnd w:id="748"/>
      <w:bookmarkEnd w:id="749"/>
    </w:p>
    <w:p w14:paraId="39AC570F" w14:textId="283A5B78" w:rsidR="00E0791B" w:rsidRPr="003C1178" w:rsidRDefault="00E0791B" w:rsidP="00E0791B">
      <w:pPr>
        <w:pStyle w:val="Heading3"/>
      </w:pPr>
      <w:bookmarkStart w:id="750" w:name="_Toc2052894"/>
      <w:r w:rsidRPr="003C1178">
        <w:t>Al</w:t>
      </w:r>
      <w:bookmarkEnd w:id="750"/>
      <w:r w:rsidRPr="003C1178">
        <w:t xml:space="preserve">  </w:t>
      </w:r>
    </w:p>
    <w:p w14:paraId="2394A53B" w14:textId="77777777" w:rsidR="00E0791B" w:rsidRPr="003C1178" w:rsidRDefault="00E0791B" w:rsidP="00E0791B">
      <w:pPr>
        <w:pStyle w:val="NoSpacing"/>
        <w:ind w:left="1440"/>
      </w:pPr>
      <w:r w:rsidRPr="003C1178">
        <w:t>Age</w:t>
      </w:r>
      <w:r w:rsidRPr="003C1178">
        <w:tab/>
        <w:t>:</w:t>
      </w:r>
      <w:r w:rsidRPr="003C1178">
        <w:tab/>
        <w:t>66</w:t>
      </w:r>
    </w:p>
    <w:p w14:paraId="1893868D" w14:textId="77777777" w:rsidR="00E0791B" w:rsidRPr="003C1178" w:rsidRDefault="00E0791B" w:rsidP="00E0791B">
      <w:pPr>
        <w:pStyle w:val="NoSpacing"/>
        <w:ind w:left="993"/>
      </w:pPr>
      <w:r w:rsidRPr="003C1178">
        <w:tab/>
      </w:r>
      <w:r w:rsidRPr="003C1178">
        <w:tab/>
        <w:t>:</w:t>
      </w:r>
      <w:r w:rsidRPr="003C1178">
        <w:tab/>
        <w:t>Widowed, 8 years</w:t>
      </w:r>
    </w:p>
    <w:p w14:paraId="6E9D98F3" w14:textId="77777777" w:rsidR="00E0791B" w:rsidRPr="003C1178" w:rsidRDefault="00E0791B" w:rsidP="00E0791B">
      <w:pPr>
        <w:pStyle w:val="NoSpacing"/>
        <w:ind w:left="2160"/>
      </w:pPr>
      <w:r w:rsidRPr="003C1178">
        <w:t>:</w:t>
      </w:r>
      <w:r w:rsidRPr="003C1178">
        <w:tab/>
        <w:t>1 adult daughter, married with small children, lives in Australia</w:t>
      </w:r>
    </w:p>
    <w:p w14:paraId="2F01984A" w14:textId="77777777" w:rsidR="00E0791B" w:rsidRPr="003C1178" w:rsidRDefault="00E0791B" w:rsidP="00E0791B">
      <w:pPr>
        <w:pStyle w:val="NoSpacing"/>
        <w:ind w:left="2160" w:hanging="720"/>
      </w:pPr>
      <w:r w:rsidRPr="003C1178">
        <w:t>Health</w:t>
      </w:r>
      <w:r w:rsidRPr="003C1178">
        <w:tab/>
        <w:t>:</w:t>
      </w:r>
      <w:r w:rsidRPr="003C1178">
        <w:tab/>
        <w:t>Suffered first stroke six weeks ago</w:t>
      </w:r>
    </w:p>
    <w:p w14:paraId="6B3C2C04" w14:textId="77777777" w:rsidR="0063256D" w:rsidRPr="003C1178" w:rsidRDefault="0063256D" w:rsidP="00E0791B">
      <w:pPr>
        <w:pStyle w:val="NoSpacing"/>
        <w:ind w:left="2160" w:hanging="720"/>
      </w:pPr>
    </w:p>
    <w:p w14:paraId="7E718D2F" w14:textId="77777777" w:rsidR="00E0791B" w:rsidRPr="003C1178" w:rsidRDefault="00E0791B" w:rsidP="00E0791B">
      <w:pPr>
        <w:pStyle w:val="NoSpacing"/>
        <w:ind w:left="2880"/>
      </w:pPr>
      <w:r w:rsidRPr="003C1178">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14:paraId="65424E77" w14:textId="77777777" w:rsidR="0063256D" w:rsidRPr="003C1178" w:rsidRDefault="0063256D" w:rsidP="00E0791B">
      <w:pPr>
        <w:pStyle w:val="NoSpacing"/>
        <w:ind w:left="2880"/>
      </w:pPr>
    </w:p>
    <w:p w14:paraId="3BC917F4" w14:textId="77777777" w:rsidR="00E0791B" w:rsidRPr="003C1178" w:rsidRDefault="00E0791B" w:rsidP="00E0791B">
      <w:pPr>
        <w:pStyle w:val="NoSpacing"/>
        <w:ind w:left="2880"/>
      </w:pPr>
      <w:r w:rsidRPr="003C1178">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14:paraId="2CA8B49F" w14:textId="77777777" w:rsidR="0063256D" w:rsidRPr="003C1178" w:rsidRDefault="0063256D" w:rsidP="00E0791B">
      <w:pPr>
        <w:pStyle w:val="NoSpacing"/>
        <w:ind w:left="2880"/>
      </w:pPr>
    </w:p>
    <w:p w14:paraId="5F260E74" w14:textId="77777777" w:rsidR="00E0791B" w:rsidRPr="003C1178" w:rsidRDefault="00E0791B" w:rsidP="00E0791B">
      <w:pPr>
        <w:pStyle w:val="NoSpacing"/>
        <w:ind w:left="2880"/>
      </w:pPr>
      <w:r w:rsidRPr="003C1178">
        <w:t>Consequences of stroke: minor speech impairment which has largely been overcome through therapy. Difficulty in walking and difficulty in assessing placement of objects/hands to place objects.</w:t>
      </w:r>
    </w:p>
    <w:p w14:paraId="5205580C" w14:textId="77777777" w:rsidR="0063256D" w:rsidRPr="003C1178" w:rsidRDefault="0063256D" w:rsidP="00E0791B">
      <w:pPr>
        <w:pStyle w:val="NoSpacing"/>
        <w:ind w:left="2880"/>
      </w:pPr>
    </w:p>
    <w:p w14:paraId="320FB162" w14:textId="77777777" w:rsidR="00E0791B" w:rsidRPr="003C1178" w:rsidRDefault="00E0791B" w:rsidP="00E0791B">
      <w:pPr>
        <w:pStyle w:val="NoSpacing"/>
        <w:ind w:left="2880"/>
      </w:pPr>
      <w:r w:rsidRPr="003C1178">
        <w:t xml:space="preserve">Was in a rehabilitation unit where some progress (mainly speech) was made. However, Al is in denial about the stroke and this means he is often distracted and/or depressed. 1 week ago he mixed up </w:t>
      </w:r>
      <w:r w:rsidRPr="003C1178">
        <w:lastRenderedPageBreak/>
        <w:t>when to take his medication and this led to a minor medical reaction. This seems to have depressed him further. Al has moved to assisted living accommodation but he struggles with the results of the stroke in terms of being motivated to improve his health.</w:t>
      </w:r>
    </w:p>
    <w:p w14:paraId="1F14BB18" w14:textId="77777777" w:rsidR="0063256D" w:rsidRPr="003C1178" w:rsidRDefault="0063256D" w:rsidP="00E0791B">
      <w:pPr>
        <w:pStyle w:val="NoSpacing"/>
        <w:ind w:left="2160" w:hanging="720"/>
      </w:pPr>
    </w:p>
    <w:p w14:paraId="795A4DEC" w14:textId="77777777" w:rsidR="00E0791B" w:rsidRPr="003C1178" w:rsidRDefault="00E0791B" w:rsidP="00E0791B">
      <w:pPr>
        <w:pStyle w:val="NoSpacing"/>
        <w:ind w:left="2160" w:hanging="720"/>
      </w:pPr>
      <w:r w:rsidRPr="003C1178">
        <w:t>Next stages for improvement</w:t>
      </w:r>
    </w:p>
    <w:p w14:paraId="186C5E82" w14:textId="77777777" w:rsidR="00E0791B" w:rsidRPr="003C1178" w:rsidRDefault="00E0791B" w:rsidP="00E0791B">
      <w:pPr>
        <w:pStyle w:val="NoSpacing"/>
        <w:ind w:left="2160"/>
      </w:pPr>
      <w:r w:rsidRPr="003C1178">
        <w:t>:</w:t>
      </w:r>
      <w:r w:rsidRPr="003C1178">
        <w:tab/>
        <w:t>Al wants to be in his own home but to do this he needs to be able to</w:t>
      </w:r>
    </w:p>
    <w:p w14:paraId="107259CD" w14:textId="77777777" w:rsidR="00E0791B" w:rsidRPr="003C1178" w:rsidRDefault="00E0791B" w:rsidP="00E0791B">
      <w:pPr>
        <w:pStyle w:val="NoSpacing"/>
        <w:numPr>
          <w:ilvl w:val="0"/>
          <w:numId w:val="15"/>
        </w:numPr>
        <w:ind w:left="3240"/>
      </w:pPr>
      <w:r w:rsidRPr="003C1178">
        <w:t>Walk through rooms, to bathroom, to kitchen. At present, he has difficulty doing this.</w:t>
      </w:r>
    </w:p>
    <w:p w14:paraId="0DEBC646" w14:textId="77777777" w:rsidR="00E0791B" w:rsidRPr="003C1178" w:rsidRDefault="00E0791B" w:rsidP="00E0791B">
      <w:pPr>
        <w:pStyle w:val="NoSpacing"/>
        <w:numPr>
          <w:ilvl w:val="0"/>
          <w:numId w:val="16"/>
        </w:numPr>
        <w:ind w:left="3600"/>
      </w:pPr>
      <w:r w:rsidRPr="003C1178">
        <w:t>Needed: Exercises to improve muscle strength, balance coordination, overall activity.</w:t>
      </w:r>
    </w:p>
    <w:p w14:paraId="292212C5" w14:textId="77777777" w:rsidR="00E0791B" w:rsidRPr="003C1178" w:rsidRDefault="00E0791B" w:rsidP="00E0791B">
      <w:pPr>
        <w:pStyle w:val="NoSpacing"/>
        <w:numPr>
          <w:ilvl w:val="0"/>
          <w:numId w:val="15"/>
        </w:numPr>
        <w:ind w:left="3240"/>
      </w:pPr>
      <w:r w:rsidRPr="003C1178">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14:paraId="1B36D0E8" w14:textId="77777777" w:rsidR="00E0791B" w:rsidRPr="003C1178" w:rsidRDefault="00E0791B" w:rsidP="00E0791B">
      <w:pPr>
        <w:pStyle w:val="NoSpacing"/>
        <w:numPr>
          <w:ilvl w:val="0"/>
          <w:numId w:val="16"/>
        </w:numPr>
        <w:ind w:left="3600"/>
      </w:pPr>
      <w:r w:rsidRPr="003C1178">
        <w:t>Needed: Exercises to improve control and coordination of hands.</w:t>
      </w:r>
    </w:p>
    <w:p w14:paraId="20F916BF" w14:textId="77777777" w:rsidR="00E0791B" w:rsidRPr="003C1178" w:rsidRDefault="00E0791B" w:rsidP="00E0791B">
      <w:pPr>
        <w:pStyle w:val="NoSpacing"/>
        <w:numPr>
          <w:ilvl w:val="0"/>
          <w:numId w:val="15"/>
        </w:numPr>
        <w:ind w:left="3240"/>
      </w:pPr>
      <w:r w:rsidRPr="003C1178">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14:paraId="0EEA5549" w14:textId="77777777" w:rsidR="00E0791B" w:rsidRPr="003C1178" w:rsidRDefault="00E0791B" w:rsidP="00E0791B">
      <w:pPr>
        <w:pStyle w:val="NoSpacing"/>
        <w:numPr>
          <w:ilvl w:val="0"/>
          <w:numId w:val="16"/>
        </w:numPr>
        <w:ind w:left="3600"/>
      </w:pPr>
      <w:r w:rsidRPr="003C1178">
        <w:t>Needed: A method that makes it easier for Al to take his medication at the right times.</w:t>
      </w:r>
    </w:p>
    <w:p w14:paraId="4ED69854" w14:textId="77777777" w:rsidR="00E0791B" w:rsidRPr="003C1178" w:rsidRDefault="00E0791B" w:rsidP="00E0791B">
      <w:pPr>
        <w:pStyle w:val="NoSpacing"/>
        <w:numPr>
          <w:ilvl w:val="0"/>
          <w:numId w:val="15"/>
        </w:numPr>
        <w:ind w:left="3240"/>
      </w:pPr>
      <w:r w:rsidRPr="003C1178">
        <w:t>Because Al has difficulty in walking, he needs extra assistance getting small, everyday items.</w:t>
      </w:r>
    </w:p>
    <w:p w14:paraId="199E9AF2" w14:textId="77777777" w:rsidR="00E0791B" w:rsidRPr="003C1178" w:rsidRDefault="00E0791B" w:rsidP="00E0791B">
      <w:pPr>
        <w:pStyle w:val="NoSpacing"/>
        <w:numPr>
          <w:ilvl w:val="0"/>
          <w:numId w:val="16"/>
        </w:numPr>
        <w:ind w:left="3600"/>
      </w:pPr>
      <w:r w:rsidRPr="003C1178">
        <w:t>Needed: A robot which could take instructions – ‘Bring me my glasses’, for example – would ease Al’s transition to being fully independent in his home again. Items that may be needed for a robot to fetch include: aforementioned glasses, pen and paper, mobile telephone.</w:t>
      </w:r>
    </w:p>
    <w:p w14:paraId="74AAF3E0" w14:textId="77777777" w:rsidR="00E0791B" w:rsidRPr="003C1178" w:rsidRDefault="00E0791B" w:rsidP="00E0791B">
      <w:pPr>
        <w:pStyle w:val="NoSpacing"/>
        <w:ind w:left="2880"/>
      </w:pPr>
    </w:p>
    <w:p w14:paraId="5D5AE0E5" w14:textId="77777777" w:rsidR="00E0791B" w:rsidRPr="003C1178" w:rsidRDefault="00E0791B" w:rsidP="00E0791B">
      <w:pPr>
        <w:pStyle w:val="NoSpacing"/>
        <w:ind w:left="2880"/>
      </w:pPr>
      <w:r w:rsidRPr="003C1178">
        <w:t>If these four areas can see real improvement in Al’s ability to regain independence, it could make a positive difference to Al, who deeply misses feeling like a functioning adult with much to give to others.</w:t>
      </w:r>
    </w:p>
    <w:p w14:paraId="0272893C" w14:textId="77777777" w:rsidR="00E0791B" w:rsidRPr="003C1178" w:rsidRDefault="00E0791B" w:rsidP="00E0791B">
      <w:pPr>
        <w:pStyle w:val="NoSpacing"/>
        <w:ind w:left="4593"/>
      </w:pPr>
    </w:p>
    <w:p w14:paraId="7F0786AE" w14:textId="77777777" w:rsidR="00E0791B" w:rsidRPr="003C1178" w:rsidRDefault="00E0791B" w:rsidP="002363FF">
      <w:pPr>
        <w:pStyle w:val="NoSpacing"/>
        <w:ind w:left="2880"/>
      </w:pPr>
      <w:r w:rsidRPr="003C1178">
        <w:rPr>
          <w:i/>
        </w:rPr>
        <w:t>Nice to have:</w:t>
      </w:r>
    </w:p>
    <w:p w14:paraId="5EC6B0C8" w14:textId="77777777" w:rsidR="00E0791B" w:rsidRPr="003C1178" w:rsidRDefault="00E0791B" w:rsidP="002363FF">
      <w:pPr>
        <w:pStyle w:val="NoSpacing"/>
        <w:ind w:left="3600"/>
      </w:pPr>
      <w:r w:rsidRPr="003C1178">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14:paraId="3F264FAC" w14:textId="175758B8" w:rsidR="002363FF" w:rsidRPr="003C1178" w:rsidRDefault="002363FF" w:rsidP="002363FF">
      <w:pPr>
        <w:pStyle w:val="Heading3"/>
      </w:pPr>
      <w:del w:id="751" w:author="Mary Holderby" w:date="2019-02-26T07:01:00Z">
        <w:r w:rsidRPr="003C1178" w:rsidDel="00974BC4">
          <w:tab/>
        </w:r>
      </w:del>
      <w:bookmarkStart w:id="752" w:name="_Toc2052895"/>
      <w:r w:rsidRPr="003C1178">
        <w:t>Kitty</w:t>
      </w:r>
      <w:bookmarkEnd w:id="752"/>
      <w:r w:rsidRPr="003C1178">
        <w:t xml:space="preserve"> </w:t>
      </w:r>
    </w:p>
    <w:p w14:paraId="3BCB4217" w14:textId="1149F2B9" w:rsidR="002363FF" w:rsidRPr="003C1178" w:rsidRDefault="005E2739" w:rsidP="005E2739">
      <w:pPr>
        <w:pStyle w:val="NoSpacing"/>
        <w:ind w:left="720" w:firstLine="720"/>
      </w:pPr>
      <w:r w:rsidRPr="003C1178">
        <w:t>Age</w:t>
      </w:r>
      <w:r w:rsidRPr="003C1178">
        <w:tab/>
      </w:r>
      <w:r w:rsidR="002363FF" w:rsidRPr="003C1178">
        <w:t>:</w:t>
      </w:r>
      <w:r w:rsidR="002363FF" w:rsidRPr="003C1178">
        <w:tab/>
        <w:t>78+</w:t>
      </w:r>
    </w:p>
    <w:p w14:paraId="7FB34691" w14:textId="5CF16930" w:rsidR="002363FF" w:rsidRPr="003C1178" w:rsidRDefault="002363FF" w:rsidP="002363FF">
      <w:pPr>
        <w:pStyle w:val="NoSpacing"/>
        <w:ind w:left="720"/>
      </w:pPr>
      <w:r w:rsidRPr="003C1178">
        <w:tab/>
      </w:r>
      <w:r w:rsidRPr="003C1178">
        <w:tab/>
        <w:t>:</w:t>
      </w:r>
      <w:r w:rsidRPr="003C1178">
        <w:tab/>
        <w:t>Widowed, 23 years</w:t>
      </w:r>
    </w:p>
    <w:p w14:paraId="1BA71D31" w14:textId="77777777" w:rsidR="002363FF" w:rsidRPr="003C1178" w:rsidRDefault="002363FF" w:rsidP="001E3195">
      <w:pPr>
        <w:pStyle w:val="NoSpacing"/>
        <w:ind w:left="2160"/>
      </w:pPr>
      <w:r w:rsidRPr="003C1178">
        <w:t>:</w:t>
      </w:r>
      <w:r w:rsidRPr="003C1178">
        <w:tab/>
        <w:t>3 adult children, married, 5 grandchildren</w:t>
      </w:r>
    </w:p>
    <w:p w14:paraId="7517A5A8" w14:textId="5D53F6A5" w:rsidR="002363FF" w:rsidRPr="003C1178" w:rsidRDefault="005E2739" w:rsidP="005E2739">
      <w:pPr>
        <w:pStyle w:val="NoSpacing"/>
        <w:ind w:left="1440"/>
      </w:pPr>
      <w:r w:rsidRPr="003C1178">
        <w:lastRenderedPageBreak/>
        <w:t>Health</w:t>
      </w:r>
      <w:r w:rsidRPr="003C1178">
        <w:tab/>
      </w:r>
      <w:r w:rsidR="002363FF" w:rsidRPr="003C1178">
        <w:t>:</w:t>
      </w:r>
      <w:r w:rsidR="002363FF" w:rsidRPr="003C1178">
        <w:tab/>
        <w:t>Kitty uses a walker after a fall caused back damage.</w:t>
      </w:r>
    </w:p>
    <w:p w14:paraId="273B1B77" w14:textId="77777777" w:rsidR="0063256D" w:rsidRPr="003C1178" w:rsidRDefault="0063256D" w:rsidP="002363FF">
      <w:pPr>
        <w:pStyle w:val="NoSpacing"/>
        <w:ind w:left="4320" w:hanging="720"/>
      </w:pPr>
    </w:p>
    <w:p w14:paraId="21995A68" w14:textId="77777777" w:rsidR="002363FF" w:rsidRPr="003C1178" w:rsidRDefault="002363FF" w:rsidP="001E3195">
      <w:pPr>
        <w:pStyle w:val="NoSpacing"/>
        <w:ind w:left="3600" w:hanging="720"/>
      </w:pPr>
      <w:r w:rsidRPr="003C1178">
        <w:t>Kitty gets less exercise than she once did and as a consequence her balance is deteriorating.</w:t>
      </w:r>
    </w:p>
    <w:p w14:paraId="132E07C6" w14:textId="77777777" w:rsidR="0063256D" w:rsidRPr="003C1178" w:rsidRDefault="0063256D" w:rsidP="001E3195">
      <w:pPr>
        <w:pStyle w:val="NoSpacing"/>
        <w:ind w:left="3600" w:hanging="720"/>
      </w:pPr>
    </w:p>
    <w:p w14:paraId="67ECEF0D" w14:textId="77777777" w:rsidR="002363FF" w:rsidRPr="003C1178" w:rsidRDefault="002363FF" w:rsidP="001E3195">
      <w:pPr>
        <w:pStyle w:val="NoSpacing"/>
        <w:ind w:left="3600" w:hanging="720"/>
      </w:pPr>
      <w:r w:rsidRPr="003C1178">
        <w:t>Kitty worked a cook for a hotel restaurant until retiring at age 59. She likes puttering around in a small garden and playing card games with the ladies at the local centre for pensioners.</w:t>
      </w:r>
    </w:p>
    <w:p w14:paraId="079BA170" w14:textId="77777777" w:rsidR="0063256D" w:rsidRPr="003C1178" w:rsidRDefault="0063256D" w:rsidP="001E3195">
      <w:pPr>
        <w:pStyle w:val="NoSpacing"/>
        <w:ind w:left="3600" w:hanging="720"/>
      </w:pPr>
    </w:p>
    <w:p w14:paraId="788D05C0" w14:textId="77777777" w:rsidR="002363FF" w:rsidRPr="003C1178" w:rsidRDefault="002363FF" w:rsidP="001E3195">
      <w:pPr>
        <w:pStyle w:val="NoSpacing"/>
        <w:ind w:left="3600" w:hanging="720"/>
      </w:pPr>
      <w:r w:rsidRPr="003C1178">
        <w:t>Kitty is forgetful so can miss a dose of prescribed medication without reminders.</w:t>
      </w:r>
    </w:p>
    <w:p w14:paraId="55227C34" w14:textId="77777777" w:rsidR="002363FF" w:rsidRPr="003C1178" w:rsidRDefault="002363FF" w:rsidP="005E2739">
      <w:pPr>
        <w:pStyle w:val="NoSpacing"/>
        <w:ind w:left="1440"/>
      </w:pPr>
      <w:r w:rsidRPr="003C1178">
        <w:t>Next stages for improvement</w:t>
      </w:r>
    </w:p>
    <w:p w14:paraId="2703AEA2" w14:textId="77777777" w:rsidR="002363FF" w:rsidRPr="003C1178" w:rsidRDefault="002363FF" w:rsidP="001E3195">
      <w:pPr>
        <w:pStyle w:val="NoSpacing"/>
        <w:ind w:left="2880" w:hanging="720"/>
      </w:pPr>
      <w:r w:rsidRPr="003C1178">
        <w:t>:</w:t>
      </w:r>
      <w:r w:rsidRPr="003C1178">
        <w:tab/>
        <w:t>Kitty enjoys her independence as well as her social group at the local centre.</w:t>
      </w:r>
    </w:p>
    <w:p w14:paraId="534F4B3A" w14:textId="77777777" w:rsidR="002363FF" w:rsidRPr="003C1178" w:rsidRDefault="002363FF" w:rsidP="002363FF">
      <w:pPr>
        <w:pStyle w:val="NoSpacing"/>
        <w:numPr>
          <w:ilvl w:val="0"/>
          <w:numId w:val="17"/>
        </w:numPr>
        <w:ind w:left="3240"/>
      </w:pPr>
      <w:r w:rsidRPr="003C1178">
        <w:t>Kitty knows she should exercise more and accepts that if she doesn’t, she may lose the ability to visit the local centre.</w:t>
      </w:r>
    </w:p>
    <w:p w14:paraId="2405C9C3" w14:textId="77777777" w:rsidR="002363FF" w:rsidRPr="003C1178" w:rsidRDefault="002363FF" w:rsidP="002363FF">
      <w:pPr>
        <w:pStyle w:val="NoSpacing"/>
        <w:numPr>
          <w:ilvl w:val="0"/>
          <w:numId w:val="16"/>
        </w:numPr>
        <w:ind w:left="3960"/>
      </w:pPr>
      <w:r w:rsidRPr="003C1178">
        <w:t>Needed: Exercises to improve muscle strength, balance coordination, overall activity.</w:t>
      </w:r>
    </w:p>
    <w:p w14:paraId="0D1A0194" w14:textId="77777777" w:rsidR="002363FF" w:rsidRPr="003C1178" w:rsidRDefault="002363FF" w:rsidP="002363FF">
      <w:pPr>
        <w:pStyle w:val="NoSpacing"/>
        <w:numPr>
          <w:ilvl w:val="0"/>
          <w:numId w:val="17"/>
        </w:numPr>
        <w:ind w:left="3240"/>
      </w:pPr>
      <w:r w:rsidRPr="003C1178">
        <w:t>Kitty enjoys when her grandchildren can come for a visit. She is sad when she cannot lift them to sit with her but she doesn’t handle weights very well.</w:t>
      </w:r>
    </w:p>
    <w:p w14:paraId="39BB4609" w14:textId="77777777" w:rsidR="002363FF" w:rsidRPr="003C1178" w:rsidRDefault="002363FF" w:rsidP="002363FF">
      <w:pPr>
        <w:pStyle w:val="NoSpacing"/>
        <w:numPr>
          <w:ilvl w:val="0"/>
          <w:numId w:val="16"/>
        </w:numPr>
        <w:ind w:left="3960"/>
      </w:pPr>
      <w:r w:rsidRPr="003C1178">
        <w:t>Needed: Exercises to improve arm tone through light weight lifting.</w:t>
      </w:r>
    </w:p>
    <w:p w14:paraId="607A94BE" w14:textId="77777777" w:rsidR="002363FF" w:rsidRPr="003C1178" w:rsidRDefault="002363FF" w:rsidP="002363FF">
      <w:pPr>
        <w:pStyle w:val="NoSpacing"/>
        <w:numPr>
          <w:ilvl w:val="0"/>
          <w:numId w:val="17"/>
        </w:numPr>
        <w:ind w:left="3240"/>
      </w:pPr>
      <w:r w:rsidRPr="003C1178">
        <w:t>Take medication on time. Kitty is forgetful and often confuses her medication.</w:t>
      </w:r>
    </w:p>
    <w:p w14:paraId="59A9362E" w14:textId="77777777" w:rsidR="002363FF" w:rsidRPr="003C1178" w:rsidRDefault="002363FF" w:rsidP="002363FF">
      <w:pPr>
        <w:pStyle w:val="NoSpacing"/>
        <w:numPr>
          <w:ilvl w:val="0"/>
          <w:numId w:val="16"/>
        </w:numPr>
        <w:ind w:left="3960"/>
      </w:pPr>
      <w:r w:rsidRPr="003C1178">
        <w:t>Needed: A method that Kitty can easily follow to check off which tablets she has taken and which still need taken at what time would help her in this.</w:t>
      </w:r>
    </w:p>
    <w:p w14:paraId="4B9077E6" w14:textId="77777777" w:rsidR="002363FF" w:rsidRPr="003C1178" w:rsidRDefault="002363FF" w:rsidP="002363FF">
      <w:pPr>
        <w:pStyle w:val="NoSpacing"/>
        <w:numPr>
          <w:ilvl w:val="0"/>
          <w:numId w:val="17"/>
        </w:numPr>
        <w:ind w:left="3240"/>
      </w:pPr>
      <w:r w:rsidRPr="003C1178">
        <w:t>Kitty would enjoy extra assistance getting small, everyday items. She did have a home helper who came three times a week but the council had to cancel that as they no longer had the funds to pay the helper. Kitty misses the interaction.</w:t>
      </w:r>
    </w:p>
    <w:p w14:paraId="00548FB2" w14:textId="77777777" w:rsidR="002363FF" w:rsidRPr="003C1178" w:rsidRDefault="002363FF" w:rsidP="002363FF">
      <w:pPr>
        <w:pStyle w:val="NoSpacing"/>
        <w:numPr>
          <w:ilvl w:val="0"/>
          <w:numId w:val="16"/>
        </w:numPr>
        <w:ind w:left="3960"/>
      </w:pPr>
      <w:r w:rsidRPr="003C1178">
        <w:t xml:space="preserve">Needed: A robot might give Kitty an interaction in her home that would help give her social exercise. </w:t>
      </w:r>
    </w:p>
    <w:p w14:paraId="47194AAC" w14:textId="77777777" w:rsidR="002363FF" w:rsidRPr="003C1178" w:rsidRDefault="002363FF" w:rsidP="002363FF">
      <w:pPr>
        <w:pStyle w:val="NoSpacing"/>
        <w:ind w:left="3600"/>
      </w:pPr>
    </w:p>
    <w:p w14:paraId="30528C5E" w14:textId="77777777" w:rsidR="002363FF" w:rsidRPr="003C1178" w:rsidRDefault="002363FF" w:rsidP="002363FF">
      <w:pPr>
        <w:pStyle w:val="NoSpacing"/>
        <w:ind w:left="2880"/>
      </w:pPr>
      <w:r w:rsidRPr="003C1178">
        <w:rPr>
          <w:i/>
        </w:rPr>
        <w:t>Nice to have:</w:t>
      </w:r>
    </w:p>
    <w:p w14:paraId="69DFB8E1" w14:textId="77777777" w:rsidR="00E0791B" w:rsidRPr="003C1178" w:rsidRDefault="002363FF" w:rsidP="002363FF">
      <w:pPr>
        <w:pStyle w:val="NoSpacing"/>
        <w:ind w:left="3600"/>
      </w:pPr>
      <w:r w:rsidRPr="003C1178">
        <w:t>Kitty has said that she’d like to save a few pennies here and there and has wondered whether her home utility usage is a possible place to save a bit. Some tips along with a measure of how much she uses might help her.</w:t>
      </w:r>
    </w:p>
    <w:p w14:paraId="46C47B8F" w14:textId="77777777" w:rsidR="00FD28E8" w:rsidRPr="003C1178" w:rsidRDefault="00FD28E8" w:rsidP="002363FF">
      <w:pPr>
        <w:pStyle w:val="NoSpacing"/>
        <w:ind w:left="3600"/>
      </w:pPr>
    </w:p>
    <w:p w14:paraId="7AC50565" w14:textId="77777777" w:rsidR="00FD28E8" w:rsidRPr="003C1178" w:rsidRDefault="00FD28E8" w:rsidP="00FD28E8">
      <w:pPr>
        <w:pStyle w:val="Heading3"/>
      </w:pPr>
      <w:del w:id="753" w:author="Mary Holderby" w:date="2019-02-26T07:01:00Z">
        <w:r w:rsidRPr="003C1178" w:rsidDel="00974BC4">
          <w:tab/>
        </w:r>
      </w:del>
      <w:bookmarkStart w:id="754" w:name="_Toc2052896"/>
      <w:r w:rsidRPr="003C1178">
        <w:t>Joe</w:t>
      </w:r>
      <w:bookmarkEnd w:id="754"/>
    </w:p>
    <w:p w14:paraId="736CFBD5" w14:textId="77777777" w:rsidR="00FD28E8" w:rsidRPr="003C1178" w:rsidRDefault="00FD28E8" w:rsidP="00FD28E8">
      <w:pPr>
        <w:pStyle w:val="NoSpacing"/>
      </w:pPr>
    </w:p>
    <w:p w14:paraId="37061C3B" w14:textId="1CF8C499" w:rsidR="00FD28E8" w:rsidRPr="003C1178" w:rsidRDefault="001E3195" w:rsidP="00974BC4">
      <w:pPr>
        <w:pStyle w:val="NoSpacing"/>
        <w:ind w:left="1440"/>
        <w:pPrChange w:id="755" w:author="Mary Holderby" w:date="2019-02-26T07:01:00Z">
          <w:pPr>
            <w:pStyle w:val="NoSpacing"/>
            <w:ind w:left="993"/>
          </w:pPr>
        </w:pPrChange>
      </w:pPr>
      <w:r w:rsidRPr="003C1178">
        <w:t>Age</w:t>
      </w:r>
      <w:r w:rsidRPr="003C1178">
        <w:tab/>
      </w:r>
      <w:r w:rsidR="00FD28E8" w:rsidRPr="003C1178">
        <w:t>:</w:t>
      </w:r>
      <w:r w:rsidR="00FD28E8" w:rsidRPr="003C1178">
        <w:tab/>
      </w:r>
      <w:del w:id="756" w:author="Mary Holderby" w:date="2019-02-26T07:01:00Z">
        <w:r w:rsidRPr="003C1178" w:rsidDel="00974BC4">
          <w:tab/>
        </w:r>
      </w:del>
      <w:r w:rsidR="00FD28E8" w:rsidRPr="003C1178">
        <w:t>71+</w:t>
      </w:r>
    </w:p>
    <w:p w14:paraId="0075D509" w14:textId="7E546CE6" w:rsidR="00FD28E8" w:rsidRPr="003C1178" w:rsidRDefault="00FD28E8" w:rsidP="00974BC4">
      <w:pPr>
        <w:pStyle w:val="NoSpacing"/>
        <w:ind w:left="1167"/>
        <w:pPrChange w:id="757" w:author="Mary Holderby" w:date="2019-02-26T07:01:00Z">
          <w:pPr>
            <w:pStyle w:val="NoSpacing"/>
            <w:ind w:left="720"/>
          </w:pPr>
        </w:pPrChange>
      </w:pPr>
      <w:r w:rsidRPr="003C1178">
        <w:tab/>
      </w:r>
      <w:ins w:id="758" w:author="Mary Holderby" w:date="2019-02-26T07:02:00Z">
        <w:r w:rsidR="00974BC4">
          <w:tab/>
        </w:r>
      </w:ins>
      <w:r w:rsidRPr="003C1178">
        <w:t>:</w:t>
      </w:r>
      <w:r w:rsidRPr="003C1178">
        <w:tab/>
      </w:r>
      <w:del w:id="759" w:author="Mary Holderby" w:date="2019-02-26T07:02:00Z">
        <w:r w:rsidR="001E3195" w:rsidRPr="003C1178" w:rsidDel="00974BC4">
          <w:tab/>
        </w:r>
      </w:del>
      <w:r w:rsidRPr="003C1178">
        <w:t>Widowed, 2 years</w:t>
      </w:r>
    </w:p>
    <w:p w14:paraId="437A6654" w14:textId="66B57D8E" w:rsidR="00FD28E8" w:rsidRPr="003C1178" w:rsidRDefault="00FD28E8" w:rsidP="00974BC4">
      <w:pPr>
        <w:pStyle w:val="NoSpacing"/>
        <w:ind w:left="2607" w:hanging="447"/>
        <w:pPrChange w:id="760" w:author="Mary Holderby" w:date="2019-02-26T07:02:00Z">
          <w:pPr>
            <w:pStyle w:val="NoSpacing"/>
            <w:ind w:left="2160" w:hanging="720"/>
          </w:pPr>
        </w:pPrChange>
      </w:pPr>
      <w:r w:rsidRPr="003C1178">
        <w:t>:</w:t>
      </w:r>
      <w:r w:rsidRPr="003C1178">
        <w:tab/>
      </w:r>
      <w:r w:rsidR="001E3195" w:rsidRPr="003C1178">
        <w:tab/>
      </w:r>
      <w:r w:rsidRPr="003C1178">
        <w:t>3 adult children, married, 4 grandchildren</w:t>
      </w:r>
    </w:p>
    <w:p w14:paraId="49B476DD" w14:textId="2DDFC604" w:rsidR="00FD28E8" w:rsidRPr="003C1178" w:rsidRDefault="00FD28E8" w:rsidP="00974BC4">
      <w:pPr>
        <w:pStyle w:val="NoSpacing"/>
        <w:ind w:left="1614" w:hanging="447"/>
        <w:pPrChange w:id="761" w:author="Mary Holderby" w:date="2019-02-26T07:02:00Z">
          <w:pPr>
            <w:pStyle w:val="NoSpacing"/>
            <w:ind w:left="1440" w:hanging="720"/>
          </w:pPr>
        </w:pPrChange>
      </w:pPr>
      <w:r w:rsidRPr="003C1178">
        <w:t>Health</w:t>
      </w:r>
      <w:r w:rsidRPr="003C1178">
        <w:tab/>
        <w:t>:</w:t>
      </w:r>
      <w:r w:rsidRPr="003C1178">
        <w:tab/>
      </w:r>
      <w:del w:id="762" w:author="Mary Holderby" w:date="2019-02-26T07:02:00Z">
        <w:r w:rsidR="001E3195" w:rsidRPr="003C1178" w:rsidDel="00974BC4">
          <w:tab/>
        </w:r>
      </w:del>
      <w:r w:rsidRPr="003C1178">
        <w:t xml:space="preserve">Joe has heart problems which have left him breathless from </w:t>
      </w:r>
    </w:p>
    <w:p w14:paraId="2B40D321" w14:textId="77777777" w:rsidR="00FD28E8" w:rsidRPr="003C1178" w:rsidRDefault="00FD28E8" w:rsidP="00974BC4">
      <w:pPr>
        <w:pStyle w:val="NoSpacing"/>
        <w:ind w:left="1887" w:hanging="720"/>
        <w:pPrChange w:id="763" w:author="Mary Holderby" w:date="2019-02-26T07:01:00Z">
          <w:pPr>
            <w:pStyle w:val="NoSpacing"/>
            <w:ind w:left="1440" w:hanging="720"/>
          </w:pPr>
        </w:pPrChange>
      </w:pPr>
      <w:r w:rsidRPr="003C1178">
        <w:tab/>
      </w:r>
      <w:r w:rsidRPr="003C1178">
        <w:tab/>
      </w:r>
      <w:r w:rsidRPr="003C1178">
        <w:tab/>
      </w:r>
      <w:r w:rsidRPr="003C1178">
        <w:tab/>
        <w:t xml:space="preserve">minimal exertion. </w:t>
      </w:r>
    </w:p>
    <w:p w14:paraId="70F06078" w14:textId="77777777" w:rsidR="00FD28E8" w:rsidRPr="003C1178" w:rsidRDefault="00FD28E8" w:rsidP="00974BC4">
      <w:pPr>
        <w:pStyle w:val="NoSpacing"/>
        <w:ind w:left="2880"/>
        <w:pPrChange w:id="764" w:author="Mary Holderby" w:date="2019-02-26T07:02:00Z">
          <w:pPr>
            <w:pStyle w:val="NoSpacing"/>
            <w:ind w:left="3600" w:hanging="720"/>
          </w:pPr>
        </w:pPrChange>
      </w:pPr>
      <w:r w:rsidRPr="003C1178">
        <w:t>Joe has enjoyed playing bowls in the past and misses his bowls team.</w:t>
      </w:r>
    </w:p>
    <w:p w14:paraId="50B1C05F" w14:textId="77777777" w:rsidR="0063256D" w:rsidRPr="003C1178" w:rsidRDefault="0063256D" w:rsidP="00974BC4">
      <w:pPr>
        <w:pStyle w:val="NoSpacing"/>
        <w:ind w:left="4767" w:hanging="720"/>
        <w:pPrChange w:id="765" w:author="Mary Holderby" w:date="2019-02-26T07:01:00Z">
          <w:pPr>
            <w:pStyle w:val="NoSpacing"/>
            <w:ind w:left="4320" w:hanging="720"/>
          </w:pPr>
        </w:pPrChange>
      </w:pPr>
    </w:p>
    <w:p w14:paraId="4E2DE230" w14:textId="77777777" w:rsidR="00FD28E8" w:rsidRPr="003C1178" w:rsidRDefault="00FD28E8" w:rsidP="00974BC4">
      <w:pPr>
        <w:pStyle w:val="NoSpacing"/>
        <w:ind w:left="2160" w:firstLine="720"/>
        <w:pPrChange w:id="766" w:author="Mary Holderby" w:date="2019-02-26T07:02:00Z">
          <w:pPr>
            <w:pStyle w:val="NoSpacing"/>
            <w:ind w:left="3600" w:hanging="720"/>
          </w:pPr>
        </w:pPrChange>
      </w:pPr>
      <w:r w:rsidRPr="003C1178">
        <w:t>Worked on trains and goods department of rail company.</w:t>
      </w:r>
    </w:p>
    <w:p w14:paraId="514B37EF" w14:textId="77777777" w:rsidR="0063256D" w:rsidRPr="003C1178" w:rsidRDefault="0063256D" w:rsidP="00974BC4">
      <w:pPr>
        <w:pStyle w:val="NoSpacing"/>
        <w:ind w:left="4767" w:hanging="720"/>
        <w:pPrChange w:id="767" w:author="Mary Holderby" w:date="2019-02-26T07:01:00Z">
          <w:pPr>
            <w:pStyle w:val="NoSpacing"/>
            <w:ind w:left="4320" w:hanging="720"/>
          </w:pPr>
        </w:pPrChange>
      </w:pPr>
    </w:p>
    <w:p w14:paraId="4DADA643" w14:textId="77777777" w:rsidR="00FD28E8" w:rsidRPr="003C1178" w:rsidRDefault="00FD28E8" w:rsidP="00974BC4">
      <w:pPr>
        <w:pStyle w:val="NoSpacing"/>
        <w:ind w:left="1887" w:hanging="447"/>
        <w:pPrChange w:id="768" w:author="Mary Holderby" w:date="2019-02-26T07:03:00Z">
          <w:pPr>
            <w:pStyle w:val="NoSpacing"/>
            <w:ind w:left="1440" w:hanging="720"/>
          </w:pPr>
        </w:pPrChange>
      </w:pPr>
      <w:r w:rsidRPr="003C1178">
        <w:t>Next stages for improvement</w:t>
      </w:r>
    </w:p>
    <w:p w14:paraId="19D03B66" w14:textId="3BB25D2B" w:rsidR="00FD28E8" w:rsidRPr="003C1178" w:rsidRDefault="00FD28E8" w:rsidP="00974BC4">
      <w:pPr>
        <w:pStyle w:val="NoSpacing"/>
        <w:ind w:left="2880" w:hanging="993"/>
        <w:pPrChange w:id="769" w:author="Mary Holderby" w:date="2019-02-26T07:03:00Z">
          <w:pPr>
            <w:pStyle w:val="NoSpacing"/>
            <w:ind w:left="2880" w:hanging="1440"/>
          </w:pPr>
        </w:pPrChange>
      </w:pPr>
      <w:r w:rsidRPr="003C1178">
        <w:t>:</w:t>
      </w:r>
      <w:r w:rsidRPr="003C1178">
        <w:tab/>
        <w:t>Joe needs to engage in exercise as it is hoped he can rebuild his stamina and breathing ability. But this requires slow and steady exercise.</w:t>
      </w:r>
    </w:p>
    <w:p w14:paraId="64837079" w14:textId="77777777" w:rsidR="00FD28E8" w:rsidRPr="003C1178" w:rsidRDefault="00FD28E8" w:rsidP="00974BC4">
      <w:pPr>
        <w:pStyle w:val="NoSpacing"/>
        <w:numPr>
          <w:ilvl w:val="0"/>
          <w:numId w:val="25"/>
        </w:numPr>
      </w:pPr>
      <w:r w:rsidRPr="003C1178">
        <w:t>Walk through rooms, to bathroom, to kitchen. At present, he has difficulty doing this without becoming breathless.</w:t>
      </w:r>
    </w:p>
    <w:p w14:paraId="217EC98B" w14:textId="77777777" w:rsidR="00FD28E8" w:rsidRPr="003C1178" w:rsidRDefault="00FD28E8" w:rsidP="001032B9">
      <w:pPr>
        <w:pStyle w:val="NoSpacing"/>
        <w:numPr>
          <w:ilvl w:val="0"/>
          <w:numId w:val="16"/>
        </w:numPr>
        <w:ind w:left="3960"/>
      </w:pPr>
      <w:r w:rsidRPr="003C1178">
        <w:t>Needed: Exercises to improve stamina, encourage use of legs.</w:t>
      </w:r>
    </w:p>
    <w:p w14:paraId="1806AF71" w14:textId="77777777" w:rsidR="00FD28E8" w:rsidRPr="003C1178" w:rsidRDefault="00FD28E8" w:rsidP="00974BC4">
      <w:pPr>
        <w:pStyle w:val="NoSpacing"/>
        <w:numPr>
          <w:ilvl w:val="0"/>
          <w:numId w:val="25"/>
        </w:numPr>
        <w:pPrChange w:id="770" w:author="Mary Holderby" w:date="2019-02-26T07:03:00Z">
          <w:pPr>
            <w:pStyle w:val="NoSpacing"/>
            <w:numPr>
              <w:numId w:val="25"/>
            </w:numPr>
            <w:ind w:left="3240" w:hanging="360"/>
          </w:pPr>
        </w:pPrChange>
      </w:pPr>
      <w:r w:rsidRPr="003C1178">
        <w:t>At present, in addition to breathing problems that result from lack of exercise, Joe misses the socialization he once he enjoyed with his bowls club.</w:t>
      </w:r>
    </w:p>
    <w:p w14:paraId="538542A3" w14:textId="77777777" w:rsidR="00FD28E8" w:rsidRPr="003C1178" w:rsidRDefault="00FD28E8" w:rsidP="00974BC4">
      <w:pPr>
        <w:pStyle w:val="NoSpacing"/>
        <w:numPr>
          <w:ilvl w:val="0"/>
          <w:numId w:val="16"/>
        </w:numPr>
        <w:ind w:left="3960"/>
        <w:pPrChange w:id="771" w:author="Mary Holderby" w:date="2019-02-26T07:03:00Z">
          <w:pPr>
            <w:pStyle w:val="NoSpacing"/>
            <w:numPr>
              <w:numId w:val="16"/>
            </w:numPr>
            <w:ind w:left="3960" w:hanging="360"/>
          </w:pPr>
        </w:pPrChange>
      </w:pPr>
      <w:r w:rsidRPr="003C1178">
        <w:t>Needed: Any exercise that would encourage arm movement, similar to what would be needed to play at bowls.</w:t>
      </w:r>
    </w:p>
    <w:p w14:paraId="3A5A5715" w14:textId="77777777" w:rsidR="00FD28E8" w:rsidRPr="003C1178" w:rsidRDefault="00FD28E8" w:rsidP="00974BC4">
      <w:pPr>
        <w:pStyle w:val="NoSpacing"/>
        <w:numPr>
          <w:ilvl w:val="0"/>
          <w:numId w:val="25"/>
        </w:numPr>
        <w:pPrChange w:id="772" w:author="Mary Holderby" w:date="2019-02-26T07:03:00Z">
          <w:pPr>
            <w:pStyle w:val="NoSpacing"/>
            <w:numPr>
              <w:numId w:val="25"/>
            </w:numPr>
            <w:ind w:left="3240" w:hanging="360"/>
          </w:pPr>
        </w:pPrChange>
      </w:pPr>
      <w:r w:rsidRPr="003C1178">
        <w:t>Joe is forgetful but has a variety of tablets that he needs to take on a daily basis.</w:t>
      </w:r>
    </w:p>
    <w:p w14:paraId="36CBA1BD" w14:textId="77777777" w:rsidR="00FD28E8" w:rsidRPr="003C1178" w:rsidRDefault="00FD28E8" w:rsidP="00974BC4">
      <w:pPr>
        <w:pStyle w:val="NoSpacing"/>
        <w:numPr>
          <w:ilvl w:val="0"/>
          <w:numId w:val="16"/>
        </w:numPr>
        <w:ind w:left="3960"/>
        <w:pPrChange w:id="773" w:author="Mary Holderby" w:date="2019-02-26T07:03:00Z">
          <w:pPr>
            <w:pStyle w:val="NoSpacing"/>
            <w:numPr>
              <w:numId w:val="16"/>
            </w:numPr>
            <w:ind w:left="3960" w:hanging="360"/>
          </w:pPr>
        </w:pPrChange>
      </w:pPr>
      <w:r w:rsidRPr="003C1178">
        <w:t>Needed: A method that makes it easier for Joe to take his medication at the right times.</w:t>
      </w:r>
    </w:p>
    <w:p w14:paraId="3D0892B9" w14:textId="77777777" w:rsidR="00FD28E8" w:rsidRPr="003C1178" w:rsidRDefault="00FD28E8" w:rsidP="00974BC4">
      <w:pPr>
        <w:pStyle w:val="NoSpacing"/>
        <w:numPr>
          <w:ilvl w:val="0"/>
          <w:numId w:val="25"/>
        </w:numPr>
        <w:pPrChange w:id="774" w:author="Mary Holderby" w:date="2019-02-26T07:03:00Z">
          <w:pPr>
            <w:pStyle w:val="NoSpacing"/>
            <w:numPr>
              <w:numId w:val="25"/>
            </w:numPr>
            <w:ind w:left="3240" w:hanging="360"/>
          </w:pPr>
        </w:pPrChange>
      </w:pPr>
      <w:r w:rsidRPr="003C1178">
        <w:t>Because Joe can become breathless even to fetch small items within his home, he needs extra assistance getting small, everyday items.</w:t>
      </w:r>
    </w:p>
    <w:p w14:paraId="0CF18C7E" w14:textId="77777777" w:rsidR="00FD28E8" w:rsidRPr="003C1178" w:rsidRDefault="00FD28E8" w:rsidP="00974BC4">
      <w:pPr>
        <w:pStyle w:val="NoSpacing"/>
        <w:numPr>
          <w:ilvl w:val="0"/>
          <w:numId w:val="16"/>
        </w:numPr>
        <w:ind w:left="3960"/>
        <w:pPrChange w:id="775" w:author="Mary Holderby" w:date="2019-02-26T07:03:00Z">
          <w:pPr>
            <w:pStyle w:val="NoSpacing"/>
            <w:numPr>
              <w:numId w:val="16"/>
            </w:numPr>
            <w:ind w:left="3960" w:hanging="360"/>
          </w:pPr>
        </w:pPrChange>
      </w:pPr>
      <w:r w:rsidRPr="003C1178">
        <w:t>Needed: A robot which could take instructions – ‘Bring me my glasses’, for example – would ease Joe’s transition to being fully independent in his home again. Items that may be needed for a robot to fetch include: aforementioned glasses, pen and paper, mobile telephone.</w:t>
      </w:r>
    </w:p>
    <w:p w14:paraId="29A7639D" w14:textId="77777777" w:rsidR="00FD28E8" w:rsidRPr="003C1178" w:rsidRDefault="00FD28E8" w:rsidP="00974BC4">
      <w:pPr>
        <w:pStyle w:val="NoSpacing"/>
        <w:ind w:left="2880"/>
        <w:pPrChange w:id="776" w:author="Mary Holderby" w:date="2019-02-26T07:03:00Z">
          <w:pPr>
            <w:pStyle w:val="NoSpacing"/>
            <w:ind w:left="2880"/>
          </w:pPr>
        </w:pPrChange>
      </w:pPr>
      <w:r w:rsidRPr="003C1178">
        <w:t>If these four areas can see real improvement in Joe’s ability to regain better health, it could make a positive difference to Joe.</w:t>
      </w:r>
    </w:p>
    <w:p w14:paraId="15A54D76" w14:textId="77777777" w:rsidR="00FD28E8" w:rsidRPr="003C1178" w:rsidRDefault="00FD28E8" w:rsidP="00974BC4">
      <w:pPr>
        <w:pStyle w:val="NoSpacing"/>
        <w:ind w:left="4320"/>
        <w:pPrChange w:id="777" w:author="Mary Holderby" w:date="2019-02-26T07:03:00Z">
          <w:pPr>
            <w:pStyle w:val="NoSpacing"/>
            <w:ind w:left="4320"/>
          </w:pPr>
        </w:pPrChange>
      </w:pPr>
    </w:p>
    <w:p w14:paraId="01997007" w14:textId="77777777" w:rsidR="00FD28E8" w:rsidRPr="003C1178" w:rsidRDefault="00FD28E8" w:rsidP="00974BC4">
      <w:pPr>
        <w:pStyle w:val="NoSpacing"/>
        <w:ind w:left="2880"/>
        <w:pPrChange w:id="778" w:author="Mary Holderby" w:date="2019-02-26T07:03:00Z">
          <w:pPr>
            <w:pStyle w:val="NoSpacing"/>
            <w:ind w:left="2880"/>
          </w:pPr>
        </w:pPrChange>
      </w:pPr>
      <w:r w:rsidRPr="003C1178">
        <w:rPr>
          <w:i/>
        </w:rPr>
        <w:t>Nice to have:</w:t>
      </w:r>
    </w:p>
    <w:p w14:paraId="766B6CF2" w14:textId="77777777" w:rsidR="00FD28E8" w:rsidRPr="003C1178" w:rsidRDefault="00FD28E8" w:rsidP="00974BC4">
      <w:pPr>
        <w:pStyle w:val="NoSpacing"/>
        <w:ind w:left="3600"/>
        <w:pPrChange w:id="779" w:author="Mary Holderby" w:date="2019-02-26T07:03:00Z">
          <w:pPr>
            <w:pStyle w:val="NoSpacing"/>
            <w:ind w:left="3600"/>
          </w:pPr>
        </w:pPrChange>
      </w:pPr>
      <w:r w:rsidRPr="003C1178">
        <w:t>Joe considers himself</w:t>
      </w:r>
      <w:r w:rsidR="00880974" w:rsidRPr="003C1178">
        <w:t xml:space="preserve"> to be</w:t>
      </w:r>
      <w:r w:rsidRPr="003C1178">
        <w:t xml:space="preserve"> very ‘thrifty’ and ‘energy’ conscious. A mechanism that would report on his current usage with motivation to reduce it might be something Joe could engage with – a type of ‘competition’ with his previous energy usage. </w:t>
      </w:r>
    </w:p>
    <w:p w14:paraId="123F66CB" w14:textId="77777777" w:rsidR="00E0791B" w:rsidRPr="003C1178" w:rsidRDefault="00E0791B" w:rsidP="00E0791B">
      <w:pPr>
        <w:pStyle w:val="Heading2"/>
      </w:pPr>
      <w:bookmarkStart w:id="780" w:name="_Ref694168"/>
      <w:bookmarkStart w:id="781" w:name="_Ref1465486"/>
      <w:bookmarkStart w:id="782" w:name="_Toc2052897"/>
      <w:r w:rsidRPr="003C1178">
        <w:t>Scenarios</w:t>
      </w:r>
      <w:bookmarkEnd w:id="780"/>
      <w:r w:rsidR="00FB1EFF" w:rsidRPr="003C1178">
        <w:t xml:space="preserve"> and Use-Case</w:t>
      </w:r>
      <w:bookmarkEnd w:id="781"/>
      <w:bookmarkEnd w:id="782"/>
    </w:p>
    <w:p w14:paraId="255747E6" w14:textId="77777777" w:rsidR="00073740" w:rsidRPr="003C1178" w:rsidRDefault="00073740" w:rsidP="00073740">
      <w:pPr>
        <w:pStyle w:val="Heading3"/>
      </w:pPr>
      <w:bookmarkStart w:id="783" w:name="_Ref1405113"/>
      <w:bookmarkStart w:id="784" w:name="_Toc2052898"/>
      <w:r w:rsidRPr="003C1178">
        <w:t>Scenario 1 – Log-in Screen, User</w:t>
      </w:r>
      <w:bookmarkEnd w:id="783"/>
      <w:bookmarkEnd w:id="784"/>
    </w:p>
    <w:p w14:paraId="206E0757" w14:textId="77777777" w:rsidR="00073740" w:rsidRPr="003C1178" w:rsidRDefault="00073740" w:rsidP="00073740">
      <w:pPr>
        <w:pStyle w:val="NoSpacing"/>
        <w:numPr>
          <w:ilvl w:val="0"/>
          <w:numId w:val="19"/>
        </w:numPr>
      </w:pPr>
      <w:r w:rsidRPr="003C1178">
        <w:t xml:space="preserve">User approaches Interactive Device to ‘Log-In’ to system. </w:t>
      </w:r>
    </w:p>
    <w:p w14:paraId="381C64B4" w14:textId="77777777" w:rsidR="00073740" w:rsidRPr="003C1178" w:rsidRDefault="00073740" w:rsidP="00073740">
      <w:pPr>
        <w:pStyle w:val="NoSpacing"/>
        <w:numPr>
          <w:ilvl w:val="0"/>
          <w:numId w:val="19"/>
        </w:numPr>
      </w:pPr>
      <w:r w:rsidRPr="003C1178">
        <w:t xml:space="preserve">Their </w:t>
      </w:r>
      <w:r w:rsidR="0063256D" w:rsidRPr="003C1178">
        <w:t>facial structure</w:t>
      </w:r>
      <w:r w:rsidRPr="003C1178">
        <w:t xml:space="preserve"> is scanned from the screen. </w:t>
      </w:r>
    </w:p>
    <w:p w14:paraId="34502DE6" w14:textId="6243F527" w:rsidR="00073740" w:rsidRPr="003C1178" w:rsidRDefault="0063256D" w:rsidP="00073740">
      <w:pPr>
        <w:pStyle w:val="NoSpacing"/>
        <w:numPr>
          <w:ilvl w:val="1"/>
          <w:numId w:val="19"/>
        </w:numPr>
      </w:pPr>
      <w:r w:rsidRPr="003C1178">
        <w:t>If facial structure</w:t>
      </w:r>
      <w:r w:rsidR="00073740" w:rsidRPr="003C1178">
        <w:t xml:space="preserve"> matches file for user, user is ‘logged-in’ and the Home screen menu is presented. </w:t>
      </w:r>
    </w:p>
    <w:p w14:paraId="02FDA899" w14:textId="6083E706" w:rsidR="00073740" w:rsidRPr="003C1178" w:rsidRDefault="0063256D" w:rsidP="00073740">
      <w:pPr>
        <w:pStyle w:val="NoSpacing"/>
        <w:numPr>
          <w:ilvl w:val="1"/>
          <w:numId w:val="19"/>
        </w:numPr>
      </w:pPr>
      <w:r w:rsidRPr="003C1178">
        <w:t>If facial structure</w:t>
      </w:r>
      <w:r w:rsidR="00073740" w:rsidRPr="003C1178">
        <w:t xml:space="preserve"> does not match file for user, ‘Log-in</w:t>
      </w:r>
      <w:r w:rsidR="00E95C78" w:rsidRPr="003C1178">
        <w:t>’</w:t>
      </w:r>
      <w:r w:rsidR="00073740" w:rsidRPr="003C1178">
        <w:t xml:space="preserve"> Screen remains displayed.</w:t>
      </w:r>
      <w:r w:rsidRPr="003C1178">
        <w:t xml:space="preserve"> </w:t>
      </w:r>
      <w:r w:rsidR="0029742D" w:rsidRPr="003C1178">
        <w:t>User can enter override password</w:t>
      </w:r>
      <w:r w:rsidRPr="003C1178">
        <w:t>.</w:t>
      </w:r>
    </w:p>
    <w:p w14:paraId="7B7E521D" w14:textId="3B993746" w:rsidR="003D382B" w:rsidRPr="003C1178" w:rsidRDefault="003D382B" w:rsidP="003D382B">
      <w:pPr>
        <w:pStyle w:val="Heading3"/>
      </w:pPr>
      <w:bookmarkStart w:id="785" w:name="_Toc2052899"/>
      <w:r w:rsidRPr="003C1178">
        <w:lastRenderedPageBreak/>
        <w:t>Scenario 2 – User encounters problem</w:t>
      </w:r>
      <w:bookmarkEnd w:id="785"/>
    </w:p>
    <w:p w14:paraId="38211853" w14:textId="5C7CA610" w:rsidR="003D382B" w:rsidRPr="003C1178" w:rsidRDefault="003D382B" w:rsidP="003D382B">
      <w:pPr>
        <w:pStyle w:val="NoSpacing"/>
        <w:numPr>
          <w:ilvl w:val="0"/>
          <w:numId w:val="19"/>
        </w:numPr>
      </w:pPr>
      <w:r w:rsidRPr="003C1178">
        <w:t xml:space="preserve">User attempts any of the available functions but the system does not operate as expected. </w:t>
      </w:r>
    </w:p>
    <w:p w14:paraId="054E051C" w14:textId="1484FC2E" w:rsidR="003D382B" w:rsidRPr="003C1178" w:rsidRDefault="003D382B" w:rsidP="003D382B">
      <w:pPr>
        <w:pStyle w:val="NoSpacing"/>
        <w:numPr>
          <w:ilvl w:val="0"/>
          <w:numId w:val="19"/>
        </w:numPr>
      </w:pPr>
      <w:r w:rsidRPr="003C1178">
        <w:t>User returns to Home screen and presses ‘Help’ button.</w:t>
      </w:r>
    </w:p>
    <w:p w14:paraId="6D769ABD" w14:textId="4CCB1BDF" w:rsidR="003D382B" w:rsidRPr="003C1178" w:rsidRDefault="003D382B" w:rsidP="003D382B">
      <w:pPr>
        <w:pStyle w:val="NoSpacing"/>
        <w:numPr>
          <w:ilvl w:val="0"/>
          <w:numId w:val="19"/>
        </w:numPr>
      </w:pPr>
      <w:r w:rsidRPr="003C1178">
        <w:t>The usual Home screen display is overlaid with a window with contact details for support. This would include a telephone number and an eMail address.</w:t>
      </w:r>
    </w:p>
    <w:p w14:paraId="632EF97D" w14:textId="77777777" w:rsidR="003D382B" w:rsidRPr="003C1178" w:rsidRDefault="003D382B" w:rsidP="003D382B">
      <w:pPr>
        <w:pStyle w:val="NoSpacing"/>
        <w:ind w:left="1440"/>
      </w:pPr>
    </w:p>
    <w:p w14:paraId="6727FAE3" w14:textId="105D759A" w:rsidR="004B78DC" w:rsidRPr="003C1178" w:rsidRDefault="004B78DC" w:rsidP="004B78DC">
      <w:pPr>
        <w:pStyle w:val="Heading3"/>
      </w:pPr>
      <w:bookmarkStart w:id="786" w:name="_Toc2052900"/>
      <w:r w:rsidRPr="003C1178">
        <w:t xml:space="preserve">Scenario </w:t>
      </w:r>
      <w:r w:rsidR="003D382B" w:rsidRPr="003C1178">
        <w:t>3</w:t>
      </w:r>
      <w:r w:rsidRPr="003C1178">
        <w:t xml:space="preserve"> – Home Screen, Medication Bottle Button Flashing, Chime Sounding</w:t>
      </w:r>
      <w:bookmarkEnd w:id="786"/>
    </w:p>
    <w:p w14:paraId="03D0BEB2" w14:textId="77777777" w:rsidR="004B78DC" w:rsidRPr="003C1178" w:rsidRDefault="004B78DC" w:rsidP="004B78DC">
      <w:pPr>
        <w:numPr>
          <w:ilvl w:val="0"/>
          <w:numId w:val="19"/>
        </w:numPr>
        <w:spacing w:after="0" w:line="240" w:lineRule="auto"/>
      </w:pPr>
      <w:r w:rsidRPr="003C1178">
        <w:t xml:space="preserve">User is drawn to the ‘home’ screen because chime sounding. </w:t>
      </w:r>
    </w:p>
    <w:p w14:paraId="7A30592D" w14:textId="77777777" w:rsidR="004B78DC" w:rsidRPr="003C1178" w:rsidRDefault="004B78DC" w:rsidP="004B78DC">
      <w:pPr>
        <w:numPr>
          <w:ilvl w:val="0"/>
          <w:numId w:val="19"/>
        </w:numPr>
        <w:spacing w:after="0" w:line="240" w:lineRule="auto"/>
      </w:pPr>
      <w:r w:rsidRPr="003C1178">
        <w:t>User notes that the ‘medication’ bottle button is flashing – presses this button to investigate.</w:t>
      </w:r>
    </w:p>
    <w:p w14:paraId="2BD9FB20" w14:textId="53DBF285" w:rsidR="004B78DC" w:rsidRPr="003C1178" w:rsidRDefault="004B78DC" w:rsidP="004B78DC">
      <w:pPr>
        <w:numPr>
          <w:ilvl w:val="0"/>
          <w:numId w:val="19"/>
        </w:numPr>
        <w:spacing w:after="0" w:line="240" w:lineRule="auto"/>
      </w:pPr>
      <w:r w:rsidRPr="003C1178">
        <w:t>This interaction takes user to display of</w:t>
      </w:r>
      <w:del w:id="787" w:author="Mary Holderby" w:date="2019-02-26T07:04:00Z">
        <w:r w:rsidRPr="003C1178" w:rsidDel="00180101">
          <w:delText xml:space="preserve"> 6.6.3 Medication Screen</w:delText>
        </w:r>
      </w:del>
      <w:ins w:id="788" w:author="Mary Holderby" w:date="2019-02-26T07:05:00Z">
        <w:r w:rsidR="00180101">
          <w:fldChar w:fldCharType="begin"/>
        </w:r>
        <w:r w:rsidR="00180101">
          <w:instrText xml:space="preserve"> REF _Ref1655006 \r \h </w:instrText>
        </w:r>
      </w:ins>
      <w:r w:rsidR="00180101">
        <w:fldChar w:fldCharType="separate"/>
      </w:r>
      <w:ins w:id="789" w:author="Mary Holderby" w:date="2019-02-26T07:05:00Z">
        <w:r w:rsidR="00180101">
          <w:t>5.4</w:t>
        </w:r>
        <w:r w:rsidR="00180101">
          <w:fldChar w:fldCharType="end"/>
        </w:r>
        <w:r w:rsidR="00180101">
          <w:t xml:space="preserve"> Medication Screen</w:t>
        </w:r>
      </w:ins>
      <w:r w:rsidRPr="003C1178">
        <w:t>.</w:t>
      </w:r>
    </w:p>
    <w:p w14:paraId="6483C421" w14:textId="77777777" w:rsidR="004B78DC" w:rsidRPr="003C1178" w:rsidRDefault="004B78DC" w:rsidP="004B78DC">
      <w:pPr>
        <w:numPr>
          <w:ilvl w:val="0"/>
          <w:numId w:val="19"/>
        </w:numPr>
        <w:spacing w:after="0" w:line="240" w:lineRule="auto"/>
      </w:pPr>
      <w:r w:rsidRPr="003C1178">
        <w:t>User notes the current time displayed at top right of display and compares it to the first medication which has not been taken.</w:t>
      </w:r>
    </w:p>
    <w:p w14:paraId="2E080719" w14:textId="77777777" w:rsidR="004B78DC" w:rsidRPr="003C1178" w:rsidRDefault="004B78DC" w:rsidP="004B78DC">
      <w:pPr>
        <w:numPr>
          <w:ilvl w:val="0"/>
          <w:numId w:val="19"/>
        </w:numPr>
        <w:spacing w:after="0" w:line="240" w:lineRule="auto"/>
      </w:pPr>
      <w:r w:rsidRPr="003C1178">
        <w:t>User notes the name of medication for this panel as well as the picture of the pill and number to be taken. User goes to medication storage location, removes the right number of pills of the required type, takes this dosage.</w:t>
      </w:r>
    </w:p>
    <w:p w14:paraId="05050D26" w14:textId="298DE0CD" w:rsidR="004B78DC" w:rsidRPr="003C1178" w:rsidRDefault="004B78DC" w:rsidP="004B78DC">
      <w:pPr>
        <w:numPr>
          <w:ilvl w:val="0"/>
          <w:numId w:val="19"/>
        </w:numPr>
        <w:spacing w:after="0" w:line="240" w:lineRule="auto"/>
      </w:pPr>
      <w:r w:rsidRPr="003C1178">
        <w:t xml:space="preserve">User returns to </w:t>
      </w:r>
      <w:del w:id="790" w:author="Mary Holderby" w:date="2019-02-26T07:05:00Z">
        <w:r w:rsidRPr="003C1178" w:rsidDel="00180101">
          <w:delText xml:space="preserve">6.6.3 Medication Screen </w:delText>
        </w:r>
      </w:del>
      <w:ins w:id="791" w:author="Mary Holderby" w:date="2019-02-26T07:05:00Z">
        <w:r w:rsidR="00180101">
          <w:t xml:space="preserve"> </w:t>
        </w:r>
        <w:r w:rsidR="00180101">
          <w:fldChar w:fldCharType="begin"/>
        </w:r>
        <w:r w:rsidR="00180101">
          <w:instrText xml:space="preserve"> REF _Ref1655006 \r \h </w:instrText>
        </w:r>
      </w:ins>
      <w:r w:rsidR="00180101">
        <w:fldChar w:fldCharType="separate"/>
      </w:r>
      <w:ins w:id="792" w:author="Mary Holderby" w:date="2019-02-26T07:05:00Z">
        <w:r w:rsidR="00180101">
          <w:t>5.4</w:t>
        </w:r>
        <w:r w:rsidR="00180101">
          <w:fldChar w:fldCharType="end"/>
        </w:r>
        <w:r w:rsidR="00180101">
          <w:t xml:space="preserve"> Medication Screen</w:t>
        </w:r>
      </w:ins>
      <w:del w:id="793" w:author="Mary Holderby" w:date="2019-02-26T07:05:00Z">
        <w:r w:rsidRPr="003C1178" w:rsidDel="00180101">
          <w:delText>display</w:delText>
        </w:r>
      </w:del>
      <w:r w:rsidRPr="003C1178">
        <w:t>, selects ‘Taken’ button.</w:t>
      </w:r>
    </w:p>
    <w:p w14:paraId="2DD60DB9" w14:textId="77777777" w:rsidR="004B78DC" w:rsidRPr="003C1178" w:rsidRDefault="004B78DC" w:rsidP="004B78DC">
      <w:pPr>
        <w:numPr>
          <w:ilvl w:val="0"/>
          <w:numId w:val="19"/>
        </w:numPr>
        <w:spacing w:after="0" w:line="240" w:lineRule="auto"/>
      </w:pPr>
      <w:r w:rsidRPr="003C1178">
        <w:t xml:space="preserve">Chime ceases to sound. </w:t>
      </w:r>
    </w:p>
    <w:p w14:paraId="07D93E6A" w14:textId="6B737CE0" w:rsidR="003A53C2" w:rsidRPr="003C1178" w:rsidRDefault="003A53C2" w:rsidP="003A53C2">
      <w:pPr>
        <w:pStyle w:val="Heading3"/>
      </w:pPr>
      <w:bookmarkStart w:id="794" w:name="_Toc2052901"/>
      <w:r w:rsidRPr="003C1178">
        <w:t xml:space="preserve">Scenario </w:t>
      </w:r>
      <w:r w:rsidR="003D382B" w:rsidRPr="003C1178">
        <w:t>4</w:t>
      </w:r>
      <w:r w:rsidRPr="003C1178">
        <w:t xml:space="preserve"> – Home Screen, No Chime Sounding, No Button flashing</w:t>
      </w:r>
      <w:bookmarkEnd w:id="794"/>
    </w:p>
    <w:p w14:paraId="343C1192" w14:textId="77777777" w:rsidR="003A53C2" w:rsidRPr="003C1178" w:rsidRDefault="003A53C2" w:rsidP="003A53C2">
      <w:pPr>
        <w:pStyle w:val="NoSpacing"/>
        <w:numPr>
          <w:ilvl w:val="0"/>
          <w:numId w:val="19"/>
        </w:numPr>
      </w:pPr>
      <w:r w:rsidRPr="003C1178">
        <w:t xml:space="preserve">User is shown the ‘home’ screen. </w:t>
      </w:r>
    </w:p>
    <w:p w14:paraId="7F7AD631" w14:textId="77777777" w:rsidR="003A53C2" w:rsidRPr="003C1178" w:rsidRDefault="003A53C2" w:rsidP="003A53C2">
      <w:pPr>
        <w:pStyle w:val="NoSpacing"/>
        <w:numPr>
          <w:ilvl w:val="0"/>
          <w:numId w:val="19"/>
        </w:numPr>
      </w:pPr>
      <w:r w:rsidRPr="003C1178">
        <w:t>User notes that no ‘button’ is flashing.</w:t>
      </w:r>
    </w:p>
    <w:p w14:paraId="267812EF" w14:textId="77777777" w:rsidR="003D23B9" w:rsidRPr="003C1178" w:rsidRDefault="003D23B9" w:rsidP="003A53C2">
      <w:pPr>
        <w:pStyle w:val="NoSpacing"/>
        <w:numPr>
          <w:ilvl w:val="0"/>
          <w:numId w:val="19"/>
        </w:numPr>
      </w:pPr>
      <w:r w:rsidRPr="003C1178">
        <w:t>User selects the ‘Medication’ button.</w:t>
      </w:r>
    </w:p>
    <w:p w14:paraId="677B1B7C" w14:textId="1E0D4FEF" w:rsidR="003D23B9" w:rsidRPr="003C1178" w:rsidRDefault="003D23B9" w:rsidP="003A53C2">
      <w:pPr>
        <w:pStyle w:val="NoSpacing"/>
        <w:numPr>
          <w:ilvl w:val="0"/>
          <w:numId w:val="19"/>
        </w:numPr>
      </w:pPr>
      <w:r w:rsidRPr="003C1178">
        <w:t xml:space="preserve">This brings the user to the display of </w:t>
      </w:r>
      <w:r w:rsidRPr="003C1178">
        <w:fldChar w:fldCharType="begin"/>
      </w:r>
      <w:r w:rsidRPr="003C1178">
        <w:instrText xml:space="preserve"> REF _Ref1655006 \r \h </w:instrText>
      </w:r>
      <w:r w:rsidR="003C1178" w:rsidRPr="003C1178">
        <w:instrText xml:space="preserve"> \* MERGEFORMAT </w:instrText>
      </w:r>
      <w:r w:rsidRPr="003C1178">
        <w:fldChar w:fldCharType="separate"/>
      </w:r>
      <w:r w:rsidR="00E67EC7">
        <w:t>5.4</w:t>
      </w:r>
      <w:r w:rsidRPr="003C1178">
        <w:fldChar w:fldCharType="end"/>
      </w:r>
      <w:r w:rsidRPr="003C1178">
        <w:t xml:space="preserve"> Medication Screen.</w:t>
      </w:r>
    </w:p>
    <w:p w14:paraId="78DA5AE1" w14:textId="77777777" w:rsidR="003D23B9" w:rsidRPr="003C1178" w:rsidRDefault="003D23B9" w:rsidP="003A53C2">
      <w:pPr>
        <w:pStyle w:val="NoSpacing"/>
        <w:numPr>
          <w:ilvl w:val="0"/>
          <w:numId w:val="19"/>
        </w:numPr>
      </w:pPr>
      <w:r w:rsidRPr="003C1178">
        <w:t>If the time to take medication is near, the user can select ‘Taken’ for the medication.</w:t>
      </w:r>
    </w:p>
    <w:p w14:paraId="6BDD6D16" w14:textId="416F72A9" w:rsidR="003A53C2" w:rsidRPr="003C1178" w:rsidRDefault="003D23B9" w:rsidP="003A53C2">
      <w:pPr>
        <w:pStyle w:val="NoSpacing"/>
        <w:numPr>
          <w:ilvl w:val="0"/>
          <w:numId w:val="19"/>
        </w:numPr>
      </w:pPr>
      <w:r w:rsidRPr="003C1178">
        <w:t xml:space="preserve">If the time to take a medication is not near the current time, if the user attempts to select ‘Taken’, the </w:t>
      </w:r>
      <w:r w:rsidR="00745BB2" w:rsidRPr="003C1178">
        <w:t xml:space="preserve">display will be overlaid with a warning against taking the medication. An example of this is seen in Appendix, </w:t>
      </w:r>
      <w:del w:id="795" w:author="Mary Holderby" w:date="2019-02-26T07:07:00Z">
        <w:r w:rsidR="00745BB2" w:rsidRPr="003C1178" w:rsidDel="00180101">
          <w:fldChar w:fldCharType="begin"/>
        </w:r>
        <w:r w:rsidR="00745BB2" w:rsidRPr="003C1178" w:rsidDel="00180101">
          <w:delInstrText xml:space="preserve"> REF _Ref1640841 \r \h </w:delInstrText>
        </w:r>
        <w:r w:rsidR="003C1178" w:rsidRPr="003C1178" w:rsidDel="00180101">
          <w:delInstrText xml:space="preserve"> \* MERGEFORMAT </w:delInstrText>
        </w:r>
        <w:r w:rsidR="00745BB2" w:rsidRPr="003C1178" w:rsidDel="00180101">
          <w:fldChar w:fldCharType="separate"/>
        </w:r>
        <w:r w:rsidR="00E67EC7" w:rsidDel="00180101">
          <w:delText>7.1.5</w:delText>
        </w:r>
        <w:r w:rsidR="00745BB2" w:rsidRPr="003C1178" w:rsidDel="00180101">
          <w:fldChar w:fldCharType="end"/>
        </w:r>
        <w:r w:rsidR="00745BB2" w:rsidRPr="003C1178" w:rsidDel="00180101">
          <w:delText xml:space="preserve"> </w:delText>
        </w:r>
      </w:del>
      <w:ins w:id="796" w:author="Mary Holderby" w:date="2019-02-26T07:08:00Z">
        <w:r w:rsidR="00180101">
          <w:fldChar w:fldCharType="begin"/>
        </w:r>
        <w:r w:rsidR="00180101">
          <w:instrText xml:space="preserve"> REF _Ref1640841 \r \h </w:instrText>
        </w:r>
      </w:ins>
      <w:r w:rsidR="00180101">
        <w:fldChar w:fldCharType="separate"/>
      </w:r>
      <w:ins w:id="797" w:author="Mary Holderby" w:date="2019-02-26T07:08:00Z">
        <w:r w:rsidR="00180101">
          <w:t>7.1.3.1</w:t>
        </w:r>
        <w:r w:rsidR="00180101">
          <w:fldChar w:fldCharType="end"/>
        </w:r>
        <w:r w:rsidR="00180101">
          <w:t xml:space="preserve"> </w:t>
        </w:r>
      </w:ins>
      <w:r w:rsidR="00745BB2" w:rsidRPr="003C1178">
        <w:t>Medication Screen with Warning about Dosage Time.</w:t>
      </w:r>
    </w:p>
    <w:p w14:paraId="28AECEDE" w14:textId="08CC0884" w:rsidR="00745BB2" w:rsidRPr="003C1178" w:rsidRDefault="00745BB2" w:rsidP="00745BB2">
      <w:pPr>
        <w:pStyle w:val="Heading3"/>
      </w:pPr>
      <w:bookmarkStart w:id="798" w:name="_Toc2052902"/>
      <w:r w:rsidRPr="003C1178">
        <w:t xml:space="preserve">Scenario </w:t>
      </w:r>
      <w:r w:rsidR="003D382B" w:rsidRPr="003C1178">
        <w:t>5</w:t>
      </w:r>
      <w:r w:rsidRPr="003C1178">
        <w:t xml:space="preserve"> – Home Screen, No Chime Sounding, No Button flashing</w:t>
      </w:r>
      <w:bookmarkEnd w:id="798"/>
    </w:p>
    <w:p w14:paraId="5542E773" w14:textId="77777777" w:rsidR="00745BB2" w:rsidRPr="003C1178" w:rsidRDefault="00745BB2" w:rsidP="00745BB2">
      <w:pPr>
        <w:pStyle w:val="ListParagraph"/>
        <w:numPr>
          <w:ilvl w:val="0"/>
          <w:numId w:val="28"/>
        </w:numPr>
      </w:pPr>
      <w:r w:rsidRPr="003C1178">
        <w:t>User is shown the ‘home’ screen.</w:t>
      </w:r>
    </w:p>
    <w:p w14:paraId="02B60797" w14:textId="77777777" w:rsidR="00745BB2" w:rsidRPr="003C1178" w:rsidRDefault="00745BB2" w:rsidP="00745BB2">
      <w:pPr>
        <w:pStyle w:val="ListParagraph"/>
        <w:numPr>
          <w:ilvl w:val="0"/>
          <w:numId w:val="28"/>
        </w:numPr>
      </w:pPr>
      <w:r w:rsidRPr="003C1178">
        <w:t>User notes that no ‘button’ is flashing.</w:t>
      </w:r>
    </w:p>
    <w:p w14:paraId="1C4DD30C" w14:textId="77777777" w:rsidR="00745BB2" w:rsidRPr="003C1178" w:rsidRDefault="00745BB2" w:rsidP="00745BB2">
      <w:pPr>
        <w:pStyle w:val="ListParagraph"/>
        <w:numPr>
          <w:ilvl w:val="0"/>
          <w:numId w:val="28"/>
        </w:numPr>
      </w:pPr>
      <w:r w:rsidRPr="003C1178">
        <w:t>User selects the ‘Energy’ button.</w:t>
      </w:r>
    </w:p>
    <w:p w14:paraId="70A626C3" w14:textId="6A8B7346" w:rsidR="00745BB2" w:rsidRPr="003C1178" w:rsidRDefault="00745BB2" w:rsidP="00745BB2">
      <w:pPr>
        <w:pStyle w:val="ListParagraph"/>
        <w:numPr>
          <w:ilvl w:val="0"/>
          <w:numId w:val="28"/>
        </w:numPr>
      </w:pPr>
      <w:r w:rsidRPr="003C1178">
        <w:t xml:space="preserve">This brings the user to the display of </w:t>
      </w:r>
      <w:r w:rsidRPr="003C1178">
        <w:fldChar w:fldCharType="begin"/>
      </w:r>
      <w:r w:rsidRPr="003C1178">
        <w:instrText xml:space="preserve"> REF _Ref1735118 \r \h </w:instrText>
      </w:r>
      <w:r w:rsidR="003C1178" w:rsidRPr="003C1178">
        <w:instrText xml:space="preserve"> \* MERGEFORMAT </w:instrText>
      </w:r>
      <w:r w:rsidRPr="003C1178">
        <w:fldChar w:fldCharType="separate"/>
      </w:r>
      <w:r w:rsidR="00E67EC7">
        <w:t>5.5</w:t>
      </w:r>
      <w:r w:rsidRPr="003C1178">
        <w:fldChar w:fldCharType="end"/>
      </w:r>
      <w:r w:rsidRPr="003C1178">
        <w:t xml:space="preserve"> Energy Screen.</w:t>
      </w:r>
    </w:p>
    <w:p w14:paraId="3129E88C" w14:textId="77777777" w:rsidR="00745BB2" w:rsidRPr="003C1178" w:rsidRDefault="00BF37E0" w:rsidP="00745BB2">
      <w:pPr>
        <w:pStyle w:val="ListParagraph"/>
        <w:numPr>
          <w:ilvl w:val="0"/>
          <w:numId w:val="28"/>
        </w:numPr>
      </w:pPr>
      <w:r w:rsidRPr="003C1178">
        <w:t>The user taps the bar for a specific day.</w:t>
      </w:r>
    </w:p>
    <w:p w14:paraId="2FCB174E" w14:textId="4095F7B7" w:rsidR="00BF37E0" w:rsidRPr="003C1178" w:rsidRDefault="00BF37E0" w:rsidP="00745BB2">
      <w:pPr>
        <w:pStyle w:val="ListParagraph"/>
        <w:numPr>
          <w:ilvl w:val="0"/>
          <w:numId w:val="28"/>
        </w:numPr>
      </w:pPr>
      <w:r w:rsidRPr="003C1178">
        <w:t xml:space="preserve">This brings the user to the display of </w:t>
      </w:r>
      <w:ins w:id="799" w:author="Mary Holderby" w:date="2019-02-26T07:10:00Z">
        <w:r w:rsidR="00180101">
          <w:fldChar w:fldCharType="begin"/>
        </w:r>
        <w:r w:rsidR="00180101">
          <w:instrText xml:space="preserve"> REF _Ref2057432 \r \h </w:instrText>
        </w:r>
      </w:ins>
      <w:r w:rsidR="00180101">
        <w:fldChar w:fldCharType="separate"/>
      </w:r>
      <w:ins w:id="800" w:author="Mary Holderby" w:date="2019-02-26T07:10:00Z">
        <w:r w:rsidR="00180101">
          <w:t>5.5.1</w:t>
        </w:r>
        <w:r w:rsidR="00180101">
          <w:fldChar w:fldCharType="end"/>
        </w:r>
      </w:ins>
      <w:del w:id="801" w:author="Mary Holderby" w:date="2019-02-26T07:08:00Z">
        <w:r w:rsidRPr="003C1178" w:rsidDel="00180101">
          <w:fldChar w:fldCharType="begin"/>
        </w:r>
        <w:r w:rsidRPr="003C1178" w:rsidDel="00180101">
          <w:delInstrText xml:space="preserve"> REF _Ref1735624 \r \h </w:delInstrText>
        </w:r>
        <w:r w:rsidR="003C1178" w:rsidRPr="003C1178" w:rsidDel="00180101">
          <w:delInstrText xml:space="preserve"> \* MERGEFORMAT </w:delInstrText>
        </w:r>
        <w:r w:rsidRPr="003C1178" w:rsidDel="00180101">
          <w:fldChar w:fldCharType="separate"/>
        </w:r>
        <w:r w:rsidR="00E67EC7" w:rsidDel="00180101">
          <w:delText>0</w:delText>
        </w:r>
        <w:r w:rsidRPr="003C1178" w:rsidDel="00180101">
          <w:fldChar w:fldCharType="end"/>
        </w:r>
      </w:del>
      <w:ins w:id="802" w:author="Mary Holderby" w:date="2019-02-26T07:08:00Z">
        <w:r w:rsidR="00180101">
          <w:t xml:space="preserve"> </w:t>
        </w:r>
      </w:ins>
      <w:r w:rsidRPr="003C1178">
        <w:t xml:space="preserve"> </w:t>
      </w:r>
      <w:del w:id="803" w:author="Mary Holderby" w:date="2019-02-26T07:09:00Z">
        <w:r w:rsidRPr="003C1178" w:rsidDel="00180101">
          <w:delText xml:space="preserve">Breakdown of </w:delText>
        </w:r>
      </w:del>
      <w:r w:rsidRPr="003C1178">
        <w:t>Energy Usage</w:t>
      </w:r>
      <w:ins w:id="804" w:author="Mary Holderby" w:date="2019-02-26T07:10:00Z">
        <w:r w:rsidR="00180101">
          <w:t xml:space="preserve"> Breakdown</w:t>
        </w:r>
      </w:ins>
      <w:r w:rsidRPr="003C1178">
        <w:t xml:space="preserve"> Screen, where the user can gain a clearer picture of current usage and previous usage.</w:t>
      </w:r>
    </w:p>
    <w:p w14:paraId="1D49DA03" w14:textId="4B405962" w:rsidR="00BF37E0" w:rsidRPr="003C1178" w:rsidRDefault="00BF37E0" w:rsidP="00BF37E0">
      <w:pPr>
        <w:pStyle w:val="Heading3"/>
      </w:pPr>
      <w:bookmarkStart w:id="805" w:name="_Toc2052903"/>
      <w:r w:rsidRPr="003C1178">
        <w:t xml:space="preserve">Scenario </w:t>
      </w:r>
      <w:r w:rsidR="003D382B" w:rsidRPr="003C1178">
        <w:t>6</w:t>
      </w:r>
      <w:r w:rsidRPr="003C1178">
        <w:t xml:space="preserve"> – Home Screen, No Chime Sounding, No Button flashing</w:t>
      </w:r>
      <w:bookmarkEnd w:id="805"/>
    </w:p>
    <w:p w14:paraId="353D744A" w14:textId="77777777" w:rsidR="00BF37E0" w:rsidRPr="003C1178" w:rsidRDefault="00BF37E0" w:rsidP="00BF37E0">
      <w:pPr>
        <w:pStyle w:val="ListParagraph"/>
        <w:numPr>
          <w:ilvl w:val="0"/>
          <w:numId w:val="29"/>
        </w:numPr>
      </w:pPr>
      <w:r w:rsidRPr="003C1178">
        <w:t>User is shown the ‘home’ screen.</w:t>
      </w:r>
    </w:p>
    <w:p w14:paraId="11A31480" w14:textId="77777777" w:rsidR="00BF37E0" w:rsidRPr="003C1178" w:rsidRDefault="00BF37E0" w:rsidP="00BF37E0">
      <w:pPr>
        <w:pStyle w:val="ListParagraph"/>
        <w:numPr>
          <w:ilvl w:val="0"/>
          <w:numId w:val="29"/>
        </w:numPr>
      </w:pPr>
      <w:r w:rsidRPr="003C1178">
        <w:t>User notes that no ‘button’ is flashing.</w:t>
      </w:r>
    </w:p>
    <w:p w14:paraId="38562F45" w14:textId="77777777" w:rsidR="00BF37E0" w:rsidRPr="003C1178" w:rsidRDefault="00BF37E0" w:rsidP="00BF37E0">
      <w:pPr>
        <w:pStyle w:val="ListParagraph"/>
        <w:numPr>
          <w:ilvl w:val="0"/>
          <w:numId w:val="29"/>
        </w:numPr>
      </w:pPr>
      <w:r w:rsidRPr="003C1178">
        <w:t>User selects the ‘Energy’ button.</w:t>
      </w:r>
    </w:p>
    <w:p w14:paraId="5D602974" w14:textId="6B7A146B" w:rsidR="00BF37E0" w:rsidRPr="003C1178" w:rsidRDefault="00BF37E0" w:rsidP="00BF37E0">
      <w:pPr>
        <w:pStyle w:val="ListParagraph"/>
        <w:numPr>
          <w:ilvl w:val="0"/>
          <w:numId w:val="29"/>
        </w:numPr>
      </w:pPr>
      <w:r w:rsidRPr="003C1178">
        <w:t xml:space="preserve">This brings the user to the display of </w:t>
      </w:r>
      <w:r w:rsidRPr="003C1178">
        <w:fldChar w:fldCharType="begin"/>
      </w:r>
      <w:r w:rsidRPr="003C1178">
        <w:instrText xml:space="preserve"> REF _Ref1735741 \r \h </w:instrText>
      </w:r>
      <w:r w:rsidR="003C1178" w:rsidRPr="003C1178">
        <w:instrText xml:space="preserve"> \* MERGEFORMAT </w:instrText>
      </w:r>
      <w:r w:rsidRPr="003C1178">
        <w:fldChar w:fldCharType="separate"/>
      </w:r>
      <w:r w:rsidR="00E67EC7">
        <w:t>5.5</w:t>
      </w:r>
      <w:r w:rsidRPr="003C1178">
        <w:fldChar w:fldCharType="end"/>
      </w:r>
      <w:r w:rsidRPr="003C1178">
        <w:t xml:space="preserve"> Energy Screen.</w:t>
      </w:r>
    </w:p>
    <w:p w14:paraId="4D233A9B" w14:textId="77777777" w:rsidR="00BF37E0" w:rsidRPr="003C1178" w:rsidRDefault="00BF37E0" w:rsidP="00BF37E0">
      <w:pPr>
        <w:pStyle w:val="ListParagraph"/>
        <w:numPr>
          <w:ilvl w:val="0"/>
          <w:numId w:val="29"/>
        </w:numPr>
      </w:pPr>
      <w:r w:rsidRPr="003C1178">
        <w:t>The user selects the ‘Edit’ button at the bottom right of the display.</w:t>
      </w:r>
    </w:p>
    <w:p w14:paraId="5B8C22A0" w14:textId="325C116A" w:rsidR="00BF37E0" w:rsidRPr="003C1178" w:rsidRDefault="00BF37E0" w:rsidP="00BF37E0">
      <w:pPr>
        <w:pStyle w:val="ListParagraph"/>
        <w:numPr>
          <w:ilvl w:val="0"/>
          <w:numId w:val="29"/>
        </w:numPr>
      </w:pPr>
      <w:r w:rsidRPr="003C1178">
        <w:t xml:space="preserve">This brings the user to the display of </w:t>
      </w:r>
      <w:r w:rsidRPr="003C1178">
        <w:fldChar w:fldCharType="begin"/>
      </w:r>
      <w:r w:rsidRPr="003C1178">
        <w:instrText xml:space="preserve"> REF _Ref1735795 \r \h </w:instrText>
      </w:r>
      <w:r w:rsidR="003C1178" w:rsidRPr="003C1178">
        <w:instrText xml:space="preserve"> \* MERGEFORMAT </w:instrText>
      </w:r>
      <w:r w:rsidRPr="003C1178">
        <w:fldChar w:fldCharType="separate"/>
      </w:r>
      <w:r w:rsidR="00E67EC7">
        <w:t>5.5.2</w:t>
      </w:r>
      <w:r w:rsidRPr="003C1178">
        <w:fldChar w:fldCharType="end"/>
      </w:r>
      <w:r w:rsidRPr="003C1178">
        <w:t xml:space="preserve"> Smart Appliances Screen.</w:t>
      </w:r>
    </w:p>
    <w:p w14:paraId="2A19378E" w14:textId="77777777" w:rsidR="00BF37E0" w:rsidRPr="003C1178" w:rsidRDefault="00BF37E0" w:rsidP="00BF37E0">
      <w:pPr>
        <w:pStyle w:val="ListParagraph"/>
        <w:numPr>
          <w:ilvl w:val="0"/>
          <w:numId w:val="29"/>
        </w:numPr>
      </w:pPr>
      <w:r w:rsidRPr="003C1178">
        <w:lastRenderedPageBreak/>
        <w:t xml:space="preserve">From the column to the left, the user selects a ‘recognized (by ‘smart’ system)’ device. </w:t>
      </w:r>
    </w:p>
    <w:p w14:paraId="24751DDA" w14:textId="77777777" w:rsidR="00BF37E0" w:rsidRPr="003C1178" w:rsidRDefault="00BF37E0" w:rsidP="00BF37E0">
      <w:pPr>
        <w:pStyle w:val="ListParagraph"/>
        <w:numPr>
          <w:ilvl w:val="0"/>
          <w:numId w:val="29"/>
        </w:numPr>
      </w:pPr>
      <w:r w:rsidRPr="003C1178">
        <w:t>The user highlights the ‘recognized’ device that they want to add.</w:t>
      </w:r>
    </w:p>
    <w:p w14:paraId="3C06F0D0" w14:textId="77777777" w:rsidR="00BF37E0" w:rsidRPr="003C1178" w:rsidRDefault="00BF37E0" w:rsidP="00BF37E0">
      <w:pPr>
        <w:pStyle w:val="ListParagraph"/>
        <w:numPr>
          <w:ilvl w:val="0"/>
          <w:numId w:val="29"/>
        </w:numPr>
      </w:pPr>
      <w:r w:rsidRPr="003C1178">
        <w:t>The user selects the right-pointing arrow to move the ‘recognized’ device from the left column to the right column to have the ‘smart’ system now monitor that device.</w:t>
      </w:r>
    </w:p>
    <w:p w14:paraId="71513360" w14:textId="06A15E65" w:rsidR="00BF37E0" w:rsidRPr="003C1178" w:rsidRDefault="00BF37E0" w:rsidP="00BF37E0">
      <w:pPr>
        <w:pStyle w:val="Heading3"/>
      </w:pPr>
      <w:bookmarkStart w:id="806" w:name="_Toc2052904"/>
      <w:r w:rsidRPr="003C1178">
        <w:t xml:space="preserve">Scenario </w:t>
      </w:r>
      <w:r w:rsidR="003D382B" w:rsidRPr="003C1178">
        <w:t>7</w:t>
      </w:r>
      <w:r w:rsidRPr="003C1178">
        <w:t xml:space="preserve"> – Home Screen, No Chime Sounding, No Button flashing</w:t>
      </w:r>
      <w:bookmarkEnd w:id="806"/>
    </w:p>
    <w:p w14:paraId="532CE595" w14:textId="77777777" w:rsidR="00BF37E0" w:rsidRPr="003C1178" w:rsidRDefault="00BF37E0" w:rsidP="00BF37E0">
      <w:pPr>
        <w:pStyle w:val="ListParagraph"/>
        <w:numPr>
          <w:ilvl w:val="0"/>
          <w:numId w:val="30"/>
        </w:numPr>
      </w:pPr>
      <w:r w:rsidRPr="003C1178">
        <w:t>User is shown the ‘home’ screen.</w:t>
      </w:r>
    </w:p>
    <w:p w14:paraId="7C705AC5" w14:textId="77777777" w:rsidR="00BF37E0" w:rsidRPr="003C1178" w:rsidRDefault="00BF37E0" w:rsidP="00BF37E0">
      <w:pPr>
        <w:pStyle w:val="ListParagraph"/>
        <w:numPr>
          <w:ilvl w:val="0"/>
          <w:numId w:val="30"/>
        </w:numPr>
      </w:pPr>
      <w:r w:rsidRPr="003C1178">
        <w:t>User notes that no ‘button’ is flashing.</w:t>
      </w:r>
    </w:p>
    <w:p w14:paraId="7D572901" w14:textId="77777777" w:rsidR="00BF37E0" w:rsidRPr="003C1178" w:rsidRDefault="00BF37E0" w:rsidP="00BF37E0">
      <w:pPr>
        <w:pStyle w:val="ListParagraph"/>
        <w:numPr>
          <w:ilvl w:val="0"/>
          <w:numId w:val="30"/>
        </w:numPr>
      </w:pPr>
      <w:r w:rsidRPr="003C1178">
        <w:t>User selects the ‘Energy’ button.</w:t>
      </w:r>
    </w:p>
    <w:p w14:paraId="13CD0BDE" w14:textId="674F0F46" w:rsidR="00BF37E0" w:rsidRPr="003C1178" w:rsidRDefault="00BF37E0" w:rsidP="00BF37E0">
      <w:pPr>
        <w:pStyle w:val="ListParagraph"/>
        <w:numPr>
          <w:ilvl w:val="0"/>
          <w:numId w:val="30"/>
        </w:numPr>
      </w:pPr>
      <w:r w:rsidRPr="003C1178">
        <w:t xml:space="preserve">This brings the user to the display of </w:t>
      </w:r>
      <w:r w:rsidRPr="003C1178">
        <w:fldChar w:fldCharType="begin"/>
      </w:r>
      <w:r w:rsidRPr="003C1178">
        <w:instrText xml:space="preserve"> REF _Ref1736151 \r \h </w:instrText>
      </w:r>
      <w:r w:rsidR="003C1178" w:rsidRPr="003C1178">
        <w:instrText xml:space="preserve"> \* MERGEFORMAT </w:instrText>
      </w:r>
      <w:r w:rsidRPr="003C1178">
        <w:fldChar w:fldCharType="separate"/>
      </w:r>
      <w:r w:rsidR="00E67EC7">
        <w:t>5.5</w:t>
      </w:r>
      <w:r w:rsidRPr="003C1178">
        <w:fldChar w:fldCharType="end"/>
      </w:r>
      <w:r w:rsidRPr="003C1178">
        <w:t xml:space="preserve"> Energy Screen.</w:t>
      </w:r>
    </w:p>
    <w:p w14:paraId="3C4D0AE8" w14:textId="75C33F01" w:rsidR="00BF37E0" w:rsidRPr="003C1178" w:rsidRDefault="00BF37E0" w:rsidP="00BF37E0">
      <w:pPr>
        <w:pStyle w:val="ListParagraph"/>
        <w:numPr>
          <w:ilvl w:val="0"/>
          <w:numId w:val="30"/>
        </w:numPr>
      </w:pPr>
      <w:r w:rsidRPr="003C1178">
        <w:t>The user selects the ‘Edit</w:t>
      </w:r>
      <w:r w:rsidR="00DC5375" w:rsidRPr="003C1178">
        <w:t>’</w:t>
      </w:r>
      <w:r w:rsidRPr="003C1178">
        <w:t xml:space="preserve"> button at the bottom right of the display.</w:t>
      </w:r>
    </w:p>
    <w:p w14:paraId="72A83627" w14:textId="183F4C9C" w:rsidR="00BF37E0" w:rsidRPr="003C1178" w:rsidRDefault="00BF37E0" w:rsidP="00BF37E0">
      <w:pPr>
        <w:pStyle w:val="ListParagraph"/>
        <w:numPr>
          <w:ilvl w:val="0"/>
          <w:numId w:val="30"/>
        </w:numPr>
      </w:pPr>
      <w:r w:rsidRPr="003C1178">
        <w:t xml:space="preserve">This brings the user to the display of </w:t>
      </w:r>
      <w:r w:rsidRPr="003C1178">
        <w:fldChar w:fldCharType="begin"/>
      </w:r>
      <w:r w:rsidRPr="003C1178">
        <w:instrText xml:space="preserve"> REF _Ref1736192 \r \h </w:instrText>
      </w:r>
      <w:r w:rsidR="003C1178" w:rsidRPr="003C1178">
        <w:instrText xml:space="preserve"> \* MERGEFORMAT </w:instrText>
      </w:r>
      <w:r w:rsidRPr="003C1178">
        <w:fldChar w:fldCharType="separate"/>
      </w:r>
      <w:r w:rsidR="00E67EC7">
        <w:t>5.5.2</w:t>
      </w:r>
      <w:r w:rsidRPr="003C1178">
        <w:fldChar w:fldCharType="end"/>
      </w:r>
      <w:r w:rsidRPr="003C1178">
        <w:t xml:space="preserve"> Smart Appliances Screen.</w:t>
      </w:r>
    </w:p>
    <w:p w14:paraId="3A326822" w14:textId="77777777" w:rsidR="00BF37E0" w:rsidRPr="003C1178" w:rsidRDefault="00BF37E0" w:rsidP="00BF37E0">
      <w:pPr>
        <w:pStyle w:val="ListParagraph"/>
        <w:numPr>
          <w:ilvl w:val="0"/>
          <w:numId w:val="30"/>
        </w:numPr>
      </w:pPr>
      <w:r w:rsidRPr="003C1178">
        <w:t>The user cannot find the device the user wishes to add to the ‘smart’ system for monitoring.</w:t>
      </w:r>
    </w:p>
    <w:p w14:paraId="3AD1C4D5" w14:textId="4AB81631" w:rsidR="00BF37E0" w:rsidRPr="003C1178" w:rsidRDefault="0002280D" w:rsidP="00BF37E0">
      <w:pPr>
        <w:pStyle w:val="ListParagraph"/>
        <w:numPr>
          <w:ilvl w:val="0"/>
          <w:numId w:val="30"/>
        </w:numPr>
      </w:pPr>
      <w:r w:rsidRPr="003C1178">
        <w:t xml:space="preserve">The user presses the ‘Refresh’ button to re-display </w:t>
      </w:r>
      <w:r w:rsidRPr="003C1178">
        <w:fldChar w:fldCharType="begin"/>
      </w:r>
      <w:r w:rsidRPr="003C1178">
        <w:instrText xml:space="preserve"> REF _Ref1736268 \r \h </w:instrText>
      </w:r>
      <w:r w:rsidR="003C1178" w:rsidRPr="003C1178">
        <w:instrText xml:space="preserve"> \* MERGEFORMAT </w:instrText>
      </w:r>
      <w:r w:rsidRPr="003C1178">
        <w:fldChar w:fldCharType="separate"/>
      </w:r>
      <w:r w:rsidR="00E67EC7">
        <w:t>5.5.2</w:t>
      </w:r>
      <w:r w:rsidRPr="003C1178">
        <w:fldChar w:fldCharType="end"/>
      </w:r>
      <w:r w:rsidRPr="003C1178">
        <w:t xml:space="preserve"> Smart Appliances Screen.</w:t>
      </w:r>
    </w:p>
    <w:p w14:paraId="00AD2238" w14:textId="21E47C48" w:rsidR="00DC5375" w:rsidRPr="003C1178" w:rsidRDefault="00DC5375" w:rsidP="00BF37E0">
      <w:pPr>
        <w:pStyle w:val="ListParagraph"/>
        <w:numPr>
          <w:ilvl w:val="0"/>
          <w:numId w:val="30"/>
        </w:numPr>
      </w:pPr>
      <w:r w:rsidRPr="003C1178">
        <w:t>Device is still not shown</w:t>
      </w:r>
    </w:p>
    <w:p w14:paraId="55808F67" w14:textId="6EEFC815" w:rsidR="00DC5375" w:rsidRPr="003C1178" w:rsidRDefault="00DC5375" w:rsidP="00DC5375">
      <w:pPr>
        <w:pStyle w:val="ListParagraph"/>
        <w:numPr>
          <w:ilvl w:val="0"/>
          <w:numId w:val="30"/>
        </w:numPr>
      </w:pPr>
      <w:r w:rsidRPr="003C1178">
        <w:t xml:space="preserve">The user again presses the ‘Refresh’ button to re-display </w:t>
      </w:r>
      <w:r w:rsidRPr="003C1178">
        <w:fldChar w:fldCharType="begin"/>
      </w:r>
      <w:r w:rsidRPr="003C1178">
        <w:instrText xml:space="preserve"> REF _Ref1736268 \r \h </w:instrText>
      </w:r>
      <w:r w:rsidR="003C1178" w:rsidRPr="003C1178">
        <w:instrText xml:space="preserve"> \* MERGEFORMAT </w:instrText>
      </w:r>
      <w:r w:rsidRPr="003C1178">
        <w:fldChar w:fldCharType="separate"/>
      </w:r>
      <w:r w:rsidR="00E67EC7">
        <w:t>5.5.2</w:t>
      </w:r>
      <w:r w:rsidRPr="003C1178">
        <w:fldChar w:fldCharType="end"/>
      </w:r>
      <w:r w:rsidRPr="003C1178">
        <w:t xml:space="preserve"> Smart Appliances Screen.</w:t>
      </w:r>
    </w:p>
    <w:p w14:paraId="1C78E91C" w14:textId="667197DD" w:rsidR="0002280D" w:rsidRPr="003C1178" w:rsidRDefault="00DC5375" w:rsidP="00BF37E0">
      <w:pPr>
        <w:pStyle w:val="ListParagraph"/>
        <w:numPr>
          <w:ilvl w:val="0"/>
          <w:numId w:val="30"/>
        </w:numPr>
      </w:pPr>
      <w:r w:rsidRPr="003C1178">
        <w:t>T</w:t>
      </w:r>
      <w:r w:rsidR="0002280D" w:rsidRPr="003C1178">
        <w:t>ip</w:t>
      </w:r>
      <w:r w:rsidRPr="003C1178">
        <w:t>s are displayed advising on common issues in finding smart devices and solutions to them.</w:t>
      </w:r>
    </w:p>
    <w:p w14:paraId="2EDBEC9A" w14:textId="07DAEA90" w:rsidR="008B414A" w:rsidRPr="003C1178" w:rsidRDefault="008B414A" w:rsidP="00BF37E0">
      <w:pPr>
        <w:pStyle w:val="ListParagraph"/>
        <w:numPr>
          <w:ilvl w:val="0"/>
          <w:numId w:val="30"/>
        </w:numPr>
      </w:pPr>
      <w:r w:rsidRPr="003C1178">
        <w:t>User attempts solutions one-by-one until device is shown. If no solution works user is expected to contact outside help such as the seller of the appliance</w:t>
      </w:r>
    </w:p>
    <w:p w14:paraId="6593A6D2" w14:textId="0D076693" w:rsidR="0002280D" w:rsidRPr="003C1178" w:rsidRDefault="0002280D" w:rsidP="0002280D">
      <w:pPr>
        <w:pStyle w:val="Heading3"/>
      </w:pPr>
      <w:bookmarkStart w:id="807" w:name="_Toc2052905"/>
      <w:r w:rsidRPr="003C1178">
        <w:t xml:space="preserve">Scenario </w:t>
      </w:r>
      <w:r w:rsidR="003D382B" w:rsidRPr="003C1178">
        <w:t>8</w:t>
      </w:r>
      <w:r w:rsidRPr="003C1178">
        <w:t xml:space="preserve"> – Home Screen, No Chime Sounding, No Button flashing</w:t>
      </w:r>
      <w:bookmarkEnd w:id="807"/>
    </w:p>
    <w:p w14:paraId="6C73A359" w14:textId="77777777" w:rsidR="0002280D" w:rsidRPr="003C1178" w:rsidRDefault="0002280D" w:rsidP="0002280D">
      <w:pPr>
        <w:pStyle w:val="ListParagraph"/>
        <w:numPr>
          <w:ilvl w:val="0"/>
          <w:numId w:val="30"/>
        </w:numPr>
      </w:pPr>
      <w:r w:rsidRPr="003C1178">
        <w:t>User is shown the ‘home’ screen.</w:t>
      </w:r>
    </w:p>
    <w:p w14:paraId="2B4E7E1A" w14:textId="77777777" w:rsidR="0002280D" w:rsidRPr="003C1178" w:rsidRDefault="0002280D" w:rsidP="0002280D">
      <w:pPr>
        <w:pStyle w:val="ListParagraph"/>
        <w:numPr>
          <w:ilvl w:val="0"/>
          <w:numId w:val="30"/>
        </w:numPr>
      </w:pPr>
      <w:r w:rsidRPr="003C1178">
        <w:t>User notes that no ‘button’ is flashing.</w:t>
      </w:r>
    </w:p>
    <w:p w14:paraId="7D486D27" w14:textId="77777777" w:rsidR="0002280D" w:rsidRPr="003C1178" w:rsidRDefault="0002280D" w:rsidP="0002280D">
      <w:pPr>
        <w:pStyle w:val="ListParagraph"/>
        <w:numPr>
          <w:ilvl w:val="0"/>
          <w:numId w:val="30"/>
        </w:numPr>
      </w:pPr>
      <w:r w:rsidRPr="003C1178">
        <w:t>User selects the ‘Exercise’ button.</w:t>
      </w:r>
    </w:p>
    <w:p w14:paraId="5E907CD5" w14:textId="2BED734D" w:rsidR="00880974" w:rsidRPr="003C1178" w:rsidRDefault="00880974" w:rsidP="0002280D">
      <w:pPr>
        <w:pStyle w:val="ListParagraph"/>
        <w:numPr>
          <w:ilvl w:val="0"/>
          <w:numId w:val="30"/>
        </w:numPr>
      </w:pPr>
      <w:r w:rsidRPr="003C1178">
        <w:t xml:space="preserve">The user is shown the display for </w:t>
      </w:r>
      <w:r w:rsidRPr="003C1178">
        <w:fldChar w:fldCharType="begin"/>
      </w:r>
      <w:r w:rsidRPr="003C1178">
        <w:instrText xml:space="preserve"> REF _Ref1737018 \r \h </w:instrText>
      </w:r>
      <w:r w:rsidR="003C1178" w:rsidRPr="003C1178">
        <w:instrText xml:space="preserve"> \* MERGEFORMAT </w:instrText>
      </w:r>
      <w:r w:rsidRPr="003C1178">
        <w:fldChar w:fldCharType="separate"/>
      </w:r>
      <w:r w:rsidR="00E67EC7">
        <w:t>5.6</w:t>
      </w:r>
      <w:r w:rsidRPr="003C1178">
        <w:fldChar w:fldCharType="end"/>
      </w:r>
      <w:r w:rsidRPr="003C1178">
        <w:t xml:space="preserve"> Exercise Screen.</w:t>
      </w:r>
    </w:p>
    <w:p w14:paraId="6811E765" w14:textId="77777777" w:rsidR="0002280D" w:rsidRPr="003C1178" w:rsidRDefault="0002280D" w:rsidP="0002280D">
      <w:pPr>
        <w:pStyle w:val="ListParagraph"/>
        <w:numPr>
          <w:ilvl w:val="0"/>
          <w:numId w:val="30"/>
        </w:numPr>
      </w:pPr>
      <w:r w:rsidRPr="003C1178">
        <w:t>User wishes to participate in an exercise display: user taps that exercise button.</w:t>
      </w:r>
    </w:p>
    <w:p w14:paraId="11E6FCBD" w14:textId="2752DECB" w:rsidR="0002280D" w:rsidRPr="003C1178" w:rsidRDefault="0002280D" w:rsidP="0002280D">
      <w:pPr>
        <w:pStyle w:val="ListParagraph"/>
        <w:numPr>
          <w:ilvl w:val="0"/>
          <w:numId w:val="30"/>
        </w:numPr>
      </w:pPr>
      <w:r w:rsidRPr="003C1178">
        <w:t xml:space="preserve">This brings the user to the display of </w:t>
      </w:r>
      <w:r w:rsidRPr="003C1178">
        <w:fldChar w:fldCharType="begin"/>
      </w:r>
      <w:r w:rsidRPr="003C1178">
        <w:instrText xml:space="preserve"> REF _Ref1145377 \r \h </w:instrText>
      </w:r>
      <w:r w:rsidR="003C1178" w:rsidRPr="003C1178">
        <w:instrText xml:space="preserve"> \* MERGEFORMAT </w:instrText>
      </w:r>
      <w:r w:rsidRPr="003C1178">
        <w:fldChar w:fldCharType="separate"/>
      </w:r>
      <w:r w:rsidR="00E67EC7">
        <w:t>5.6.2</w:t>
      </w:r>
      <w:r w:rsidRPr="003C1178">
        <w:fldChar w:fldCharType="end"/>
      </w:r>
      <w:r w:rsidRPr="003C1178">
        <w:t xml:space="preserve"> Exercise Run-Through.</w:t>
      </w:r>
    </w:p>
    <w:p w14:paraId="657A997A" w14:textId="77777777" w:rsidR="0002280D" w:rsidRPr="003C1178" w:rsidRDefault="0002280D" w:rsidP="0002280D">
      <w:pPr>
        <w:pStyle w:val="ListParagraph"/>
        <w:numPr>
          <w:ilvl w:val="0"/>
          <w:numId w:val="30"/>
        </w:numPr>
      </w:pPr>
      <w:r w:rsidRPr="003C1178">
        <w:t>User begins the exercise but needs to stop to catch breath. User presses the ‘pause’ button (two vertical bars on face of button) that is on the lower right of the display.</w:t>
      </w:r>
    </w:p>
    <w:p w14:paraId="2B5ECDB7" w14:textId="77777777" w:rsidR="0002280D" w:rsidRPr="003C1178" w:rsidRDefault="0002280D" w:rsidP="0002280D">
      <w:pPr>
        <w:pStyle w:val="ListParagraph"/>
        <w:numPr>
          <w:ilvl w:val="0"/>
          <w:numId w:val="30"/>
        </w:numPr>
      </w:pPr>
      <w:r w:rsidRPr="003C1178">
        <w:t>Exercise Run-Through stops the figure moving in the display until the ‘pause’ button is pressed again. At that point the figure will pick up the exercise movements from where they were before the ‘pause’ button was pressed.</w:t>
      </w:r>
    </w:p>
    <w:p w14:paraId="6F06AAA3" w14:textId="6B625BF1" w:rsidR="0002280D" w:rsidRPr="003C1178" w:rsidRDefault="0002280D" w:rsidP="0002280D">
      <w:pPr>
        <w:pStyle w:val="Heading3"/>
      </w:pPr>
      <w:bookmarkStart w:id="808" w:name="_Toc2052906"/>
      <w:r w:rsidRPr="003C1178">
        <w:t xml:space="preserve">Scenario </w:t>
      </w:r>
      <w:r w:rsidR="003D382B" w:rsidRPr="003C1178">
        <w:t>9</w:t>
      </w:r>
      <w:r w:rsidRPr="003C1178">
        <w:t xml:space="preserve"> – Home Screen, No Chime Sounding, No Button flashing</w:t>
      </w:r>
      <w:bookmarkEnd w:id="808"/>
    </w:p>
    <w:p w14:paraId="6DCD2227" w14:textId="77777777" w:rsidR="0002280D" w:rsidRPr="003C1178" w:rsidRDefault="0002280D" w:rsidP="0002280D">
      <w:pPr>
        <w:pStyle w:val="ListParagraph"/>
        <w:numPr>
          <w:ilvl w:val="0"/>
          <w:numId w:val="31"/>
        </w:numPr>
      </w:pPr>
      <w:r w:rsidRPr="003C1178">
        <w:t>User is shown the ‘home’ screen.</w:t>
      </w:r>
    </w:p>
    <w:p w14:paraId="71A42495" w14:textId="77777777" w:rsidR="0002280D" w:rsidRPr="003C1178" w:rsidRDefault="0002280D" w:rsidP="0002280D">
      <w:pPr>
        <w:pStyle w:val="ListParagraph"/>
        <w:numPr>
          <w:ilvl w:val="0"/>
          <w:numId w:val="31"/>
        </w:numPr>
      </w:pPr>
      <w:r w:rsidRPr="003C1178">
        <w:t>User notes that no ‘button’ is flashing.</w:t>
      </w:r>
    </w:p>
    <w:p w14:paraId="411C500E" w14:textId="77777777" w:rsidR="0002280D" w:rsidRPr="003C1178" w:rsidRDefault="0002280D" w:rsidP="0002280D">
      <w:pPr>
        <w:pStyle w:val="ListParagraph"/>
        <w:numPr>
          <w:ilvl w:val="0"/>
          <w:numId w:val="31"/>
        </w:numPr>
      </w:pPr>
      <w:r w:rsidRPr="003C1178">
        <w:t>User selects the ‘Exercise’ button.</w:t>
      </w:r>
    </w:p>
    <w:p w14:paraId="76380086" w14:textId="11752031" w:rsidR="00880974" w:rsidRPr="003C1178" w:rsidRDefault="00880974" w:rsidP="00880974">
      <w:pPr>
        <w:pStyle w:val="ListParagraph"/>
        <w:numPr>
          <w:ilvl w:val="0"/>
          <w:numId w:val="31"/>
        </w:numPr>
      </w:pPr>
      <w:r w:rsidRPr="003C1178">
        <w:t xml:space="preserve">The user is shown the display for </w:t>
      </w:r>
      <w:r w:rsidRPr="003C1178">
        <w:fldChar w:fldCharType="begin"/>
      </w:r>
      <w:r w:rsidRPr="003C1178">
        <w:instrText xml:space="preserve"> REF _Ref1737018 \r \h </w:instrText>
      </w:r>
      <w:r w:rsidR="003C1178" w:rsidRPr="003C1178">
        <w:instrText xml:space="preserve"> \* MERGEFORMAT </w:instrText>
      </w:r>
      <w:r w:rsidRPr="003C1178">
        <w:fldChar w:fldCharType="separate"/>
      </w:r>
      <w:r w:rsidR="00E67EC7">
        <w:t>5.6</w:t>
      </w:r>
      <w:r w:rsidRPr="003C1178">
        <w:fldChar w:fldCharType="end"/>
      </w:r>
      <w:r w:rsidRPr="003C1178">
        <w:t xml:space="preserve"> Exercise Screen.</w:t>
      </w:r>
    </w:p>
    <w:p w14:paraId="5D7913E8" w14:textId="0F39CC94" w:rsidR="0002280D" w:rsidRPr="003C1178" w:rsidRDefault="0002280D" w:rsidP="0002280D">
      <w:pPr>
        <w:pStyle w:val="ListParagraph"/>
        <w:numPr>
          <w:ilvl w:val="0"/>
          <w:numId w:val="31"/>
        </w:numPr>
      </w:pPr>
      <w:r w:rsidRPr="003C1178">
        <w:t xml:space="preserve">User wants to view more possible exercises. User ‘swipes’ display screen with fingers or hands to view more possible exercises. Once user selects an exercise, the actions continue as in Scenario </w:t>
      </w:r>
      <w:del w:id="809" w:author="Mary Holderby" w:date="2019-02-26T07:11:00Z">
        <w:r w:rsidRPr="003C1178" w:rsidDel="00180101">
          <w:delText>9</w:delText>
        </w:r>
      </w:del>
      <w:ins w:id="810" w:author="Mary Holderby" w:date="2019-02-26T07:11:00Z">
        <w:r w:rsidR="00180101">
          <w:t>8</w:t>
        </w:r>
      </w:ins>
      <w:r w:rsidRPr="003C1178">
        <w:t>.</w:t>
      </w:r>
    </w:p>
    <w:p w14:paraId="08FD959C" w14:textId="13DDF1BB" w:rsidR="0002280D" w:rsidRPr="003C1178" w:rsidRDefault="0002280D" w:rsidP="0002280D">
      <w:pPr>
        <w:pStyle w:val="Heading3"/>
      </w:pPr>
      <w:bookmarkStart w:id="811" w:name="_Toc2052907"/>
      <w:r w:rsidRPr="003C1178">
        <w:lastRenderedPageBreak/>
        <w:t xml:space="preserve">Scenario </w:t>
      </w:r>
      <w:r w:rsidR="003D382B" w:rsidRPr="003C1178">
        <w:t>10</w:t>
      </w:r>
      <w:r w:rsidRPr="003C1178">
        <w:t xml:space="preserve"> – Home Screen, No Chime Sounding, No Button flashing</w:t>
      </w:r>
      <w:bookmarkEnd w:id="811"/>
    </w:p>
    <w:p w14:paraId="03612B7C" w14:textId="77777777" w:rsidR="0002280D" w:rsidRPr="003C1178" w:rsidRDefault="0002280D" w:rsidP="0002280D">
      <w:pPr>
        <w:pStyle w:val="ListParagraph"/>
        <w:numPr>
          <w:ilvl w:val="0"/>
          <w:numId w:val="31"/>
        </w:numPr>
      </w:pPr>
      <w:r w:rsidRPr="003C1178">
        <w:t>User is shown the ‘home’ screen.</w:t>
      </w:r>
    </w:p>
    <w:p w14:paraId="41CDF529" w14:textId="77777777" w:rsidR="0002280D" w:rsidRPr="003C1178" w:rsidRDefault="0002280D" w:rsidP="0002280D">
      <w:pPr>
        <w:pStyle w:val="ListParagraph"/>
        <w:numPr>
          <w:ilvl w:val="0"/>
          <w:numId w:val="31"/>
        </w:numPr>
      </w:pPr>
      <w:r w:rsidRPr="003C1178">
        <w:t>User notes that no ‘button’ is flashing.</w:t>
      </w:r>
    </w:p>
    <w:p w14:paraId="1542F9D1" w14:textId="77777777" w:rsidR="00880974" w:rsidRPr="003C1178" w:rsidRDefault="00880974" w:rsidP="0002280D">
      <w:pPr>
        <w:pStyle w:val="ListParagraph"/>
        <w:numPr>
          <w:ilvl w:val="0"/>
          <w:numId w:val="31"/>
        </w:numPr>
      </w:pPr>
      <w:r w:rsidRPr="003C1178">
        <w:t xml:space="preserve">User selects the ‘Exercise’ button. </w:t>
      </w:r>
    </w:p>
    <w:p w14:paraId="45768B2F" w14:textId="78C59264" w:rsidR="00880974" w:rsidRPr="003C1178" w:rsidRDefault="00880974" w:rsidP="00880974">
      <w:pPr>
        <w:pStyle w:val="ListParagraph"/>
        <w:numPr>
          <w:ilvl w:val="0"/>
          <w:numId w:val="31"/>
        </w:numPr>
      </w:pPr>
      <w:r w:rsidRPr="003C1178">
        <w:t xml:space="preserve">The user is shown the display for </w:t>
      </w:r>
      <w:r w:rsidRPr="003C1178">
        <w:fldChar w:fldCharType="begin"/>
      </w:r>
      <w:r w:rsidRPr="003C1178">
        <w:instrText xml:space="preserve"> REF _Ref1737018 \r \h </w:instrText>
      </w:r>
      <w:r w:rsidR="003C1178" w:rsidRPr="003C1178">
        <w:instrText xml:space="preserve"> \* MERGEFORMAT </w:instrText>
      </w:r>
      <w:r w:rsidRPr="003C1178">
        <w:fldChar w:fldCharType="separate"/>
      </w:r>
      <w:r w:rsidR="00E67EC7">
        <w:t>5.6</w:t>
      </w:r>
      <w:r w:rsidRPr="003C1178">
        <w:fldChar w:fldCharType="end"/>
      </w:r>
      <w:r w:rsidRPr="003C1178">
        <w:t xml:space="preserve"> Exercise Screen.</w:t>
      </w:r>
    </w:p>
    <w:p w14:paraId="6FC6761E" w14:textId="77777777" w:rsidR="00880974" w:rsidRPr="003C1178" w:rsidRDefault="00880974" w:rsidP="0002280D">
      <w:pPr>
        <w:pStyle w:val="ListParagraph"/>
        <w:numPr>
          <w:ilvl w:val="0"/>
          <w:numId w:val="31"/>
        </w:numPr>
      </w:pPr>
      <w:r w:rsidRPr="003C1178">
        <w:t>The user, in agreement with medical staff (either doctor or physical therapist), wants to add an exercise. The user selects the ‘Add’ button at the bottom right of the display.</w:t>
      </w:r>
    </w:p>
    <w:p w14:paraId="2BAE5A41" w14:textId="3B2A0F4F" w:rsidR="00880974" w:rsidRPr="003C1178" w:rsidRDefault="00880974" w:rsidP="0002280D">
      <w:pPr>
        <w:pStyle w:val="ListParagraph"/>
        <w:numPr>
          <w:ilvl w:val="0"/>
          <w:numId w:val="31"/>
        </w:numPr>
      </w:pPr>
      <w:r w:rsidRPr="003C1178">
        <w:t xml:space="preserve">This takes the user to the display of </w:t>
      </w:r>
      <w:r w:rsidRPr="003C1178">
        <w:fldChar w:fldCharType="begin"/>
      </w:r>
      <w:r w:rsidRPr="003C1178">
        <w:instrText xml:space="preserve"> REF _Ref1737180 \r \h </w:instrText>
      </w:r>
      <w:r w:rsidR="003C1178" w:rsidRPr="003C1178">
        <w:instrText xml:space="preserve"> \* MERGEFORMAT </w:instrText>
      </w:r>
      <w:r w:rsidRPr="003C1178">
        <w:fldChar w:fldCharType="separate"/>
      </w:r>
      <w:r w:rsidR="00E67EC7">
        <w:t>5.6.1</w:t>
      </w:r>
      <w:r w:rsidRPr="003C1178">
        <w:fldChar w:fldCharType="end"/>
      </w:r>
      <w:r w:rsidRPr="003C1178">
        <w:t xml:space="preserve"> Add Exercises Screen.</w:t>
      </w:r>
    </w:p>
    <w:p w14:paraId="5AC9451B" w14:textId="77777777" w:rsidR="00880974" w:rsidRPr="003C1178" w:rsidRDefault="00880974" w:rsidP="0002280D">
      <w:pPr>
        <w:pStyle w:val="ListParagraph"/>
        <w:numPr>
          <w:ilvl w:val="0"/>
          <w:numId w:val="31"/>
        </w:numPr>
      </w:pPr>
      <w:r w:rsidRPr="003C1178">
        <w:t xml:space="preserve">As before, if the user wishes to scroll to view more exercises than appear on the first display, the user can ‘swipe’ the display screen with fingers or hand to move to view additional exercises. </w:t>
      </w:r>
    </w:p>
    <w:p w14:paraId="766D004F" w14:textId="77777777" w:rsidR="00880974" w:rsidRPr="003C1178" w:rsidRDefault="00880974" w:rsidP="0002280D">
      <w:pPr>
        <w:pStyle w:val="ListParagraph"/>
        <w:numPr>
          <w:ilvl w:val="0"/>
          <w:numId w:val="31"/>
        </w:numPr>
      </w:pPr>
      <w:r w:rsidRPr="003C1178">
        <w:t>Once the desired exercise if display, the user presses the ‘Add’ button for that exercise.</w:t>
      </w:r>
    </w:p>
    <w:p w14:paraId="4EB1DF4B" w14:textId="4B8F4221" w:rsidR="00880974" w:rsidRPr="003C1178" w:rsidRDefault="00880974" w:rsidP="0002280D">
      <w:pPr>
        <w:pStyle w:val="ListParagraph"/>
        <w:numPr>
          <w:ilvl w:val="0"/>
          <w:numId w:val="31"/>
        </w:numPr>
      </w:pPr>
      <w:r w:rsidRPr="003C1178">
        <w:t xml:space="preserve">Similar actions can be taken to ‘Remove’ an exercise from the daily list of exercises that are display on </w:t>
      </w:r>
      <w:r w:rsidRPr="003C1178">
        <w:fldChar w:fldCharType="begin"/>
      </w:r>
      <w:r w:rsidRPr="003C1178">
        <w:instrText xml:space="preserve"> REF _Ref1737310 \r \h </w:instrText>
      </w:r>
      <w:r w:rsidR="003C1178" w:rsidRPr="003C1178">
        <w:instrText xml:space="preserve"> \* MERGEFORMAT </w:instrText>
      </w:r>
      <w:r w:rsidRPr="003C1178">
        <w:fldChar w:fldCharType="separate"/>
      </w:r>
      <w:r w:rsidR="00E67EC7">
        <w:t>5.6</w:t>
      </w:r>
      <w:r w:rsidRPr="003C1178">
        <w:fldChar w:fldCharType="end"/>
      </w:r>
      <w:r w:rsidRPr="003C1178">
        <w:t xml:space="preserve"> Exercise Screen.</w:t>
      </w:r>
    </w:p>
    <w:p w14:paraId="18D01F2F" w14:textId="4ADCF5AA" w:rsidR="00880974" w:rsidRPr="003C1178" w:rsidRDefault="00880974" w:rsidP="00880974">
      <w:pPr>
        <w:pStyle w:val="Heading3"/>
      </w:pPr>
      <w:bookmarkStart w:id="812" w:name="_Toc2052908"/>
      <w:r w:rsidRPr="003C1178">
        <w:t>Scenario 1</w:t>
      </w:r>
      <w:r w:rsidR="003D382B" w:rsidRPr="003C1178">
        <w:t>1</w:t>
      </w:r>
      <w:r w:rsidRPr="003C1178">
        <w:t xml:space="preserve"> – Home Screen, No Chime Sounding, No Button flashing</w:t>
      </w:r>
      <w:bookmarkEnd w:id="812"/>
    </w:p>
    <w:p w14:paraId="034906E0" w14:textId="77777777" w:rsidR="00880974" w:rsidRPr="003C1178" w:rsidRDefault="00880974" w:rsidP="00880974">
      <w:pPr>
        <w:pStyle w:val="ListParagraph"/>
        <w:numPr>
          <w:ilvl w:val="0"/>
          <w:numId w:val="31"/>
        </w:numPr>
      </w:pPr>
      <w:r w:rsidRPr="003C1178">
        <w:t>User is shown the ‘home’ screen.</w:t>
      </w:r>
    </w:p>
    <w:p w14:paraId="239966B7" w14:textId="77777777" w:rsidR="00880974" w:rsidRPr="003C1178" w:rsidRDefault="00880974" w:rsidP="00880974">
      <w:pPr>
        <w:pStyle w:val="ListParagraph"/>
        <w:numPr>
          <w:ilvl w:val="0"/>
          <w:numId w:val="31"/>
        </w:numPr>
      </w:pPr>
      <w:r w:rsidRPr="003C1178">
        <w:t>User notes that no ‘button’ is flashing.</w:t>
      </w:r>
    </w:p>
    <w:p w14:paraId="4F063BD2" w14:textId="77777777" w:rsidR="00880974" w:rsidRPr="003C1178" w:rsidRDefault="00880974" w:rsidP="00880974">
      <w:pPr>
        <w:pStyle w:val="ListParagraph"/>
        <w:numPr>
          <w:ilvl w:val="0"/>
          <w:numId w:val="31"/>
        </w:numPr>
      </w:pPr>
      <w:r w:rsidRPr="003C1178">
        <w:t>User selects the ‘Settings’ button on the lower right of the display.</w:t>
      </w:r>
    </w:p>
    <w:p w14:paraId="3D31C0C1" w14:textId="69D4C95E" w:rsidR="00880974" w:rsidRPr="003C1178" w:rsidRDefault="00880974" w:rsidP="00880974">
      <w:pPr>
        <w:pStyle w:val="ListParagraph"/>
        <w:numPr>
          <w:ilvl w:val="0"/>
          <w:numId w:val="31"/>
        </w:numPr>
      </w:pPr>
      <w:r w:rsidRPr="003C1178">
        <w:t xml:space="preserve">This takes the user to the display </w:t>
      </w:r>
      <w:r w:rsidRPr="003C1178">
        <w:fldChar w:fldCharType="begin"/>
      </w:r>
      <w:r w:rsidRPr="003C1178">
        <w:instrText xml:space="preserve"> REF _Ref1737456 \r \h </w:instrText>
      </w:r>
      <w:r w:rsidR="003C1178" w:rsidRPr="003C1178">
        <w:instrText xml:space="preserve"> \* MERGEFORMAT </w:instrText>
      </w:r>
      <w:r w:rsidRPr="003C1178">
        <w:fldChar w:fldCharType="separate"/>
      </w:r>
      <w:r w:rsidR="00E67EC7">
        <w:t>5.8</w:t>
      </w:r>
      <w:r w:rsidRPr="003C1178">
        <w:fldChar w:fldCharType="end"/>
      </w:r>
      <w:r w:rsidRPr="003C1178">
        <w:t xml:space="preserve"> Settings Screen.</w:t>
      </w:r>
    </w:p>
    <w:p w14:paraId="38BC814F" w14:textId="77777777" w:rsidR="00880974" w:rsidRPr="003C1178" w:rsidRDefault="00880974" w:rsidP="00880974">
      <w:pPr>
        <w:pStyle w:val="ListParagraph"/>
        <w:numPr>
          <w:ilvl w:val="0"/>
          <w:numId w:val="31"/>
        </w:numPr>
      </w:pPr>
      <w:r w:rsidRPr="003C1178">
        <w:t>The user may select a change of display colour by tapping on the desired new colour on the colour wheel at the right of the display.</w:t>
      </w:r>
    </w:p>
    <w:p w14:paraId="32B97B55" w14:textId="1D22A61B" w:rsidR="00E95C78" w:rsidRPr="003C1178" w:rsidRDefault="00880974" w:rsidP="004B78DC">
      <w:pPr>
        <w:pStyle w:val="ListParagraph"/>
        <w:numPr>
          <w:ilvl w:val="0"/>
          <w:numId w:val="31"/>
        </w:numPr>
        <w:ind w:left="1800"/>
      </w:pPr>
      <w:r w:rsidRPr="003C1178">
        <w:t xml:space="preserve">Alternatively, the user may reset the colours used for the displays to their default by pressing the ‘Reset’ button which appears to the bottom right of </w:t>
      </w:r>
      <w:r w:rsidRPr="003C1178">
        <w:fldChar w:fldCharType="begin"/>
      </w:r>
      <w:r w:rsidRPr="003C1178">
        <w:instrText xml:space="preserve"> REF _Ref1737530 \r \h </w:instrText>
      </w:r>
      <w:r w:rsidR="003C1178" w:rsidRPr="003C1178">
        <w:instrText xml:space="preserve"> \* MERGEFORMAT </w:instrText>
      </w:r>
      <w:r w:rsidRPr="003C1178">
        <w:fldChar w:fldCharType="separate"/>
      </w:r>
      <w:r w:rsidR="00E67EC7">
        <w:t>5.8</w:t>
      </w:r>
      <w:r w:rsidRPr="003C1178">
        <w:fldChar w:fldCharType="end"/>
      </w:r>
      <w:r w:rsidRPr="003C1178">
        <w:t xml:space="preserve"> Settings Screen.</w:t>
      </w:r>
    </w:p>
    <w:p w14:paraId="10BD383C" w14:textId="77777777" w:rsidR="00FB1EFF" w:rsidRPr="003C1178" w:rsidRDefault="00FB1EFF" w:rsidP="00FB1EFF">
      <w:pPr>
        <w:pStyle w:val="Heading3"/>
        <w:rPr>
          <w:rFonts w:cstheme="minorHAnsi"/>
        </w:rPr>
      </w:pPr>
      <w:bookmarkStart w:id="813" w:name="_Toc2052909"/>
      <w:bookmarkStart w:id="814" w:name="_Ref2056610"/>
      <w:r w:rsidRPr="003C1178">
        <w:rPr>
          <w:rFonts w:cstheme="minorHAnsi"/>
        </w:rPr>
        <w:t>Use-Case for Cozmo Robot</w:t>
      </w:r>
      <w:bookmarkEnd w:id="813"/>
      <w:bookmarkEnd w:id="814"/>
    </w:p>
    <w:p w14:paraId="0B8D498A" w14:textId="3F4876FA" w:rsidR="00FB1EFF" w:rsidRPr="003C1178" w:rsidRDefault="00FB1EFF" w:rsidP="0068085F">
      <w:pPr>
        <w:ind w:left="993"/>
      </w:pPr>
      <w:r w:rsidRPr="003C1178">
        <w:t>Use case for Cozmo</w:t>
      </w:r>
    </w:p>
    <w:p w14:paraId="5A093969" w14:textId="2EEC588C" w:rsidR="0068085F" w:rsidRPr="003C1178" w:rsidRDefault="0068085F" w:rsidP="0068085F">
      <w:pPr>
        <w:ind w:left="993"/>
      </w:pPr>
      <w:r w:rsidRPr="003C1178">
        <w:rPr>
          <w:noProof/>
          <w:lang w:eastAsia="en-GB"/>
        </w:rPr>
        <w:drawing>
          <wp:inline distT="0" distB="0" distL="0" distR="0" wp14:anchorId="3C0DBFD0" wp14:editId="768456F1">
            <wp:extent cx="3960000" cy="252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2520000"/>
                    </a:xfrm>
                    <a:prstGeom prst="rect">
                      <a:avLst/>
                    </a:prstGeom>
                  </pic:spPr>
                </pic:pic>
              </a:graphicData>
            </a:graphic>
          </wp:inline>
        </w:drawing>
      </w:r>
    </w:p>
    <w:p w14:paraId="464AD9F2" w14:textId="77777777" w:rsidR="00FB1EFF" w:rsidRPr="003C1178" w:rsidRDefault="00FB1EFF" w:rsidP="00FB1EFF">
      <w:pPr>
        <w:pStyle w:val="Heading4"/>
      </w:pPr>
      <w:r w:rsidRPr="003C1178">
        <w:t>Ideal Path</w:t>
      </w:r>
    </w:p>
    <w:p w14:paraId="4097F633" w14:textId="76723F4B" w:rsidR="00FB1EFF" w:rsidRPr="003C1178" w:rsidRDefault="00FB1EFF" w:rsidP="00FB1EFF">
      <w:pPr>
        <w:pStyle w:val="ListParagraph"/>
        <w:numPr>
          <w:ilvl w:val="0"/>
          <w:numId w:val="24"/>
        </w:numPr>
        <w:spacing w:after="160" w:line="259" w:lineRule="auto"/>
      </w:pPr>
      <w:r w:rsidRPr="003C1178">
        <w:t xml:space="preserve">User selects Cozmo tile on home screen of </w:t>
      </w:r>
      <w:r w:rsidR="009C637D" w:rsidRPr="003C1178">
        <w:t>application.</w:t>
      </w:r>
      <w:r w:rsidRPr="003C1178">
        <w:t xml:space="preserve"> </w:t>
      </w:r>
    </w:p>
    <w:p w14:paraId="20CCE1D7" w14:textId="2C3C3CE6" w:rsidR="00FB1EFF" w:rsidRPr="003C1178" w:rsidRDefault="00FB1EFF" w:rsidP="00FB1EFF">
      <w:pPr>
        <w:pStyle w:val="ListParagraph"/>
        <w:numPr>
          <w:ilvl w:val="1"/>
          <w:numId w:val="24"/>
        </w:numPr>
        <w:spacing w:after="160" w:line="259" w:lineRule="auto"/>
      </w:pPr>
      <w:r w:rsidRPr="003C1178">
        <w:lastRenderedPageBreak/>
        <w:t xml:space="preserve">Cozmo boots up, </w:t>
      </w:r>
      <w:r w:rsidR="00F91F57" w:rsidRPr="003C1178">
        <w:t xml:space="preserve">application </w:t>
      </w:r>
      <w:r w:rsidRPr="003C1178">
        <w:t>shows ‘waking’ screen</w:t>
      </w:r>
      <w:r w:rsidR="00014C5A" w:rsidRPr="003C1178">
        <w:t>, Cozmo says “I’m just getting ready.”</w:t>
      </w:r>
      <w:r w:rsidR="00230511" w:rsidRPr="003C1178">
        <w:t xml:space="preserve"> Cozmo moves off charger</w:t>
      </w:r>
    </w:p>
    <w:p w14:paraId="6F00AA60" w14:textId="77777777" w:rsidR="00FB1EFF" w:rsidRPr="003C1178" w:rsidRDefault="00FB1EFF" w:rsidP="00FB1EFF">
      <w:pPr>
        <w:pStyle w:val="ListParagraph"/>
        <w:numPr>
          <w:ilvl w:val="1"/>
          <w:numId w:val="24"/>
        </w:numPr>
        <w:spacing w:after="160" w:line="259" w:lineRule="auto"/>
      </w:pPr>
      <w:r w:rsidRPr="003C1178">
        <w:t>Cozmo finds cubes and confirms which he can see</w:t>
      </w:r>
    </w:p>
    <w:p w14:paraId="07952AB3" w14:textId="762EFCC9" w:rsidR="00FB1EFF" w:rsidRPr="003C1178" w:rsidRDefault="00FB1EFF" w:rsidP="00FB1EFF">
      <w:pPr>
        <w:pStyle w:val="ListParagraph"/>
        <w:numPr>
          <w:ilvl w:val="1"/>
          <w:numId w:val="24"/>
        </w:numPr>
        <w:spacing w:after="160" w:line="259" w:lineRule="auto"/>
      </w:pPr>
      <w:r w:rsidRPr="003C1178">
        <w:t xml:space="preserve">Objects are displayed on </w:t>
      </w:r>
      <w:r w:rsidR="00F91F57" w:rsidRPr="003C1178">
        <w:t xml:space="preserve">application </w:t>
      </w:r>
      <w:r w:rsidRPr="003C1178">
        <w:t>screen for selection</w:t>
      </w:r>
    </w:p>
    <w:p w14:paraId="0093D864" w14:textId="31FDAB55" w:rsidR="00FB1EFF" w:rsidRPr="003C1178" w:rsidRDefault="00FB1EFF" w:rsidP="00FB1EFF">
      <w:pPr>
        <w:pStyle w:val="ListParagraph"/>
        <w:numPr>
          <w:ilvl w:val="1"/>
          <w:numId w:val="24"/>
        </w:numPr>
        <w:spacing w:after="160" w:line="259" w:lineRule="auto"/>
      </w:pPr>
      <w:r w:rsidRPr="003C1178">
        <w:t>Cozmo says “</w:t>
      </w:r>
      <w:r w:rsidR="00014C5A" w:rsidRPr="003C1178">
        <w:t>I’m looking for your stuff. When it lights up I’ve found it</w:t>
      </w:r>
      <w:r w:rsidRPr="003C1178">
        <w:t>!” and spins on the spot</w:t>
      </w:r>
      <w:r w:rsidR="00F34C02" w:rsidRPr="003C1178">
        <w:t>, searching for the users objects.</w:t>
      </w:r>
    </w:p>
    <w:p w14:paraId="6549D248" w14:textId="58AF17BF" w:rsidR="00F34C02" w:rsidRPr="003C1178" w:rsidRDefault="00F34C02" w:rsidP="00FB1EFF">
      <w:pPr>
        <w:pStyle w:val="ListParagraph"/>
        <w:numPr>
          <w:ilvl w:val="0"/>
          <w:numId w:val="24"/>
        </w:numPr>
        <w:spacing w:after="160" w:line="259" w:lineRule="auto"/>
      </w:pPr>
      <w:r w:rsidRPr="003C1178">
        <w:t>Objects found are displayed on the GUI</w:t>
      </w:r>
    </w:p>
    <w:p w14:paraId="502EDE57" w14:textId="2EA96BA2" w:rsidR="00F34C02" w:rsidRPr="003C1178" w:rsidRDefault="00F34C02" w:rsidP="00FB1EFF">
      <w:pPr>
        <w:pStyle w:val="ListParagraph"/>
        <w:numPr>
          <w:ilvl w:val="0"/>
          <w:numId w:val="24"/>
        </w:numPr>
        <w:spacing w:after="160" w:line="259" w:lineRule="auto"/>
      </w:pPr>
      <w:r w:rsidRPr="003C1178">
        <w:t>Cozmo says, “ok pick one and then press confirm.”</w:t>
      </w:r>
    </w:p>
    <w:p w14:paraId="42E1331E" w14:textId="24763130" w:rsidR="00FB1EFF" w:rsidRPr="003C1178" w:rsidRDefault="00FB1EFF" w:rsidP="00FB1EFF">
      <w:pPr>
        <w:pStyle w:val="ListParagraph"/>
        <w:numPr>
          <w:ilvl w:val="0"/>
          <w:numId w:val="24"/>
        </w:numPr>
        <w:spacing w:after="160" w:line="259" w:lineRule="auto"/>
      </w:pPr>
      <w:r w:rsidRPr="003C1178">
        <w:t xml:space="preserve">User selects one object </w:t>
      </w:r>
    </w:p>
    <w:p w14:paraId="5472E7FB" w14:textId="30982ACF" w:rsidR="00FB1EFF" w:rsidRPr="003C1178" w:rsidRDefault="00C471CE" w:rsidP="00FB1EFF">
      <w:pPr>
        <w:pStyle w:val="ListParagraph"/>
        <w:numPr>
          <w:ilvl w:val="1"/>
          <w:numId w:val="24"/>
        </w:numPr>
        <w:spacing w:after="160" w:line="259" w:lineRule="auto"/>
      </w:pPr>
      <w:r w:rsidRPr="003C1178">
        <w:t>Object</w:t>
      </w:r>
      <w:r w:rsidR="00FB1EFF" w:rsidRPr="003C1178">
        <w:t xml:space="preserve"> is </w:t>
      </w:r>
      <w:r w:rsidR="00F34C02" w:rsidRPr="003C1178">
        <w:t xml:space="preserve">shown on the rightmost tile. The tile becomes the same colour as the objects original tile. The word ‘confirm’ is shown on the tile below the object. </w:t>
      </w:r>
    </w:p>
    <w:p w14:paraId="76310D74" w14:textId="2F974828" w:rsidR="00FB1EFF" w:rsidRPr="003C1178" w:rsidRDefault="00FB1EFF" w:rsidP="00FB1EFF">
      <w:pPr>
        <w:pStyle w:val="ListParagraph"/>
        <w:numPr>
          <w:ilvl w:val="0"/>
          <w:numId w:val="24"/>
        </w:numPr>
        <w:spacing w:after="160" w:line="259" w:lineRule="auto"/>
      </w:pPr>
      <w:r w:rsidRPr="003C1178">
        <w:t xml:space="preserve">User presses </w:t>
      </w:r>
      <w:r w:rsidR="00FE3704" w:rsidRPr="003C1178">
        <w:t>confirm</w:t>
      </w:r>
    </w:p>
    <w:p w14:paraId="52DE01DE" w14:textId="00D3C6A1" w:rsidR="00FB1EFF" w:rsidRPr="003C1178" w:rsidRDefault="00FB1EFF" w:rsidP="00FB1EFF">
      <w:pPr>
        <w:pStyle w:val="ListParagraph"/>
        <w:numPr>
          <w:ilvl w:val="1"/>
          <w:numId w:val="24"/>
        </w:numPr>
        <w:spacing w:after="160" w:line="259" w:lineRule="auto"/>
      </w:pPr>
      <w:r w:rsidRPr="003C1178">
        <w:t>Cozmo moves to the selected object.</w:t>
      </w:r>
    </w:p>
    <w:p w14:paraId="098E3A04" w14:textId="2A053F23" w:rsidR="00FB1EFF" w:rsidRPr="003C1178" w:rsidRDefault="00FB1EFF" w:rsidP="00FB1EFF">
      <w:pPr>
        <w:pStyle w:val="ListParagraph"/>
        <w:numPr>
          <w:ilvl w:val="1"/>
          <w:numId w:val="24"/>
        </w:numPr>
        <w:spacing w:after="160" w:line="259" w:lineRule="auto"/>
      </w:pPr>
      <w:r w:rsidRPr="003C1178">
        <w:t>Cozmo picks up object</w:t>
      </w:r>
    </w:p>
    <w:p w14:paraId="30546945" w14:textId="77777777" w:rsidR="00FB1EFF" w:rsidRPr="003C1178" w:rsidRDefault="00FB1EFF" w:rsidP="00FB1EFF">
      <w:pPr>
        <w:pStyle w:val="ListParagraph"/>
        <w:numPr>
          <w:ilvl w:val="1"/>
          <w:numId w:val="24"/>
        </w:numPr>
        <w:spacing w:after="160" w:line="259" w:lineRule="auto"/>
      </w:pPr>
      <w:r w:rsidRPr="003C1178">
        <w:t>Cozmo brings the object back to the user</w:t>
      </w:r>
    </w:p>
    <w:p w14:paraId="31575049" w14:textId="3561437A" w:rsidR="00FB1EFF" w:rsidRPr="003C1178" w:rsidRDefault="00FB1EFF" w:rsidP="00FB1EFF">
      <w:pPr>
        <w:pStyle w:val="ListParagraph"/>
        <w:numPr>
          <w:ilvl w:val="1"/>
          <w:numId w:val="24"/>
        </w:numPr>
        <w:spacing w:after="160" w:line="259" w:lineRule="auto"/>
      </w:pPr>
      <w:r w:rsidRPr="003C1178">
        <w:t>Cozmo says “</w:t>
      </w:r>
      <w:r w:rsidR="00FE3704" w:rsidRPr="003C1178">
        <w:t>Is this the right one</w:t>
      </w:r>
      <w:r w:rsidRPr="003C1178">
        <w:t>?”</w:t>
      </w:r>
    </w:p>
    <w:p w14:paraId="7DAFE0A6" w14:textId="2A66064C" w:rsidR="00FB1EFF" w:rsidRPr="003C1178" w:rsidRDefault="00FE3704" w:rsidP="00FB1EFF">
      <w:pPr>
        <w:pStyle w:val="ListParagraph"/>
        <w:numPr>
          <w:ilvl w:val="1"/>
          <w:numId w:val="24"/>
        </w:numPr>
        <w:spacing w:after="160" w:line="259" w:lineRule="auto"/>
      </w:pPr>
      <w:r w:rsidRPr="003C1178">
        <w:t xml:space="preserve">Pop-up window shows two buttons a green yes and a red no. </w:t>
      </w:r>
    </w:p>
    <w:p w14:paraId="5F4A423B" w14:textId="23775B06" w:rsidR="00FB1EFF" w:rsidRPr="003C1178" w:rsidRDefault="00FB1EFF" w:rsidP="00FB1EFF">
      <w:pPr>
        <w:pStyle w:val="ListParagraph"/>
        <w:numPr>
          <w:ilvl w:val="0"/>
          <w:numId w:val="24"/>
        </w:numPr>
        <w:spacing w:after="160" w:line="259" w:lineRule="auto"/>
      </w:pPr>
      <w:r w:rsidRPr="003C1178">
        <w:t xml:space="preserve">User presses the </w:t>
      </w:r>
      <w:r w:rsidR="00FE3704" w:rsidRPr="003C1178">
        <w:t>yes</w:t>
      </w:r>
    </w:p>
    <w:p w14:paraId="3EDBAA13" w14:textId="0B8B0CBB" w:rsidR="00FB1EFF" w:rsidRPr="003C1178" w:rsidRDefault="00FB1EFF" w:rsidP="00FB1EFF">
      <w:pPr>
        <w:pStyle w:val="ListParagraph"/>
        <w:numPr>
          <w:ilvl w:val="1"/>
          <w:numId w:val="24"/>
        </w:numPr>
        <w:spacing w:after="160" w:line="259" w:lineRule="auto"/>
      </w:pPr>
      <w:r w:rsidRPr="003C1178">
        <w:t xml:space="preserve">Cozmo says, “YAY!” and plays </w:t>
      </w:r>
      <w:r w:rsidR="00FE3704" w:rsidRPr="003C1178">
        <w:t>an excited animation</w:t>
      </w:r>
    </w:p>
    <w:p w14:paraId="5C847F7B" w14:textId="70741482" w:rsidR="00FB1EFF" w:rsidRPr="003C1178" w:rsidRDefault="00FB1EFF" w:rsidP="00FB1EFF">
      <w:pPr>
        <w:pStyle w:val="Heading4"/>
      </w:pPr>
      <w:r w:rsidRPr="003C1178">
        <w:t>Deviations from Ideal Path</w:t>
      </w:r>
    </w:p>
    <w:p w14:paraId="621B6F44" w14:textId="77777777" w:rsidR="00FB1EFF" w:rsidRPr="003C1178" w:rsidRDefault="00FB1EFF" w:rsidP="00FB1EFF">
      <w:pPr>
        <w:pStyle w:val="Heading5"/>
      </w:pPr>
      <w:r w:rsidRPr="003C1178">
        <w:t>Overarching issues:</w:t>
      </w:r>
    </w:p>
    <w:p w14:paraId="51887EE2" w14:textId="51B3A906" w:rsidR="00FB1EFF" w:rsidRPr="003C1178" w:rsidRDefault="00FB1EFF" w:rsidP="00FB1EFF">
      <w:pPr>
        <w:ind w:left="1008"/>
      </w:pPr>
      <w:r w:rsidRPr="003C1178">
        <w:t xml:space="preserve">Cozmo is off its charger and is out of power. When Cozmo is selected from home screen, </w:t>
      </w:r>
      <w:r w:rsidR="00F91F57" w:rsidRPr="003C1178">
        <w:t xml:space="preserve">application </w:t>
      </w:r>
      <w:r w:rsidRPr="003C1178">
        <w:t xml:space="preserve">displays a warning saying, “Cozmo needs put back on his cradle and charged before it can be used.” Once Cozmo is placed back on its cradle the </w:t>
      </w:r>
      <w:r w:rsidR="00F91F57" w:rsidRPr="003C1178">
        <w:t xml:space="preserve">application </w:t>
      </w:r>
      <w:r w:rsidRPr="003C1178">
        <w:t>will display its current power levels. Cozmo cannot be sent on new tasks if it is under 10% charge.</w:t>
      </w:r>
    </w:p>
    <w:p w14:paraId="7C78959D" w14:textId="5C524C1D" w:rsidR="00FB1EFF" w:rsidRPr="003C1178" w:rsidRDefault="00FB1EFF" w:rsidP="003752F4">
      <w:pPr>
        <w:ind w:left="1008"/>
      </w:pPr>
      <w:r w:rsidRPr="003C1178">
        <w:t xml:space="preserve">1b) Cozmo cannot find any cubes on boot up. </w:t>
      </w:r>
      <w:r w:rsidR="00F91F57" w:rsidRPr="003C1178">
        <w:t xml:space="preserve">Application </w:t>
      </w:r>
      <w:r w:rsidRPr="003C1178">
        <w:t>displays empty object panel and message saying “Cozmo can’t see anything it can fetch. Make sure any objects you want Cozmo to fetch for you are on the same surface as it.” Button is displayed under message saying, “Search for cubes again.”</w:t>
      </w:r>
    </w:p>
    <w:p w14:paraId="3910AF5B" w14:textId="72D5EFA5" w:rsidR="00FB1EFF" w:rsidRPr="003C1178" w:rsidRDefault="00FB1EFF" w:rsidP="003752F4">
      <w:pPr>
        <w:ind w:left="1008"/>
      </w:pPr>
      <w:r w:rsidRPr="003C1178">
        <w:t xml:space="preserve">3a) Cozmo cannot find route to selected object. If Cozmo becomes stuck or cannot reach object it will say, “I can’t seem to get to that one, can you see anything blocking my way?” The communication box on the </w:t>
      </w:r>
      <w:r w:rsidR="00F91F57" w:rsidRPr="003C1178">
        <w:t xml:space="preserve">application </w:t>
      </w:r>
      <w:r w:rsidRPr="003C1178">
        <w:t xml:space="preserve">screen will then show a </w:t>
      </w:r>
      <w:r w:rsidR="00FE3704" w:rsidRPr="003C1178">
        <w:t>yes or no</w:t>
      </w:r>
      <w:r w:rsidR="00C3678E" w:rsidRPr="003C1178">
        <w:t>.</w:t>
      </w:r>
    </w:p>
    <w:p w14:paraId="502411B2" w14:textId="77777777" w:rsidR="00E717E8" w:rsidRPr="003C1178" w:rsidRDefault="00E717E8" w:rsidP="00E717E8">
      <w:pPr>
        <w:pStyle w:val="Heading2"/>
      </w:pPr>
      <w:bookmarkStart w:id="815" w:name="_Ref1546011"/>
      <w:bookmarkStart w:id="816" w:name="_Toc2052910"/>
      <w:r w:rsidRPr="003C1178">
        <w:lastRenderedPageBreak/>
        <w:t>Proposed Design for 1</w:t>
      </w:r>
      <w:r w:rsidRPr="003C1178">
        <w:rPr>
          <w:vertAlign w:val="superscript"/>
        </w:rPr>
        <w:t>st</w:t>
      </w:r>
      <w:r w:rsidRPr="003C1178">
        <w:t xml:space="preserve"> February Presentation</w:t>
      </w:r>
      <w:bookmarkEnd w:id="815"/>
      <w:bookmarkEnd w:id="816"/>
    </w:p>
    <w:p w14:paraId="12C7B920" w14:textId="77777777" w:rsidR="00917368" w:rsidRPr="003C1178" w:rsidRDefault="00917368" w:rsidP="00917368">
      <w:r w:rsidRPr="003C1178">
        <w:rPr>
          <w:noProof/>
          <w:lang w:eastAsia="en-GB"/>
        </w:rPr>
        <w:drawing>
          <wp:inline distT="0" distB="0" distL="0" distR="0" wp14:anchorId="56A8743C" wp14:editId="1780168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27ED5F76" wp14:editId="5873F59A">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73A1F693" wp14:editId="277D593E">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0ED57279" wp14:editId="2D95425B">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521F71F4" wp14:editId="1B636FC4">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50C368AD" wp14:editId="739390B5">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7F23641D" wp14:editId="0BC4B030">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13A7DA76" wp14:editId="29749D1C">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lastRenderedPageBreak/>
        <w:drawing>
          <wp:inline distT="0" distB="0" distL="0" distR="0" wp14:anchorId="79BC1682" wp14:editId="3FB8632D">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1FC18932" wp14:editId="5EB90074">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7A53524E" wp14:editId="69897750">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59B3375D" wp14:editId="4B5FDBED">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3784F794" wp14:editId="031AB280">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15C3D7" w14:textId="17EE8DA2" w:rsidR="00C3678E" w:rsidRPr="003C1178" w:rsidRDefault="00C3678E" w:rsidP="00C3678E">
      <w:pPr>
        <w:pStyle w:val="Heading2"/>
      </w:pPr>
      <w:bookmarkStart w:id="817" w:name="_Toc2052911"/>
      <w:r w:rsidRPr="003C1178">
        <w:t>Code for Cozmo Robot</w:t>
      </w:r>
      <w:bookmarkEnd w:id="817"/>
    </w:p>
    <w:p w14:paraId="35BC2C5C" w14:textId="44CC94A0" w:rsidR="00B2115F" w:rsidRPr="003C1178" w:rsidRDefault="00B2115F" w:rsidP="00B2115F">
      <w:r w:rsidRPr="003C1178">
        <w:t>Link to github repository containing code: https://github.com/Gordo851/DesignCourseworkSubmissionGroup4.git</w:t>
      </w:r>
    </w:p>
    <w:p w14:paraId="5450125D" w14:textId="77777777" w:rsidR="00180101" w:rsidRDefault="00180101">
      <w:pPr>
        <w:rPr>
          <w:ins w:id="818" w:author="Mary Holderby" w:date="2019-02-26T07:12:00Z"/>
          <w:rFonts w:asciiTheme="majorHAnsi" w:eastAsiaTheme="majorEastAsia" w:hAnsiTheme="majorHAnsi" w:cstheme="majorBidi"/>
          <w:b/>
          <w:bCs/>
          <w:color w:val="365F91" w:themeColor="accent1" w:themeShade="BF"/>
          <w:sz w:val="28"/>
          <w:szCs w:val="28"/>
        </w:rPr>
      </w:pPr>
      <w:bookmarkStart w:id="819" w:name="_Ref1716367"/>
      <w:bookmarkStart w:id="820" w:name="_Toc2052912"/>
      <w:ins w:id="821" w:author="Mary Holderby" w:date="2019-02-26T07:12:00Z">
        <w:r>
          <w:br w:type="page"/>
        </w:r>
      </w:ins>
    </w:p>
    <w:p w14:paraId="4506BFF5" w14:textId="7BDC7A63" w:rsidR="00E0791B" w:rsidRPr="003C1178" w:rsidRDefault="00851F2F" w:rsidP="00327FFE">
      <w:pPr>
        <w:pStyle w:val="Heading1"/>
      </w:pPr>
      <w:del w:id="822" w:author="Mary Holderby" w:date="2019-02-26T07:12:00Z">
        <w:r w:rsidRPr="003C1178" w:rsidDel="00180101">
          <w:lastRenderedPageBreak/>
          <w:delText xml:space="preserve">Prototype </w:delText>
        </w:r>
      </w:del>
      <w:r w:rsidR="00E0791B" w:rsidRPr="003C1178">
        <w:t>Screenshots</w:t>
      </w:r>
      <w:bookmarkEnd w:id="819"/>
      <w:bookmarkEnd w:id="820"/>
    </w:p>
    <w:p w14:paraId="2EFF0454" w14:textId="77777777" w:rsidR="00722707" w:rsidRPr="003C1178" w:rsidRDefault="00722707" w:rsidP="00722707">
      <w:pPr>
        <w:pStyle w:val="Heading3"/>
      </w:pPr>
      <w:bookmarkStart w:id="823" w:name="_Ref1569077"/>
      <w:bookmarkStart w:id="824" w:name="_Toc2052913"/>
      <w:r w:rsidRPr="003C1178">
        <w:t>Log-In Screen</w:t>
      </w:r>
      <w:bookmarkEnd w:id="823"/>
      <w:bookmarkEnd w:id="824"/>
    </w:p>
    <w:p w14:paraId="0855DAB1" w14:textId="77777777" w:rsidR="00722707" w:rsidRPr="003C1178" w:rsidRDefault="00722707" w:rsidP="00722707"/>
    <w:p w14:paraId="60B37969" w14:textId="77777777" w:rsidR="00722707" w:rsidRPr="003C1178" w:rsidRDefault="00D8509A" w:rsidP="00722707">
      <w:pPr>
        <w:ind w:left="720"/>
      </w:pPr>
      <w:r w:rsidRPr="003C1178">
        <w:rPr>
          <w:noProof/>
          <w:lang w:eastAsia="en-GB"/>
        </w:rPr>
        <w:drawing>
          <wp:inline distT="0" distB="0" distL="0" distR="0" wp14:anchorId="323E81C9" wp14:editId="2305D916">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14:paraId="6045AB6D" w14:textId="75490BCB" w:rsidR="00722707" w:rsidRPr="003C1178" w:rsidRDefault="00722707" w:rsidP="00722707">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2</w:t>
      </w:r>
      <w:r w:rsidR="00997AB1" w:rsidRPr="003C1178">
        <w:rPr>
          <w:noProof/>
        </w:rPr>
        <w:fldChar w:fldCharType="end"/>
      </w:r>
      <w:r w:rsidRPr="003C1178">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14:paraId="6BCE5F38" w14:textId="77777777" w:rsidR="00445E25" w:rsidRPr="003C1178" w:rsidRDefault="00445E25" w:rsidP="00445E25">
      <w:pPr>
        <w:pStyle w:val="Heading3"/>
      </w:pPr>
      <w:bookmarkStart w:id="825" w:name="_Ref1581104"/>
      <w:bookmarkStart w:id="826" w:name="_Ref1581188"/>
      <w:bookmarkStart w:id="827" w:name="_Ref1581209"/>
      <w:bookmarkStart w:id="828" w:name="_Toc2052914"/>
      <w:r w:rsidRPr="003C1178">
        <w:t>Home Screen</w:t>
      </w:r>
      <w:bookmarkEnd w:id="825"/>
      <w:bookmarkEnd w:id="826"/>
      <w:bookmarkEnd w:id="827"/>
      <w:bookmarkEnd w:id="828"/>
    </w:p>
    <w:p w14:paraId="6727D363" w14:textId="77777777" w:rsidR="00445E25" w:rsidRPr="003C1178" w:rsidRDefault="00445E25" w:rsidP="00445E25"/>
    <w:p w14:paraId="7DE57A77" w14:textId="361092B6" w:rsidR="00445E25" w:rsidRPr="003C1178" w:rsidRDefault="0025423A" w:rsidP="00445E25">
      <w:pPr>
        <w:ind w:left="720"/>
      </w:pPr>
      <w:r w:rsidRPr="003C1178">
        <w:rPr>
          <w:noProof/>
          <w:lang w:eastAsia="en-GB"/>
        </w:rPr>
        <mc:AlternateContent>
          <mc:Choice Requires="wps">
            <w:drawing>
              <wp:anchor distT="0" distB="0" distL="114300" distR="114300" simplePos="0" relativeHeight="251745792" behindDoc="0" locked="0" layoutInCell="1" allowOverlap="1" wp14:anchorId="34D92DC7" wp14:editId="091E0382">
                <wp:simplePos x="0" y="0"/>
                <wp:positionH relativeFrom="column">
                  <wp:posOffset>3352800</wp:posOffset>
                </wp:positionH>
                <wp:positionV relativeFrom="paragraph">
                  <wp:posOffset>2155825</wp:posOffset>
                </wp:positionV>
                <wp:extent cx="1143000" cy="184150"/>
                <wp:effectExtent l="38100" t="0" r="19050" b="101600"/>
                <wp:wrapNone/>
                <wp:docPr id="259" name="Straight Arrow Connector 259"/>
                <wp:cNvGraphicFramePr/>
                <a:graphic xmlns:a="http://schemas.openxmlformats.org/drawingml/2006/main">
                  <a:graphicData uri="http://schemas.microsoft.com/office/word/2010/wordprocessingShape">
                    <wps:wsp>
                      <wps:cNvCnPr/>
                      <wps:spPr>
                        <a:xfrm flipH="1">
                          <a:off x="0" y="0"/>
                          <a:ext cx="1143000" cy="184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24CA5B" id="_x0000_t32" coordsize="21600,21600" o:spt="32" o:oned="t" path="m,l21600,21600e" filled="f">
                <v:path arrowok="t" fillok="f" o:connecttype="none"/>
                <o:lock v:ext="edit" shapetype="t"/>
              </v:shapetype>
              <v:shape id="Straight Arrow Connector 259" o:spid="_x0000_s1026" type="#_x0000_t32" style="position:absolute;margin-left:264pt;margin-top:169.75pt;width:90pt;height:14.5pt;flip:x;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" strokecolor="#4579b8 [3044]">
                <v:stroke endarrow="open"/>
              </v:shape>
            </w:pict>
          </mc:Fallback>
        </mc:AlternateContent>
      </w:r>
      <w:r w:rsidR="00AE3189" w:rsidRPr="003C1178">
        <w:rPr>
          <w:noProof/>
          <w:lang w:eastAsia="en-GB"/>
        </w:rPr>
        <mc:AlternateContent>
          <mc:Choice Requires="wps">
            <w:drawing>
              <wp:anchor distT="0" distB="0" distL="114300" distR="114300" simplePos="0" relativeHeight="251743744" behindDoc="0" locked="0" layoutInCell="1" allowOverlap="1" wp14:anchorId="4D3570D2" wp14:editId="6D9D8789">
                <wp:simplePos x="0" y="0"/>
                <wp:positionH relativeFrom="column">
                  <wp:posOffset>4518660</wp:posOffset>
                </wp:positionH>
                <wp:positionV relativeFrom="paragraph">
                  <wp:posOffset>1774825</wp:posOffset>
                </wp:positionV>
                <wp:extent cx="1348740" cy="640080"/>
                <wp:effectExtent l="0" t="0" r="3810" b="762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640080"/>
                        </a:xfrm>
                        <a:prstGeom prst="rect">
                          <a:avLst/>
                        </a:prstGeom>
                        <a:solidFill>
                          <a:srgbClr val="FFFFFF"/>
                        </a:solidFill>
                        <a:ln w="9525">
                          <a:noFill/>
                          <a:miter lim="800000"/>
                          <a:headEnd/>
                          <a:tailEnd/>
                        </a:ln>
                      </wps:spPr>
                      <wps:txbx>
                        <w:txbxContent>
                          <w:p w14:paraId="47959132" w14:textId="2B6261BF" w:rsidR="000F7249" w:rsidRDefault="000F7249" w:rsidP="00AE3189">
                            <w:r>
                              <w:t>Help button brings up contact information</w:t>
                            </w:r>
                          </w:p>
                          <w:p w14:paraId="4FEFF4D1" w14:textId="77777777" w:rsidR="000F7249" w:rsidRDefault="000F7249" w:rsidP="00AE31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55.8pt;margin-top:139.75pt;width:106.2pt;height:50.4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" stroked="f">
                <v:textbox>
                  <w:txbxContent>
                    <w:p w14:paraId="47959132" w14:textId="2B6261BF" w:rsidR="000F7249" w:rsidRDefault="000F7249" w:rsidP="00AE3189">
                      <w:r>
                        <w:t>Help button brings up contact information</w:t>
                      </w:r>
                    </w:p>
                    <w:p w14:paraId="4FEFF4D1" w14:textId="77777777" w:rsidR="000F7249" w:rsidRDefault="000F7249" w:rsidP="00AE3189"/>
                  </w:txbxContent>
                </v:textbox>
              </v:shape>
            </w:pict>
          </mc:Fallback>
        </mc:AlternateContent>
      </w:r>
      <w:r w:rsidR="00445E25" w:rsidRPr="003C1178">
        <w:rPr>
          <w:noProof/>
          <w:lang w:eastAsia="en-GB"/>
        </w:rPr>
        <mc:AlternateContent>
          <mc:Choice Requires="wps">
            <w:drawing>
              <wp:anchor distT="0" distB="0" distL="114300" distR="114300" simplePos="0" relativeHeight="251679232" behindDoc="0" locked="0" layoutInCell="1" allowOverlap="1" wp14:anchorId="3265DC09" wp14:editId="65EBD9C5">
                <wp:simplePos x="0" y="0"/>
                <wp:positionH relativeFrom="column">
                  <wp:posOffset>3238500</wp:posOffset>
                </wp:positionH>
                <wp:positionV relativeFrom="paragraph">
                  <wp:posOffset>629285</wp:posOffset>
                </wp:positionV>
                <wp:extent cx="1299846" cy="374650"/>
                <wp:effectExtent l="38100" t="0" r="14605" b="82550"/>
                <wp:wrapNone/>
                <wp:docPr id="3" name="Straight Arrow Connector 3"/>
                <wp:cNvGraphicFramePr/>
                <a:graphic xmlns:a="http://schemas.openxmlformats.org/drawingml/2006/main">
                  <a:graphicData uri="http://schemas.microsoft.com/office/word/2010/wordprocessingShape">
                    <wps:wsp>
                      <wps:cNvCnPr/>
                      <wps:spPr>
                        <a:xfrm flipH="1">
                          <a:off x="0" y="0"/>
                          <a:ext cx="1299846" cy="37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063117F" id="_x0000_t32" coordsize="21600,21600" o:spt="32" o:oned="t" path="m,l21600,21600e" filled="f">
                <v:path arrowok="t" fillok="f" o:connecttype="none"/>
                <o:lock v:ext="edit" shapetype="t"/>
              </v:shapetype>
              <v:shape id="Straight Arrow Connector 3" o:spid="_x0000_s1026" type="#_x0000_t32" style="position:absolute;margin-left:255pt;margin-top:49.55pt;width:102.35pt;height:29.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" strokecolor="#4579b8 [3044]">
                <v:stroke endarrow="open"/>
              </v:shape>
            </w:pict>
          </mc:Fallback>
        </mc:AlternateContent>
      </w:r>
      <w:r w:rsidR="00445E25" w:rsidRPr="003C1178">
        <w:rPr>
          <w:noProof/>
          <w:lang w:eastAsia="en-GB"/>
        </w:rPr>
        <mc:AlternateContent>
          <mc:Choice Requires="wps">
            <w:drawing>
              <wp:anchor distT="0" distB="0" distL="114300" distR="114300" simplePos="0" relativeHeight="251677184" behindDoc="0" locked="0" layoutInCell="1" allowOverlap="1" wp14:anchorId="74F4BE0C" wp14:editId="66D770C2">
                <wp:simplePos x="0" y="0"/>
                <wp:positionH relativeFrom="column">
                  <wp:posOffset>4541520</wp:posOffset>
                </wp:positionH>
                <wp:positionV relativeFrom="paragraph">
                  <wp:posOffset>454025</wp:posOffset>
                </wp:positionV>
                <wp:extent cx="1348740" cy="1082040"/>
                <wp:effectExtent l="0" t="0" r="3810" b="381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noFill/>
                          <a:miter lim="800000"/>
                          <a:headEnd/>
                          <a:tailEnd/>
                        </a:ln>
                      </wps:spPr>
                      <wps:txbx>
                        <w:txbxContent>
                          <w:p w14:paraId="4B9482CD" w14:textId="70AC3ADA" w:rsidR="000F7249" w:rsidRDefault="000F7249" w:rsidP="00445E25">
                            <w:r>
                              <w:t xml:space="preserve">Colour coded buttons with “3D” effect to clearly indicate that they can be pressed. </w:t>
                            </w:r>
                          </w:p>
                          <w:p w14:paraId="1B6AC63F" w14:textId="77777777" w:rsidR="000F7249" w:rsidRDefault="000F72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" stroked="f">
                <v:textbox>
                  <w:txbxContent>
                    <w:p w14:paraId="4B9482CD" w14:textId="70AC3ADA" w:rsidR="000F7249" w:rsidRDefault="000F7249" w:rsidP="00445E25">
                      <w:r>
                        <w:t xml:space="preserve">Colour coded buttons with “3D” effect to clearly indicate that they can be pressed. </w:t>
                      </w:r>
                    </w:p>
                    <w:p w14:paraId="1B6AC63F" w14:textId="77777777" w:rsidR="000F7249" w:rsidRDefault="000F7249"/>
                  </w:txbxContent>
                </v:textbox>
              </v:shape>
            </w:pict>
          </mc:Fallback>
        </mc:AlternateContent>
      </w:r>
      <w:r w:rsidR="00445E25" w:rsidRPr="003C1178">
        <w:rPr>
          <w:noProof/>
          <w:lang w:eastAsia="en-GB"/>
        </w:rPr>
        <w:drawing>
          <wp:inline distT="0" distB="0" distL="0" distR="0" wp14:anchorId="66680502" wp14:editId="7D95A324">
            <wp:extent cx="3958638" cy="25169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58638" cy="2516970"/>
                    </a:xfrm>
                    <a:prstGeom prst="rect">
                      <a:avLst/>
                    </a:prstGeom>
                  </pic:spPr>
                </pic:pic>
              </a:graphicData>
            </a:graphic>
          </wp:inline>
        </w:drawing>
      </w:r>
      <w:r w:rsidR="00445E25" w:rsidRPr="003C1178">
        <w:t xml:space="preserve"> </w:t>
      </w:r>
    </w:p>
    <w:p w14:paraId="679830F2" w14:textId="3B2559A6" w:rsidR="00722707" w:rsidRPr="003C1178" w:rsidRDefault="00445E25" w:rsidP="00445E25">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3</w:t>
      </w:r>
      <w:r w:rsidR="00997AB1" w:rsidRPr="003C1178">
        <w:rPr>
          <w:noProof/>
        </w:rPr>
        <w:fldChar w:fldCharType="end"/>
      </w:r>
      <w:r w:rsidRPr="003C1178">
        <w:t xml:space="preserve"> - shows the homepage for the Interactive application. The four square buttons represent the four areas of interaction available to the user.</w:t>
      </w:r>
    </w:p>
    <w:p w14:paraId="2B767774" w14:textId="77777777" w:rsidR="00180101" w:rsidRDefault="00180101">
      <w:pPr>
        <w:rPr>
          <w:ins w:id="829" w:author="Mary Holderby" w:date="2019-02-26T07:13:00Z"/>
          <w:rFonts w:asciiTheme="majorHAnsi" w:eastAsiaTheme="majorEastAsia" w:hAnsiTheme="majorHAnsi" w:cstheme="majorBidi"/>
          <w:b/>
          <w:bCs/>
          <w:i/>
          <w:iCs/>
          <w:color w:val="4F81BD" w:themeColor="accent1"/>
        </w:rPr>
      </w:pPr>
      <w:ins w:id="830" w:author="Mary Holderby" w:date="2019-02-26T07:13:00Z">
        <w:r>
          <w:br w:type="page"/>
        </w:r>
      </w:ins>
    </w:p>
    <w:p w14:paraId="4CA7EF6A" w14:textId="1EDD50EE" w:rsidR="004D3D52" w:rsidRDefault="004D3D52" w:rsidP="00721D10">
      <w:pPr>
        <w:pStyle w:val="Heading4"/>
        <w:rPr>
          <w:ins w:id="831" w:author="Mary Holderby" w:date="2019-02-26T05:51:00Z"/>
        </w:rPr>
        <w:pPrChange w:id="832" w:author="Mary Holderby" w:date="2019-02-26T05:51:00Z">
          <w:pPr>
            <w:pStyle w:val="Heading3"/>
          </w:pPr>
        </w:pPrChange>
      </w:pPr>
      <w:r w:rsidRPr="003C1178">
        <w:lastRenderedPageBreak/>
        <w:t>Help screen</w:t>
      </w:r>
    </w:p>
    <w:p w14:paraId="3232FC01" w14:textId="77777777" w:rsidR="00721D10" w:rsidRPr="00721D10" w:rsidRDefault="00721D10" w:rsidP="00721D10">
      <w:pPr>
        <w:pPrChange w:id="833" w:author="Mary Holderby" w:date="2019-02-26T05:51:00Z">
          <w:pPr>
            <w:pStyle w:val="Heading3"/>
          </w:pPr>
        </w:pPrChange>
      </w:pPr>
    </w:p>
    <w:p w14:paraId="40B4743D" w14:textId="77777777" w:rsidR="004D3D52" w:rsidRPr="003C1178" w:rsidRDefault="004D3D52" w:rsidP="004D3D52">
      <w:pPr>
        <w:keepNext/>
        <w:ind w:left="709"/>
      </w:pPr>
      <w:r w:rsidRPr="003C1178">
        <w:rPr>
          <w:noProof/>
          <w:lang w:eastAsia="en-GB"/>
        </w:rPr>
        <w:drawing>
          <wp:inline distT="0" distB="0" distL="0" distR="0" wp14:anchorId="3FD0F782" wp14:editId="1EA832B0">
            <wp:extent cx="3958637" cy="2516970"/>
            <wp:effectExtent l="0" t="0" r="381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958637" cy="2516970"/>
                    </a:xfrm>
                    <a:prstGeom prst="rect">
                      <a:avLst/>
                    </a:prstGeom>
                  </pic:spPr>
                </pic:pic>
              </a:graphicData>
            </a:graphic>
          </wp:inline>
        </w:drawing>
      </w:r>
    </w:p>
    <w:p w14:paraId="7D8FF3FF" w14:textId="72CE87B1" w:rsidR="004D3D52" w:rsidRPr="003C1178" w:rsidRDefault="004D3D52" w:rsidP="00180101">
      <w:pPr>
        <w:pStyle w:val="Caption"/>
        <w:ind w:left="709"/>
        <w:pPrChange w:id="834" w:author="Mary Holderby" w:date="2019-02-26T07:13:00Z">
          <w:pPr>
            <w:pStyle w:val="Caption"/>
          </w:pPr>
        </w:pPrChange>
      </w:pPr>
      <w:r w:rsidRPr="003C1178">
        <w:t xml:space="preserve">Figure </w:t>
      </w:r>
      <w:r w:rsidR="007C02D0">
        <w:rPr>
          <w:noProof/>
        </w:rPr>
        <w:fldChar w:fldCharType="begin"/>
      </w:r>
      <w:r w:rsidR="007C02D0">
        <w:rPr>
          <w:noProof/>
        </w:rPr>
        <w:instrText xml:space="preserve"> SEQ Figure \* ARABIC </w:instrText>
      </w:r>
      <w:r w:rsidR="007C02D0">
        <w:rPr>
          <w:noProof/>
        </w:rPr>
        <w:fldChar w:fldCharType="separate"/>
      </w:r>
      <w:r w:rsidR="00E67EC7">
        <w:rPr>
          <w:noProof/>
        </w:rPr>
        <w:t>4</w:t>
      </w:r>
      <w:r w:rsidR="007C02D0">
        <w:rPr>
          <w:noProof/>
        </w:rPr>
        <w:fldChar w:fldCharType="end"/>
      </w:r>
      <w:r w:rsidRPr="003C1178">
        <w:t xml:space="preserve"> - shows the help message the appears when the "Help" button is pressed.</w:t>
      </w:r>
    </w:p>
    <w:p w14:paraId="36AC4ECE" w14:textId="5CC0AD32" w:rsidR="004D3D52" w:rsidRPr="003C1178" w:rsidRDefault="001032B9" w:rsidP="004D3D52">
      <w:r w:rsidRPr="003C1178">
        <w:rPr>
          <w:noProof/>
          <w:lang w:eastAsia="en-GB"/>
        </w:rPr>
        <mc:AlternateContent>
          <mc:Choice Requires="wps">
            <w:drawing>
              <wp:anchor distT="0" distB="0" distL="114300" distR="114300" simplePos="0" relativeHeight="251681280" behindDoc="0" locked="0" layoutInCell="1" allowOverlap="1" wp14:anchorId="54376153" wp14:editId="32D6616C">
                <wp:simplePos x="0" y="0"/>
                <wp:positionH relativeFrom="column">
                  <wp:posOffset>4503420</wp:posOffset>
                </wp:positionH>
                <wp:positionV relativeFrom="paragraph">
                  <wp:posOffset>35560</wp:posOffset>
                </wp:positionV>
                <wp:extent cx="1249680" cy="11811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1181100"/>
                        </a:xfrm>
                        <a:prstGeom prst="rect">
                          <a:avLst/>
                        </a:prstGeom>
                        <a:noFill/>
                        <a:ln w="9525">
                          <a:noFill/>
                          <a:miter lim="800000"/>
                          <a:headEnd/>
                          <a:tailEnd/>
                        </a:ln>
                      </wps:spPr>
                      <wps:txbx>
                        <w:txbxContent>
                          <w:p w14:paraId="50EE868B" w14:textId="041E7496" w:rsidR="000F7249" w:rsidRPr="00D32626" w:rsidRDefault="000F7249" w:rsidP="000C7C62">
                            <w:pPr>
                              <w:rPr>
                                <w:sz w:val="20"/>
                              </w:rPr>
                            </w:pPr>
                            <w:r w:rsidRPr="00D32626">
                              <w:rPr>
                                <w:sz w:val="20"/>
                              </w:rPr>
                              <w:t xml:space="preserve">Can press the image of the medication to give more detail of the medication (see </w:t>
                            </w:r>
                            <w:del w:id="835" w:author="Mary Holderby" w:date="2019-02-26T07:17:00Z">
                              <w:r w:rsidDel="001032B9">
                                <w:rPr>
                                  <w:sz w:val="20"/>
                                </w:rPr>
                                <w:fldChar w:fldCharType="begin"/>
                              </w:r>
                              <w:r w:rsidDel="001032B9">
                                <w:rPr>
                                  <w:sz w:val="20"/>
                                </w:rPr>
                                <w:delInstrText xml:space="preserve"> REF _Ref1662287 \r \h </w:delInstrText>
                              </w:r>
                              <w:r w:rsidDel="001032B9">
                                <w:rPr>
                                  <w:sz w:val="20"/>
                                </w:rPr>
                              </w:r>
                              <w:r w:rsidDel="001032B9">
                                <w:rPr>
                                  <w:sz w:val="20"/>
                                </w:rPr>
                                <w:fldChar w:fldCharType="separate"/>
                              </w:r>
                              <w:r w:rsidDel="001032B9">
                                <w:rPr>
                                  <w:sz w:val="20"/>
                                </w:rPr>
                                <w:delText>7.1.8</w:delText>
                              </w:r>
                              <w:r w:rsidDel="001032B9">
                                <w:rPr>
                                  <w:sz w:val="20"/>
                                </w:rPr>
                                <w:fldChar w:fldCharType="end"/>
                              </w:r>
                            </w:del>
                            <w:ins w:id="836" w:author="Mary Holderby" w:date="2019-02-26T07:17:00Z">
                              <w:r w:rsidR="001032B9">
                                <w:rPr>
                                  <w:sz w:val="20"/>
                                </w:rPr>
                                <w:t xml:space="preserve"> </w:t>
                              </w:r>
                              <w:r w:rsidR="001032B9">
                                <w:rPr>
                                  <w:sz w:val="20"/>
                                </w:rPr>
                                <w:fldChar w:fldCharType="begin"/>
                              </w:r>
                              <w:r w:rsidR="001032B9">
                                <w:rPr>
                                  <w:sz w:val="20"/>
                                </w:rPr>
                                <w:instrText xml:space="preserve"> REF _Ref1662287 \r \h </w:instrText>
                              </w:r>
                              <w:r w:rsidR="001032B9">
                                <w:rPr>
                                  <w:sz w:val="20"/>
                                </w:rPr>
                              </w:r>
                            </w:ins>
                            <w:r w:rsidR="001032B9">
                              <w:rPr>
                                <w:sz w:val="20"/>
                              </w:rPr>
                              <w:fldChar w:fldCharType="separate"/>
                            </w:r>
                            <w:ins w:id="837" w:author="Mary Holderby" w:date="2019-02-26T07:17:00Z">
                              <w:r w:rsidR="001032B9">
                                <w:rPr>
                                  <w:sz w:val="20"/>
                                </w:rPr>
                                <w:t>7.1.6</w:t>
                              </w:r>
                              <w:r w:rsidR="001032B9">
                                <w:rPr>
                                  <w:sz w:val="20"/>
                                </w:rPr>
                                <w:fldChar w:fldCharType="end"/>
                              </w:r>
                            </w:ins>
                            <w:r w:rsidRPr="00D32626">
                              <w:rPr>
                                <w:sz w:val="20"/>
                              </w:rP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54.6pt;margin-top:2.8pt;width:98.4pt;height:9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" filled="f" stroked="f">
                <v:textbox>
                  <w:txbxContent>
                    <w:p w14:paraId="50EE868B" w14:textId="041E7496" w:rsidR="000F7249" w:rsidRPr="00D32626" w:rsidRDefault="000F7249" w:rsidP="000C7C62">
                      <w:pPr>
                        <w:rPr>
                          <w:sz w:val="20"/>
                        </w:rPr>
                      </w:pPr>
                      <w:r w:rsidRPr="00D32626">
                        <w:rPr>
                          <w:sz w:val="20"/>
                        </w:rPr>
                        <w:t xml:space="preserve">Can press the image of the medication to give more detail of the medication (see </w:t>
                      </w:r>
                      <w:del w:id="838" w:author="Mary Holderby" w:date="2019-02-26T07:17:00Z">
                        <w:r w:rsidDel="001032B9">
                          <w:rPr>
                            <w:sz w:val="20"/>
                          </w:rPr>
                          <w:fldChar w:fldCharType="begin"/>
                        </w:r>
                        <w:r w:rsidDel="001032B9">
                          <w:rPr>
                            <w:sz w:val="20"/>
                          </w:rPr>
                          <w:delInstrText xml:space="preserve"> REF _Ref1662287 \r \h </w:delInstrText>
                        </w:r>
                        <w:r w:rsidDel="001032B9">
                          <w:rPr>
                            <w:sz w:val="20"/>
                          </w:rPr>
                        </w:r>
                        <w:r w:rsidDel="001032B9">
                          <w:rPr>
                            <w:sz w:val="20"/>
                          </w:rPr>
                          <w:fldChar w:fldCharType="separate"/>
                        </w:r>
                        <w:r w:rsidDel="001032B9">
                          <w:rPr>
                            <w:sz w:val="20"/>
                          </w:rPr>
                          <w:delText>7.1.8</w:delText>
                        </w:r>
                        <w:r w:rsidDel="001032B9">
                          <w:rPr>
                            <w:sz w:val="20"/>
                          </w:rPr>
                          <w:fldChar w:fldCharType="end"/>
                        </w:r>
                      </w:del>
                      <w:ins w:id="839" w:author="Mary Holderby" w:date="2019-02-26T07:17:00Z">
                        <w:r w:rsidR="001032B9">
                          <w:rPr>
                            <w:sz w:val="20"/>
                          </w:rPr>
                          <w:t xml:space="preserve"> </w:t>
                        </w:r>
                        <w:r w:rsidR="001032B9">
                          <w:rPr>
                            <w:sz w:val="20"/>
                          </w:rPr>
                          <w:fldChar w:fldCharType="begin"/>
                        </w:r>
                        <w:r w:rsidR="001032B9">
                          <w:rPr>
                            <w:sz w:val="20"/>
                          </w:rPr>
                          <w:instrText xml:space="preserve"> REF _Ref1662287 \r \h </w:instrText>
                        </w:r>
                        <w:r w:rsidR="001032B9">
                          <w:rPr>
                            <w:sz w:val="20"/>
                          </w:rPr>
                        </w:r>
                      </w:ins>
                      <w:r w:rsidR="001032B9">
                        <w:rPr>
                          <w:sz w:val="20"/>
                        </w:rPr>
                        <w:fldChar w:fldCharType="separate"/>
                      </w:r>
                      <w:ins w:id="840" w:author="Mary Holderby" w:date="2019-02-26T07:17:00Z">
                        <w:r w:rsidR="001032B9">
                          <w:rPr>
                            <w:sz w:val="20"/>
                          </w:rPr>
                          <w:t>7.1.6</w:t>
                        </w:r>
                        <w:r w:rsidR="001032B9">
                          <w:rPr>
                            <w:sz w:val="20"/>
                          </w:rPr>
                          <w:fldChar w:fldCharType="end"/>
                        </w:r>
                      </w:ins>
                      <w:r w:rsidRPr="00D32626">
                        <w:rPr>
                          <w:sz w:val="20"/>
                        </w:rPr>
                        <w:t xml:space="preserve"> Medication Details).</w:t>
                      </w:r>
                    </w:p>
                  </w:txbxContent>
                </v:textbox>
              </v:shape>
            </w:pict>
          </mc:Fallback>
        </mc:AlternateContent>
      </w:r>
    </w:p>
    <w:p w14:paraId="549AAEB8" w14:textId="1D4AE1AF" w:rsidR="000C7C62" w:rsidRPr="003C1178" w:rsidRDefault="000C7C62" w:rsidP="000C7C62">
      <w:pPr>
        <w:pStyle w:val="Heading3"/>
        <w:spacing w:before="120" w:after="120" w:line="360" w:lineRule="auto"/>
        <w:ind w:left="992"/>
      </w:pPr>
      <w:bookmarkStart w:id="841" w:name="_Ref1581229"/>
      <w:bookmarkStart w:id="842" w:name="_Ref1581246"/>
      <w:bookmarkStart w:id="843" w:name="_Toc2052915"/>
      <w:r w:rsidRPr="003C1178">
        <w:t>Medication Screen</w:t>
      </w:r>
      <w:bookmarkEnd w:id="841"/>
      <w:bookmarkEnd w:id="842"/>
      <w:bookmarkEnd w:id="843"/>
    </w:p>
    <w:p w14:paraId="4D2DBDE2" w14:textId="3FD975FE" w:rsidR="000C7C62" w:rsidRPr="003C1178" w:rsidRDefault="001032B9" w:rsidP="000C7C62">
      <w:pPr>
        <w:ind w:left="720"/>
      </w:pPr>
      <w:r w:rsidRPr="003C1178">
        <w:rPr>
          <w:noProof/>
          <w:lang w:eastAsia="en-GB"/>
        </w:rPr>
        <mc:AlternateContent>
          <mc:Choice Requires="wps">
            <w:drawing>
              <wp:anchor distT="0" distB="0" distL="114300" distR="114300" simplePos="0" relativeHeight="251685376" behindDoc="0" locked="0" layoutInCell="1" allowOverlap="1" wp14:anchorId="17A6750C" wp14:editId="6D2098E3">
                <wp:simplePos x="0" y="0"/>
                <wp:positionH relativeFrom="column">
                  <wp:posOffset>4549140</wp:posOffset>
                </wp:positionH>
                <wp:positionV relativeFrom="paragraph">
                  <wp:posOffset>1356360</wp:posOffset>
                </wp:positionV>
                <wp:extent cx="1226820" cy="133350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1333500"/>
                        </a:xfrm>
                        <a:prstGeom prst="rect">
                          <a:avLst/>
                        </a:prstGeom>
                        <a:noFill/>
                        <a:ln w="9525">
                          <a:noFill/>
                          <a:miter lim="800000"/>
                          <a:headEnd/>
                          <a:tailEnd/>
                        </a:ln>
                      </wps:spPr>
                      <wps:txbx>
                        <w:txbxContent>
                          <w:p w14:paraId="13D52720" w14:textId="44157BC9" w:rsidR="000F7249" w:rsidRPr="00D32626" w:rsidRDefault="000F7249" w:rsidP="000C7C62">
                            <w:pPr>
                              <w:rPr>
                                <w:sz w:val="20"/>
                              </w:rPr>
                            </w:pPr>
                            <w:r w:rsidRPr="00D32626">
                              <w:rPr>
                                <w:sz w:val="20"/>
                              </w:rPr>
                              <w:t xml:space="preserve">Press to change medication (see </w:t>
                            </w:r>
                            <w:del w:id="844" w:author="Mary Holderby" w:date="2019-02-26T07:18:00Z">
                              <w:r w:rsidDel="001032B9">
                                <w:rPr>
                                  <w:sz w:val="20"/>
                                </w:rPr>
                                <w:fldChar w:fldCharType="begin"/>
                              </w:r>
                              <w:r w:rsidDel="001032B9">
                                <w:rPr>
                                  <w:sz w:val="20"/>
                                </w:rPr>
                                <w:delInstrText xml:space="preserve"> REF _Ref1581417 \r \h </w:delInstrText>
                              </w:r>
                              <w:r w:rsidDel="001032B9">
                                <w:rPr>
                                  <w:sz w:val="20"/>
                                </w:rPr>
                              </w:r>
                              <w:r w:rsidDel="001032B9">
                                <w:rPr>
                                  <w:sz w:val="20"/>
                                </w:rPr>
                                <w:fldChar w:fldCharType="separate"/>
                              </w:r>
                              <w:r w:rsidDel="001032B9">
                                <w:rPr>
                                  <w:sz w:val="20"/>
                                </w:rPr>
                                <w:delText>7.1.7</w:delText>
                              </w:r>
                              <w:r w:rsidDel="001032B9">
                                <w:rPr>
                                  <w:sz w:val="20"/>
                                </w:rPr>
                                <w:fldChar w:fldCharType="end"/>
                              </w:r>
                            </w:del>
                            <w:ins w:id="845" w:author="Mary Holderby" w:date="2019-02-26T07:18:00Z">
                              <w:r w:rsidR="001032B9">
                                <w:rPr>
                                  <w:sz w:val="20"/>
                                </w:rPr>
                                <w:t xml:space="preserve"> </w:t>
                              </w:r>
                              <w:r w:rsidR="001032B9">
                                <w:rPr>
                                  <w:sz w:val="20"/>
                                </w:rPr>
                                <w:fldChar w:fldCharType="begin"/>
                              </w:r>
                              <w:r w:rsidR="001032B9">
                                <w:rPr>
                                  <w:sz w:val="20"/>
                                </w:rPr>
                                <w:instrText xml:space="preserve"> REF _Ref1581417 \r \h </w:instrText>
                              </w:r>
                              <w:r w:rsidR="001032B9">
                                <w:rPr>
                                  <w:sz w:val="20"/>
                                </w:rPr>
                              </w:r>
                            </w:ins>
                            <w:r w:rsidR="001032B9">
                              <w:rPr>
                                <w:sz w:val="20"/>
                              </w:rPr>
                              <w:fldChar w:fldCharType="separate"/>
                            </w:r>
                            <w:ins w:id="846" w:author="Mary Holderby" w:date="2019-02-26T07:18:00Z">
                              <w:r w:rsidR="001032B9">
                                <w:rPr>
                                  <w:sz w:val="20"/>
                                </w:rPr>
                                <w:t>7.1.5</w:t>
                              </w:r>
                              <w:r w:rsidR="001032B9">
                                <w:rPr>
                                  <w:sz w:val="20"/>
                                </w:rPr>
                                <w:fldChar w:fldCharType="end"/>
                              </w:r>
                              <w:r w:rsidR="001032B9">
                                <w:rPr>
                                  <w:sz w:val="20"/>
                                </w:rPr>
                                <w:t xml:space="preserve"> </w:t>
                              </w:r>
                            </w:ins>
                            <w:del w:id="847" w:author="Mary Holderby" w:date="2019-02-26T07:18:00Z">
                              <w:r w:rsidRPr="00D32626" w:rsidDel="001032B9">
                                <w:rPr>
                                  <w:sz w:val="20"/>
                                </w:rPr>
                                <w:delText xml:space="preserve"> </w:delText>
                              </w:r>
                            </w:del>
                            <w:r w:rsidRPr="00D32626">
                              <w:rPr>
                                <w:sz w:val="20"/>
                              </w:rPr>
                              <w:t>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8.2pt;margin-top:106.8pt;width:96.6pt;height:1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" filled="f" stroked="f">
                <v:textbox>
                  <w:txbxContent>
                    <w:p w14:paraId="13D52720" w14:textId="44157BC9" w:rsidR="000F7249" w:rsidRPr="00D32626" w:rsidRDefault="000F7249" w:rsidP="000C7C62">
                      <w:pPr>
                        <w:rPr>
                          <w:sz w:val="20"/>
                        </w:rPr>
                      </w:pPr>
                      <w:r w:rsidRPr="00D32626">
                        <w:rPr>
                          <w:sz w:val="20"/>
                        </w:rPr>
                        <w:t xml:space="preserve">Press to change medication (see </w:t>
                      </w:r>
                      <w:del w:id="848" w:author="Mary Holderby" w:date="2019-02-26T07:18:00Z">
                        <w:r w:rsidDel="001032B9">
                          <w:rPr>
                            <w:sz w:val="20"/>
                          </w:rPr>
                          <w:fldChar w:fldCharType="begin"/>
                        </w:r>
                        <w:r w:rsidDel="001032B9">
                          <w:rPr>
                            <w:sz w:val="20"/>
                          </w:rPr>
                          <w:delInstrText xml:space="preserve"> REF _Ref1581417 \r \h </w:delInstrText>
                        </w:r>
                        <w:r w:rsidDel="001032B9">
                          <w:rPr>
                            <w:sz w:val="20"/>
                          </w:rPr>
                        </w:r>
                        <w:r w:rsidDel="001032B9">
                          <w:rPr>
                            <w:sz w:val="20"/>
                          </w:rPr>
                          <w:fldChar w:fldCharType="separate"/>
                        </w:r>
                        <w:r w:rsidDel="001032B9">
                          <w:rPr>
                            <w:sz w:val="20"/>
                          </w:rPr>
                          <w:delText>7.1.7</w:delText>
                        </w:r>
                        <w:r w:rsidDel="001032B9">
                          <w:rPr>
                            <w:sz w:val="20"/>
                          </w:rPr>
                          <w:fldChar w:fldCharType="end"/>
                        </w:r>
                      </w:del>
                      <w:ins w:id="849" w:author="Mary Holderby" w:date="2019-02-26T07:18:00Z">
                        <w:r w:rsidR="001032B9">
                          <w:rPr>
                            <w:sz w:val="20"/>
                          </w:rPr>
                          <w:t xml:space="preserve"> </w:t>
                        </w:r>
                        <w:r w:rsidR="001032B9">
                          <w:rPr>
                            <w:sz w:val="20"/>
                          </w:rPr>
                          <w:fldChar w:fldCharType="begin"/>
                        </w:r>
                        <w:r w:rsidR="001032B9">
                          <w:rPr>
                            <w:sz w:val="20"/>
                          </w:rPr>
                          <w:instrText xml:space="preserve"> REF _Ref1581417 \r \h </w:instrText>
                        </w:r>
                        <w:r w:rsidR="001032B9">
                          <w:rPr>
                            <w:sz w:val="20"/>
                          </w:rPr>
                        </w:r>
                      </w:ins>
                      <w:r w:rsidR="001032B9">
                        <w:rPr>
                          <w:sz w:val="20"/>
                        </w:rPr>
                        <w:fldChar w:fldCharType="separate"/>
                      </w:r>
                      <w:ins w:id="850" w:author="Mary Holderby" w:date="2019-02-26T07:18:00Z">
                        <w:r w:rsidR="001032B9">
                          <w:rPr>
                            <w:sz w:val="20"/>
                          </w:rPr>
                          <w:t>7.1.5</w:t>
                        </w:r>
                        <w:r w:rsidR="001032B9">
                          <w:rPr>
                            <w:sz w:val="20"/>
                          </w:rPr>
                          <w:fldChar w:fldCharType="end"/>
                        </w:r>
                        <w:r w:rsidR="001032B9">
                          <w:rPr>
                            <w:sz w:val="20"/>
                          </w:rPr>
                          <w:t xml:space="preserve"> </w:t>
                        </w:r>
                      </w:ins>
                      <w:del w:id="851" w:author="Mary Holderby" w:date="2019-02-26T07:18:00Z">
                        <w:r w:rsidRPr="00D32626" w:rsidDel="001032B9">
                          <w:rPr>
                            <w:sz w:val="20"/>
                          </w:rPr>
                          <w:delText xml:space="preserve"> </w:delText>
                        </w:r>
                      </w:del>
                      <w:r w:rsidRPr="00D32626">
                        <w:rPr>
                          <w:sz w:val="20"/>
                        </w:rPr>
                        <w:t>Add Medication). This would be expected to be done with a doctor.</w:t>
                      </w:r>
                    </w:p>
                  </w:txbxContent>
                </v:textbox>
              </v:shape>
            </w:pict>
          </mc:Fallback>
        </mc:AlternateContent>
      </w:r>
      <w:r w:rsidRPr="003C1178">
        <w:rPr>
          <w:noProof/>
          <w:lang w:eastAsia="en-GB"/>
        </w:rPr>
        <mc:AlternateContent>
          <mc:Choice Requires="wps">
            <w:drawing>
              <wp:anchor distT="0" distB="0" distL="114300" distR="114300" simplePos="0" relativeHeight="251683328" behindDoc="0" locked="0" layoutInCell="1" allowOverlap="1" wp14:anchorId="45A77319" wp14:editId="14907980">
                <wp:simplePos x="0" y="0"/>
                <wp:positionH relativeFrom="column">
                  <wp:posOffset>4503420</wp:posOffset>
                </wp:positionH>
                <wp:positionV relativeFrom="paragraph">
                  <wp:posOffset>525780</wp:posOffset>
                </wp:positionV>
                <wp:extent cx="1249680" cy="75438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54380"/>
                        </a:xfrm>
                        <a:prstGeom prst="rect">
                          <a:avLst/>
                        </a:prstGeom>
                        <a:noFill/>
                        <a:ln w="9525">
                          <a:noFill/>
                          <a:miter lim="800000"/>
                          <a:headEnd/>
                          <a:tailEnd/>
                        </a:ln>
                      </wps:spPr>
                      <wps:txbx>
                        <w:txbxContent>
                          <w:p w14:paraId="13412F8D" w14:textId="77777777" w:rsidR="000F7249" w:rsidRPr="00D32626" w:rsidRDefault="000F7249" w:rsidP="000C7C62">
                            <w:pPr>
                              <w:rPr>
                                <w:sz w:val="20"/>
                              </w:rPr>
                            </w:pPr>
                            <w:r w:rsidRPr="00D32626">
                              <w:rPr>
                                <w:sz w:val="20"/>
                              </w:rP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4.6pt;margin-top:41.4pt;width:98.4pt;height:59.4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" filled="f" stroked="f">
                <v:textbox>
                  <w:txbxContent>
                    <w:p w14:paraId="13412F8D" w14:textId="77777777" w:rsidR="000F7249" w:rsidRPr="00D32626" w:rsidRDefault="000F7249" w:rsidP="000C7C62">
                      <w:pPr>
                        <w:rPr>
                          <w:sz w:val="20"/>
                        </w:rPr>
                      </w:pPr>
                      <w:r w:rsidRPr="00D32626">
                        <w:rPr>
                          <w:sz w:val="20"/>
                        </w:rPr>
                        <w:t>Press “taken” button when medication has been taken.</w:t>
                      </w:r>
                    </w:p>
                  </w:txbxContent>
                </v:textbox>
              </v:shape>
            </w:pict>
          </mc:Fallback>
        </mc:AlternateContent>
      </w:r>
      <w:r w:rsidR="00D32626" w:rsidRPr="003C1178">
        <w:rPr>
          <w:noProof/>
          <w:lang w:eastAsia="en-GB"/>
        </w:rPr>
        <mc:AlternateContent>
          <mc:Choice Requires="wps">
            <w:drawing>
              <wp:anchor distT="0" distB="0" distL="114300" distR="114300" simplePos="0" relativeHeight="251689472" behindDoc="0" locked="0" layoutInCell="1" allowOverlap="1" wp14:anchorId="5B18387A" wp14:editId="78C0726F">
                <wp:simplePos x="0" y="0"/>
                <wp:positionH relativeFrom="column">
                  <wp:posOffset>2184400</wp:posOffset>
                </wp:positionH>
                <wp:positionV relativeFrom="paragraph">
                  <wp:posOffset>1094105</wp:posOffset>
                </wp:positionV>
                <wp:extent cx="2365375" cy="762000"/>
                <wp:effectExtent l="38100" t="0" r="15875" b="76200"/>
                <wp:wrapNone/>
                <wp:docPr id="297" name="Straight Arrow Connector 297"/>
                <wp:cNvGraphicFramePr/>
                <a:graphic xmlns:a="http://schemas.openxmlformats.org/drawingml/2006/main">
                  <a:graphicData uri="http://schemas.microsoft.com/office/word/2010/wordprocessingShape">
                    <wps:wsp>
                      <wps:cNvCnPr/>
                      <wps:spPr>
                        <a:xfrm flipH="1">
                          <a:off x="0" y="0"/>
                          <a:ext cx="2365375" cy="7620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7" o:spid="_x0000_s1026" type="#_x0000_t32" style="position:absolute;margin-left:172pt;margin-top:86.15pt;width:186.25pt;height:60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" strokecolor="#4a7ebb">
                <v:stroke endarrow="open"/>
              </v:shape>
            </w:pict>
          </mc:Fallback>
        </mc:AlternateContent>
      </w:r>
      <w:r w:rsidR="000C7C62" w:rsidRPr="003C1178">
        <w:rPr>
          <w:noProof/>
          <w:lang w:eastAsia="en-GB"/>
        </w:rPr>
        <mc:AlternateContent>
          <mc:Choice Requires="wps">
            <w:drawing>
              <wp:anchor distT="0" distB="0" distL="114300" distR="114300" simplePos="0" relativeHeight="251691520" behindDoc="0" locked="0" layoutInCell="1" allowOverlap="1" wp14:anchorId="050DA810" wp14:editId="77F5306C">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2566CC"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sidRPr="003C1178">
        <w:rPr>
          <w:noProof/>
          <w:lang w:eastAsia="en-GB"/>
        </w:rPr>
        <mc:AlternateContent>
          <mc:Choice Requires="wps">
            <w:drawing>
              <wp:anchor distT="0" distB="0" distL="114300" distR="114300" simplePos="0" relativeHeight="251687424" behindDoc="0" locked="0" layoutInCell="1" allowOverlap="1" wp14:anchorId="144F8B6F" wp14:editId="4AA4DFE4">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8DD470"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3C1178">
        <w:rPr>
          <w:noProof/>
          <w:lang w:eastAsia="en-GB"/>
        </w:rPr>
        <w:drawing>
          <wp:inline distT="0" distB="0" distL="0" distR="0" wp14:anchorId="322DFB01" wp14:editId="2D026DA7">
            <wp:extent cx="3958638" cy="2520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000C7C62" w:rsidRPr="003C1178">
        <w:rPr>
          <w:noProof/>
          <w:lang w:eastAsia="en-GB"/>
        </w:rPr>
        <w:t xml:space="preserve"> </w:t>
      </w:r>
    </w:p>
    <w:p w14:paraId="6EDA564C" w14:textId="32719CB3" w:rsidR="000C7C62" w:rsidRPr="003C1178" w:rsidRDefault="000C7C62" w:rsidP="000C7C62">
      <w:pPr>
        <w:pStyle w:val="Caption"/>
        <w:ind w:left="720"/>
        <w:rPr>
          <w:noProof/>
          <w:lang w:eastAsia="en-GB"/>
        </w:rPr>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5</w:t>
      </w:r>
      <w:r w:rsidR="00997AB1" w:rsidRPr="003C1178">
        <w:rPr>
          <w:noProof/>
        </w:rPr>
        <w:fldChar w:fldCharType="end"/>
      </w:r>
      <w:r w:rsidRPr="003C1178">
        <w:t xml:space="preserve"> - The primary Medication Screen. This screen permits the user to 'tick' a medication taken. It provides a visual representation of the pill, along with the medication name and the time that the dosage should be taken.</w:t>
      </w:r>
      <w:r w:rsidRPr="003C1178">
        <w:rPr>
          <w:noProof/>
          <w:lang w:eastAsia="en-GB"/>
        </w:rPr>
        <w:t xml:space="preserve"> </w:t>
      </w:r>
    </w:p>
    <w:p w14:paraId="4FF9966D" w14:textId="77777777" w:rsidR="00180101" w:rsidRDefault="00180101">
      <w:pPr>
        <w:rPr>
          <w:ins w:id="852" w:author="Mary Holderby" w:date="2019-02-26T07:13:00Z"/>
          <w:rFonts w:asciiTheme="majorHAnsi" w:eastAsiaTheme="majorEastAsia" w:hAnsiTheme="majorHAnsi" w:cstheme="majorBidi"/>
          <w:b/>
          <w:bCs/>
          <w:i/>
          <w:iCs/>
          <w:noProof/>
          <w:color w:val="4F81BD" w:themeColor="accent1"/>
          <w:lang w:eastAsia="en-GB"/>
        </w:rPr>
      </w:pPr>
      <w:bookmarkStart w:id="853" w:name="_Ref1640841"/>
      <w:ins w:id="854" w:author="Mary Holderby" w:date="2019-02-26T07:13:00Z">
        <w:r>
          <w:rPr>
            <w:noProof/>
            <w:lang w:eastAsia="en-GB"/>
          </w:rPr>
          <w:br w:type="page"/>
        </w:r>
      </w:ins>
    </w:p>
    <w:p w14:paraId="492DA196" w14:textId="7AD1716F" w:rsidR="00556BF3" w:rsidRDefault="00556BF3" w:rsidP="00721D10">
      <w:pPr>
        <w:pStyle w:val="Heading4"/>
        <w:rPr>
          <w:ins w:id="855" w:author="Mary Holderby" w:date="2019-02-26T05:52:00Z"/>
          <w:noProof/>
          <w:lang w:eastAsia="en-GB"/>
        </w:rPr>
        <w:pPrChange w:id="856" w:author="Mary Holderby" w:date="2019-02-26T05:52:00Z">
          <w:pPr>
            <w:pStyle w:val="Heading3"/>
            <w:spacing w:before="120" w:after="120" w:line="360" w:lineRule="auto"/>
            <w:ind w:left="992"/>
          </w:pPr>
        </w:pPrChange>
      </w:pPr>
      <w:r w:rsidRPr="003C1178">
        <w:rPr>
          <w:noProof/>
          <w:lang w:eastAsia="en-GB"/>
        </w:rPr>
        <w:lastRenderedPageBreak/>
        <w:t>Medication Screen with Warning about Dosage Time</w:t>
      </w:r>
      <w:bookmarkEnd w:id="853"/>
    </w:p>
    <w:p w14:paraId="64F90B8E" w14:textId="77777777" w:rsidR="00721D10" w:rsidRPr="00721D10" w:rsidRDefault="00721D10" w:rsidP="00721D10">
      <w:pPr>
        <w:rPr>
          <w:lang w:eastAsia="en-GB"/>
          <w:rPrChange w:id="857" w:author="Mary Holderby" w:date="2019-02-26T05:52:00Z">
            <w:rPr>
              <w:noProof/>
              <w:lang w:eastAsia="en-GB"/>
            </w:rPr>
          </w:rPrChange>
        </w:rPr>
        <w:pPrChange w:id="858" w:author="Mary Holderby" w:date="2019-02-26T05:52:00Z">
          <w:pPr>
            <w:pStyle w:val="Heading3"/>
            <w:spacing w:before="120" w:after="120" w:line="360" w:lineRule="auto"/>
            <w:ind w:left="992"/>
          </w:pPr>
        </w:pPrChange>
      </w:pPr>
    </w:p>
    <w:p w14:paraId="769CDA9F" w14:textId="77777777" w:rsidR="000C7C62" w:rsidRPr="003C1178" w:rsidRDefault="000C7C62" w:rsidP="000C7C62">
      <w:pPr>
        <w:ind w:left="720"/>
        <w:rPr>
          <w:lang w:eastAsia="en-GB"/>
        </w:rPr>
      </w:pPr>
      <w:r w:rsidRPr="003C1178">
        <w:rPr>
          <w:noProof/>
          <w:lang w:eastAsia="en-GB"/>
        </w:rPr>
        <w:drawing>
          <wp:inline distT="0" distB="0" distL="0" distR="0" wp14:anchorId="7ABAE99C" wp14:editId="41AE95BF">
            <wp:extent cx="3958638" cy="2520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p>
    <w:p w14:paraId="7A7BEB83" w14:textId="76A9766C" w:rsidR="00B45A73" w:rsidRPr="003C1178" w:rsidRDefault="00B45A73" w:rsidP="00B45A73">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6</w:t>
      </w:r>
      <w:r w:rsidR="00997AB1" w:rsidRPr="003C1178">
        <w:rPr>
          <w:noProof/>
        </w:rPr>
        <w:fldChar w:fldCharType="end"/>
      </w:r>
      <w:r w:rsidRPr="003C1178">
        <w:t xml:space="preserve"> - This shows a warning overlay which occurs if the user attempts to tick that they are going to take a medication before the correct time has been reached when it should be taken.</w:t>
      </w:r>
    </w:p>
    <w:p w14:paraId="26F44773" w14:textId="05A621C3" w:rsidR="00D32626" w:rsidRDefault="00D32626" w:rsidP="00D32626">
      <w:pPr>
        <w:pStyle w:val="Heading3"/>
        <w:rPr>
          <w:ins w:id="859" w:author="Mary Holderby" w:date="2019-02-26T07:13:00Z"/>
        </w:rPr>
      </w:pPr>
      <w:bookmarkStart w:id="860" w:name="_Toc2052916"/>
      <w:bookmarkStart w:id="861" w:name="_Ref2055002"/>
      <w:r w:rsidRPr="003C1178">
        <w:t>Medication screen change day</w:t>
      </w:r>
      <w:bookmarkEnd w:id="860"/>
      <w:bookmarkEnd w:id="861"/>
    </w:p>
    <w:p w14:paraId="350CAB0A" w14:textId="77777777" w:rsidR="00180101" w:rsidRPr="00180101" w:rsidRDefault="00180101" w:rsidP="00180101">
      <w:pPr>
        <w:pPrChange w:id="862" w:author="Mary Holderby" w:date="2019-02-26T07:13:00Z">
          <w:pPr>
            <w:pStyle w:val="Heading3"/>
          </w:pPr>
        </w:pPrChange>
      </w:pPr>
    </w:p>
    <w:p w14:paraId="42F3656E" w14:textId="77777777" w:rsidR="00D32626" w:rsidRPr="003C1178" w:rsidRDefault="00D32626" w:rsidP="00D32626">
      <w:pPr>
        <w:keepNext/>
        <w:ind w:left="709"/>
      </w:pPr>
      <w:r w:rsidRPr="003C1178">
        <w:rPr>
          <w:noProof/>
          <w:lang w:eastAsia="en-GB"/>
        </w:rPr>
        <w:drawing>
          <wp:inline distT="0" distB="0" distL="0" distR="0" wp14:anchorId="38F6D3B2" wp14:editId="5BDAA75D">
            <wp:extent cx="3958638" cy="25169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58638" cy="2516970"/>
                    </a:xfrm>
                    <a:prstGeom prst="rect">
                      <a:avLst/>
                    </a:prstGeom>
                  </pic:spPr>
                </pic:pic>
              </a:graphicData>
            </a:graphic>
          </wp:inline>
        </w:drawing>
      </w:r>
    </w:p>
    <w:p w14:paraId="6DF5B177" w14:textId="3045D86C" w:rsidR="00D32626" w:rsidRPr="003C1178" w:rsidRDefault="00D32626" w:rsidP="00D32626">
      <w:pPr>
        <w:pStyle w:val="Caption"/>
        <w:ind w:left="567"/>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7</w:t>
      </w:r>
      <w:r w:rsidR="00997AB1" w:rsidRPr="003C1178">
        <w:rPr>
          <w:noProof/>
        </w:rPr>
        <w:fldChar w:fldCharType="end"/>
      </w:r>
      <w:r w:rsidRPr="003C1178">
        <w:t xml:space="preserve"> – the user can change the day that is being displayed by pressing the corresponding button.</w:t>
      </w:r>
    </w:p>
    <w:p w14:paraId="7F06F433" w14:textId="77777777" w:rsidR="00B45A73" w:rsidRPr="003C1178" w:rsidRDefault="00B45A73" w:rsidP="00B45A73">
      <w:pPr>
        <w:pStyle w:val="Heading3"/>
        <w:spacing w:before="120" w:after="120" w:line="360" w:lineRule="auto"/>
        <w:ind w:left="992"/>
      </w:pPr>
      <w:bookmarkStart w:id="863" w:name="_Ref1581417"/>
      <w:bookmarkStart w:id="864" w:name="_Toc2052917"/>
      <w:r w:rsidRPr="003C1178">
        <w:rPr>
          <w:noProof/>
          <w:lang w:eastAsia="en-GB"/>
        </w:rPr>
        <w:lastRenderedPageBreak/>
        <mc:AlternateContent>
          <mc:Choice Requires="wps">
            <w:drawing>
              <wp:anchor distT="0" distB="0" distL="114300" distR="114300" simplePos="0" relativeHeight="251693568" behindDoc="0" locked="0" layoutInCell="1" allowOverlap="1" wp14:anchorId="0FB03105" wp14:editId="75555711">
                <wp:simplePos x="0" y="0"/>
                <wp:positionH relativeFrom="column">
                  <wp:posOffset>4457700</wp:posOffset>
                </wp:positionH>
                <wp:positionV relativeFrom="paragraph">
                  <wp:posOffset>274320</wp:posOffset>
                </wp:positionV>
                <wp:extent cx="1501140" cy="250698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506980"/>
                        </a:xfrm>
                        <a:prstGeom prst="rect">
                          <a:avLst/>
                        </a:prstGeom>
                        <a:noFill/>
                        <a:ln w="9525">
                          <a:noFill/>
                          <a:miter lim="800000"/>
                          <a:headEnd/>
                          <a:tailEnd/>
                        </a:ln>
                      </wps:spPr>
                      <wps:txbx>
                        <w:txbxContent>
                          <w:p w14:paraId="4B040D1D" w14:textId="77777777" w:rsidR="000F7249" w:rsidRDefault="000F7249" w:rsidP="00B45A73">
                            <w:r w:rsidRPr="00D32626">
                              <w:rPr>
                                <w:sz w:val="20"/>
                              </w:rPr>
                              <w:t>Drugs can be searched for in the database</w:t>
                            </w:r>
                            <w:r>
                              <w:t>.</w:t>
                            </w:r>
                          </w:p>
                          <w:p w14:paraId="7577E53A" w14:textId="77777777" w:rsidR="000F7249" w:rsidRPr="00D32626" w:rsidRDefault="000F7249" w:rsidP="00B45A73">
                            <w:pPr>
                              <w:rPr>
                                <w:sz w:val="20"/>
                              </w:rPr>
                            </w:pPr>
                            <w:r w:rsidRPr="00D32626">
                              <w:rPr>
                                <w:sz w:val="20"/>
                              </w:rPr>
                              <w:t>The correct drug can be selected from the results.</w:t>
                            </w:r>
                          </w:p>
                          <w:p w14:paraId="13A1DE28" w14:textId="77777777" w:rsidR="000F7249" w:rsidRPr="00D32626" w:rsidRDefault="000F7249" w:rsidP="00B45A73">
                            <w:pPr>
                              <w:rPr>
                                <w:sz w:val="20"/>
                              </w:rPr>
                            </w:pPr>
                            <w:r w:rsidRPr="00D32626">
                              <w:rPr>
                                <w:sz w:val="20"/>
                              </w:rPr>
                              <w:t>Details of the selected drug</w:t>
                            </w:r>
                          </w:p>
                          <w:p w14:paraId="43D45037" w14:textId="77777777" w:rsidR="000F7249" w:rsidRDefault="000F7249" w:rsidP="00BF37E0">
                            <w:r w:rsidRPr="00D32626">
                              <w:rPr>
                                <w:sz w:val="20"/>
                              </w:rPr>
                              <w:t>The Add button adds the drug to the user’s medication</w:t>
                            </w:r>
                            <w:r>
                              <w:t>.</w:t>
                            </w:r>
                          </w:p>
                          <w:p w14:paraId="431623D9" w14:textId="77777777" w:rsidR="000F7249" w:rsidRDefault="000F7249" w:rsidP="00B45A73"/>
                          <w:p w14:paraId="436A1BD1" w14:textId="77777777" w:rsidR="000F7249" w:rsidRDefault="000F7249" w:rsidP="00B45A73"/>
                          <w:p w14:paraId="58B9EE8D" w14:textId="77777777" w:rsidR="000F7249" w:rsidRDefault="000F7249"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1pt;margin-top:21.6pt;width:118.2pt;height:197.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" filled="f" stroked="f">
                <v:textbox>
                  <w:txbxContent>
                    <w:p w14:paraId="4B040D1D" w14:textId="77777777" w:rsidR="000F7249" w:rsidRDefault="000F7249" w:rsidP="00B45A73">
                      <w:r w:rsidRPr="00D32626">
                        <w:rPr>
                          <w:sz w:val="20"/>
                        </w:rPr>
                        <w:t>Drugs can be searched for in the database</w:t>
                      </w:r>
                      <w:r>
                        <w:t>.</w:t>
                      </w:r>
                    </w:p>
                    <w:p w14:paraId="7577E53A" w14:textId="77777777" w:rsidR="000F7249" w:rsidRPr="00D32626" w:rsidRDefault="000F7249" w:rsidP="00B45A73">
                      <w:pPr>
                        <w:rPr>
                          <w:sz w:val="20"/>
                        </w:rPr>
                      </w:pPr>
                      <w:r w:rsidRPr="00D32626">
                        <w:rPr>
                          <w:sz w:val="20"/>
                        </w:rPr>
                        <w:t>The correct drug can be selected from the results.</w:t>
                      </w:r>
                    </w:p>
                    <w:p w14:paraId="13A1DE28" w14:textId="77777777" w:rsidR="000F7249" w:rsidRPr="00D32626" w:rsidRDefault="000F7249" w:rsidP="00B45A73">
                      <w:pPr>
                        <w:rPr>
                          <w:sz w:val="20"/>
                        </w:rPr>
                      </w:pPr>
                      <w:r w:rsidRPr="00D32626">
                        <w:rPr>
                          <w:sz w:val="20"/>
                        </w:rPr>
                        <w:t>Details of the selected drug</w:t>
                      </w:r>
                    </w:p>
                    <w:p w14:paraId="43D45037" w14:textId="77777777" w:rsidR="000F7249" w:rsidRDefault="000F7249" w:rsidP="00BF37E0">
                      <w:r w:rsidRPr="00D32626">
                        <w:rPr>
                          <w:sz w:val="20"/>
                        </w:rPr>
                        <w:t>The Add button adds the drug to the user’s medication</w:t>
                      </w:r>
                      <w:r>
                        <w:t>.</w:t>
                      </w:r>
                    </w:p>
                    <w:p w14:paraId="431623D9" w14:textId="77777777" w:rsidR="000F7249" w:rsidRDefault="000F7249" w:rsidP="00B45A73"/>
                    <w:p w14:paraId="436A1BD1" w14:textId="77777777" w:rsidR="000F7249" w:rsidRDefault="000F7249" w:rsidP="00B45A73"/>
                    <w:p w14:paraId="58B9EE8D" w14:textId="77777777" w:rsidR="000F7249" w:rsidRDefault="000F7249" w:rsidP="00B45A73"/>
                  </w:txbxContent>
                </v:textbox>
              </v:shape>
            </w:pict>
          </mc:Fallback>
        </mc:AlternateContent>
      </w:r>
      <w:r w:rsidRPr="003C1178">
        <w:t>Add Medication Screen</w:t>
      </w:r>
      <w:bookmarkEnd w:id="863"/>
      <w:bookmarkEnd w:id="864"/>
    </w:p>
    <w:p w14:paraId="48D35338" w14:textId="3D3B93A3" w:rsidR="00B45A73" w:rsidRPr="003C1178" w:rsidRDefault="00D32626" w:rsidP="00B45A73">
      <w:pPr>
        <w:ind w:left="720"/>
      </w:pPr>
      <w:r w:rsidRPr="003C1178">
        <w:rPr>
          <w:noProof/>
          <w:lang w:eastAsia="en-GB"/>
        </w:rPr>
        <mc:AlternateContent>
          <mc:Choice Requires="wps">
            <w:drawing>
              <wp:anchor distT="0" distB="0" distL="114300" distR="114300" simplePos="0" relativeHeight="251730432" behindDoc="0" locked="0" layoutInCell="1" allowOverlap="1" wp14:anchorId="319BAB35" wp14:editId="12E2EEEA">
                <wp:simplePos x="0" y="0"/>
                <wp:positionH relativeFrom="column">
                  <wp:posOffset>4140201</wp:posOffset>
                </wp:positionH>
                <wp:positionV relativeFrom="paragraph">
                  <wp:posOffset>1976755</wp:posOffset>
                </wp:positionV>
                <wp:extent cx="320039" cy="355600"/>
                <wp:effectExtent l="38100" t="0" r="23495" b="63500"/>
                <wp:wrapNone/>
                <wp:docPr id="11" name="Straight Arrow Connector 11"/>
                <wp:cNvGraphicFramePr/>
                <a:graphic xmlns:a="http://schemas.openxmlformats.org/drawingml/2006/main">
                  <a:graphicData uri="http://schemas.microsoft.com/office/word/2010/wordprocessingShape">
                    <wps:wsp>
                      <wps:cNvCnPr/>
                      <wps:spPr>
                        <a:xfrm flipH="1">
                          <a:off x="0" y="0"/>
                          <a:ext cx="320039"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BF24B5" id="Straight Arrow Connector 11" o:spid="_x0000_s1026" type="#_x0000_t32" style="position:absolute;margin-left:326pt;margin-top:155.65pt;width:25.2pt;height:28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" strokecolor="#4579b8 [3044]">
                <v:stroke endarrow="open"/>
              </v:shape>
            </w:pict>
          </mc:Fallback>
        </mc:AlternateContent>
      </w:r>
      <w:r w:rsidR="00B45A73" w:rsidRPr="003C1178">
        <w:rPr>
          <w:noProof/>
          <w:lang w:eastAsia="en-GB"/>
        </w:rPr>
        <mc:AlternateContent>
          <mc:Choice Requires="wps">
            <w:drawing>
              <wp:anchor distT="0" distB="0" distL="114300" distR="114300" simplePos="0" relativeHeight="251699712" behindDoc="0" locked="0" layoutInCell="1" allowOverlap="1" wp14:anchorId="65FA279A" wp14:editId="48CE25AC">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A06A7C"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sidR="00B45A73" w:rsidRPr="003C1178">
        <w:rPr>
          <w:noProof/>
          <w:lang w:eastAsia="en-GB"/>
        </w:rPr>
        <mc:AlternateContent>
          <mc:Choice Requires="wps">
            <w:drawing>
              <wp:anchor distT="0" distB="0" distL="114300" distR="114300" simplePos="0" relativeHeight="251698688" behindDoc="0" locked="0" layoutInCell="1" allowOverlap="1" wp14:anchorId="27881273" wp14:editId="2A388CE3">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BE67CA"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sidR="00B45A73" w:rsidRPr="003C1178">
        <w:rPr>
          <w:noProof/>
          <w:lang w:eastAsia="en-GB"/>
        </w:rPr>
        <mc:AlternateContent>
          <mc:Choice Requires="wps">
            <w:drawing>
              <wp:anchor distT="0" distB="0" distL="114300" distR="114300" simplePos="0" relativeHeight="251697664" behindDoc="0" locked="0" layoutInCell="1" allowOverlap="1" wp14:anchorId="5681A267" wp14:editId="46401D4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53C6E1"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00B45A73" w:rsidRPr="003C1178">
        <w:rPr>
          <w:noProof/>
          <w:lang w:eastAsia="en-GB"/>
        </w:rPr>
        <w:drawing>
          <wp:inline distT="0" distB="0" distL="0" distR="0" wp14:anchorId="24AF76FF" wp14:editId="7A74DE70">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00B45A73" w:rsidRPr="003C1178">
        <w:rPr>
          <w:noProof/>
          <w:lang w:eastAsia="en-GB"/>
        </w:rPr>
        <w:t xml:space="preserve"> </w:t>
      </w:r>
    </w:p>
    <w:p w14:paraId="6E2C6D92" w14:textId="119DEB0E" w:rsidR="00B45A73" w:rsidRPr="003C1178" w:rsidRDefault="00B45A73" w:rsidP="00B45A73">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8</w:t>
      </w:r>
      <w:r w:rsidR="00997AB1" w:rsidRPr="003C1178">
        <w:rPr>
          <w:noProof/>
        </w:rPr>
        <w:fldChar w:fldCharType="end"/>
      </w:r>
      <w:r w:rsidRPr="003C1178">
        <w:t xml:space="preserve"> - The Add Medication screen provides a list of matching medication names against a search phrase. It provides information about the dosage and any contraindications.</w:t>
      </w:r>
    </w:p>
    <w:p w14:paraId="39747F43" w14:textId="77777777" w:rsidR="00B45A73" w:rsidRPr="003C1178" w:rsidRDefault="00B45A73" w:rsidP="00B45A73">
      <w:pPr>
        <w:pStyle w:val="Heading3"/>
        <w:spacing w:before="120" w:after="120" w:line="360" w:lineRule="auto"/>
        <w:ind w:left="992"/>
      </w:pPr>
      <w:bookmarkStart w:id="865" w:name="_Ref1662287"/>
      <w:bookmarkStart w:id="866" w:name="_Toc2052918"/>
      <w:r w:rsidRPr="003C1178">
        <w:t>Medication Details</w:t>
      </w:r>
      <w:r w:rsidR="00D9755B" w:rsidRPr="003C1178">
        <w:t xml:space="preserve"> Screen</w:t>
      </w:r>
      <w:bookmarkEnd w:id="865"/>
      <w:bookmarkEnd w:id="866"/>
    </w:p>
    <w:p w14:paraId="454305AE" w14:textId="77777777" w:rsidR="00B45A73" w:rsidRPr="003C1178" w:rsidRDefault="00B45A73" w:rsidP="00B45A73">
      <w:pPr>
        <w:ind w:left="720"/>
      </w:pPr>
      <w:r w:rsidRPr="003C1178">
        <w:rPr>
          <w:noProof/>
          <w:lang w:eastAsia="en-GB"/>
        </w:rPr>
        <w:drawing>
          <wp:inline distT="0" distB="0" distL="0" distR="0" wp14:anchorId="70866BAA" wp14:editId="00B5C73D">
            <wp:extent cx="3958639" cy="2520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373DC3F8" w14:textId="6BB29A50" w:rsidR="00B45A73" w:rsidRPr="003C1178" w:rsidRDefault="00B45A73" w:rsidP="00B45A73">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9</w:t>
      </w:r>
      <w:r w:rsidR="00997AB1" w:rsidRPr="003C1178">
        <w:rPr>
          <w:noProof/>
        </w:rPr>
        <w:fldChar w:fldCharType="end"/>
      </w:r>
      <w:r w:rsidRPr="003C1178">
        <w:t xml:space="preserve"> - The Medication Details screen gives an additional screen which can give the user information and a visual image of the associated tablet. It offers the user a mechanism to reassure the user that they are taking the right medication.</w:t>
      </w:r>
    </w:p>
    <w:p w14:paraId="5793E02D" w14:textId="729910CC" w:rsidR="000D1F1D" w:rsidRPr="003C1178" w:rsidRDefault="000D1F1D" w:rsidP="000D1F1D">
      <w:pPr>
        <w:pStyle w:val="Heading3"/>
        <w:spacing w:before="240" w:after="120" w:line="360" w:lineRule="auto"/>
        <w:ind w:left="992"/>
      </w:pPr>
      <w:bookmarkStart w:id="867" w:name="_Ref1662452"/>
      <w:bookmarkStart w:id="868" w:name="_Toc2052919"/>
      <w:r w:rsidRPr="003C1178">
        <w:lastRenderedPageBreak/>
        <w:t>Energy Screen</w:t>
      </w:r>
      <w:bookmarkEnd w:id="867"/>
      <w:bookmarkEnd w:id="868"/>
    </w:p>
    <w:p w14:paraId="5F0C0B71" w14:textId="6244A3DE" w:rsidR="00B45A73" w:rsidRPr="003C1178" w:rsidRDefault="001032B9" w:rsidP="000C7C62">
      <w:pPr>
        <w:ind w:left="720"/>
        <w:rPr>
          <w:lang w:eastAsia="en-GB"/>
        </w:rPr>
      </w:pPr>
      <w:r w:rsidRPr="003C1178">
        <w:rPr>
          <w:noProof/>
          <w:lang w:eastAsia="en-GB"/>
        </w:rPr>
        <mc:AlternateContent>
          <mc:Choice Requires="wps">
            <w:drawing>
              <wp:anchor distT="0" distB="0" distL="114300" distR="114300" simplePos="0" relativeHeight="251701760" behindDoc="0" locked="0" layoutInCell="1" allowOverlap="1" wp14:anchorId="198828AB" wp14:editId="5EF6B271">
                <wp:simplePos x="0" y="0"/>
                <wp:positionH relativeFrom="column">
                  <wp:posOffset>4541520</wp:posOffset>
                </wp:positionH>
                <wp:positionV relativeFrom="paragraph">
                  <wp:posOffset>150495</wp:posOffset>
                </wp:positionV>
                <wp:extent cx="1211580"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2209800"/>
                        </a:xfrm>
                        <a:prstGeom prst="rect">
                          <a:avLst/>
                        </a:prstGeom>
                        <a:noFill/>
                        <a:ln w="9525">
                          <a:noFill/>
                          <a:miter lim="800000"/>
                          <a:headEnd/>
                          <a:tailEnd/>
                        </a:ln>
                      </wps:spPr>
                      <wps:txbx>
                        <w:txbxContent>
                          <w:p w14:paraId="0363B897" w14:textId="39287630" w:rsidR="000F7249" w:rsidRDefault="000F7249" w:rsidP="000D1F1D">
                            <w:r>
                              <w:t>Total energy usage</w:t>
                            </w:r>
                          </w:p>
                          <w:p w14:paraId="1337F225" w14:textId="77777777" w:rsidR="000F7249" w:rsidRDefault="000F7249" w:rsidP="000D1F1D"/>
                          <w:p w14:paraId="23AD3087" w14:textId="77777777" w:rsidR="000F7249" w:rsidRDefault="000F7249" w:rsidP="000D1F1D">
                            <w:r>
                              <w:t>Energy usage at 10:57am on given day</w:t>
                            </w:r>
                          </w:p>
                          <w:p w14:paraId="04D24F46" w14:textId="77777777" w:rsidR="000F7249" w:rsidRDefault="000F7249" w:rsidP="000D1F1D"/>
                          <w:p w14:paraId="462B834F" w14:textId="6BCC248D" w:rsidR="000F7249" w:rsidRDefault="000F7249" w:rsidP="000D1F1D">
                            <w:r>
                              <w:t xml:space="preserve">Edit button allows user to add smart devises to be tracked (see </w:t>
                            </w:r>
                            <w:r>
                              <w:fldChar w:fldCharType="begin"/>
                            </w:r>
                            <w:r>
                              <w:instrText xml:space="preserve"> REF _Ref1662802 \r \h </w:instrText>
                            </w:r>
                            <w:r>
                              <w:fldChar w:fldCharType="separate"/>
                            </w:r>
                            <w:r>
                              <w:t>7.1.11</w:t>
                            </w:r>
                            <w:r>
                              <w:fldChar w:fldCharType="end"/>
                            </w:r>
                            <w:r>
                              <w:t xml:space="preserve">  Smart Appliances)</w:t>
                            </w:r>
                          </w:p>
                          <w:p w14:paraId="0E59467E" w14:textId="77777777" w:rsidR="000F7249" w:rsidRDefault="000F7249" w:rsidP="000D1F1D"/>
                          <w:p w14:paraId="11F20C9E" w14:textId="77777777" w:rsidR="000F7249" w:rsidRDefault="000F7249" w:rsidP="000D1F1D"/>
                          <w:p w14:paraId="0DDACFC2" w14:textId="77777777" w:rsidR="000F7249" w:rsidRDefault="000F7249" w:rsidP="000D1F1D"/>
                          <w:p w14:paraId="1E610E76" w14:textId="77777777" w:rsidR="000F7249" w:rsidRDefault="000F7249" w:rsidP="000D1F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7.6pt;margin-top:11.85pt;width:95.4pt;height:17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" filled="f" stroked="f">
                <v:textbox>
                  <w:txbxContent>
                    <w:p w14:paraId="0363B897" w14:textId="39287630" w:rsidR="000F7249" w:rsidRDefault="000F7249" w:rsidP="000D1F1D">
                      <w:r>
                        <w:t>Total energy usage</w:t>
                      </w:r>
                    </w:p>
                    <w:p w14:paraId="1337F225" w14:textId="77777777" w:rsidR="000F7249" w:rsidRDefault="000F7249" w:rsidP="000D1F1D"/>
                    <w:p w14:paraId="23AD3087" w14:textId="77777777" w:rsidR="000F7249" w:rsidRDefault="000F7249" w:rsidP="000D1F1D">
                      <w:r>
                        <w:t>Energy usage at 10:57am on given day</w:t>
                      </w:r>
                    </w:p>
                    <w:p w14:paraId="04D24F46" w14:textId="77777777" w:rsidR="000F7249" w:rsidRDefault="000F7249" w:rsidP="000D1F1D"/>
                    <w:p w14:paraId="462B834F" w14:textId="6BCC248D" w:rsidR="000F7249" w:rsidRDefault="000F7249" w:rsidP="000D1F1D">
                      <w:r>
                        <w:t xml:space="preserve">Edit button allows user to add smart devises to be tracked (see </w:t>
                      </w:r>
                      <w:r>
                        <w:fldChar w:fldCharType="begin"/>
                      </w:r>
                      <w:r>
                        <w:instrText xml:space="preserve"> REF _Ref1662802 \r \h </w:instrText>
                      </w:r>
                      <w:r>
                        <w:fldChar w:fldCharType="separate"/>
                      </w:r>
                      <w:r>
                        <w:t>7.1.11</w:t>
                      </w:r>
                      <w:r>
                        <w:fldChar w:fldCharType="end"/>
                      </w:r>
                      <w:r>
                        <w:t xml:space="preserve">  Smart Appliances)</w:t>
                      </w:r>
                    </w:p>
                    <w:p w14:paraId="0E59467E" w14:textId="77777777" w:rsidR="000F7249" w:rsidRDefault="000F7249" w:rsidP="000D1F1D"/>
                    <w:p w14:paraId="11F20C9E" w14:textId="77777777" w:rsidR="000F7249" w:rsidRDefault="000F7249" w:rsidP="000D1F1D"/>
                    <w:p w14:paraId="0DDACFC2" w14:textId="77777777" w:rsidR="000F7249" w:rsidRDefault="000F7249" w:rsidP="000D1F1D"/>
                    <w:p w14:paraId="1E610E76" w14:textId="77777777" w:rsidR="000F7249" w:rsidRDefault="000F7249" w:rsidP="000D1F1D"/>
                  </w:txbxContent>
                </v:textbox>
              </v:shape>
            </w:pict>
          </mc:Fallback>
        </mc:AlternateContent>
      </w:r>
      <w:r w:rsidR="004D3D52" w:rsidRPr="003C1178">
        <w:rPr>
          <w:noProof/>
          <w:lang w:eastAsia="en-GB"/>
        </w:rPr>
        <mc:AlternateContent>
          <mc:Choice Requires="wps">
            <w:drawing>
              <wp:anchor distT="0" distB="0" distL="114300" distR="114300" simplePos="0" relativeHeight="251741696" behindDoc="0" locked="0" layoutInCell="1" allowOverlap="1" wp14:anchorId="5D784C8D" wp14:editId="7D97D694">
                <wp:simplePos x="0" y="0"/>
                <wp:positionH relativeFrom="column">
                  <wp:posOffset>2735580</wp:posOffset>
                </wp:positionH>
                <wp:positionV relativeFrom="paragraph">
                  <wp:posOffset>1096645</wp:posOffset>
                </wp:positionV>
                <wp:extent cx="1775460" cy="360045"/>
                <wp:effectExtent l="38100" t="0" r="15240" b="97155"/>
                <wp:wrapNone/>
                <wp:docPr id="257" name="Straight Arrow Connector 257"/>
                <wp:cNvGraphicFramePr/>
                <a:graphic xmlns:a="http://schemas.openxmlformats.org/drawingml/2006/main">
                  <a:graphicData uri="http://schemas.microsoft.com/office/word/2010/wordprocessingShape">
                    <wps:wsp>
                      <wps:cNvCnPr/>
                      <wps:spPr>
                        <a:xfrm flipH="1">
                          <a:off x="0" y="0"/>
                          <a:ext cx="1775460" cy="360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0BDE4B" id="Straight Arrow Connector 257" o:spid="_x0000_s1026" type="#_x0000_t32" style="position:absolute;margin-left:215.4pt;margin-top:86.35pt;width:139.8pt;height:28.35pt;flip:x;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" strokecolor="#4579b8 [3044]">
                <v:stroke endarrow="open"/>
              </v:shape>
            </w:pict>
          </mc:Fallback>
        </mc:AlternateContent>
      </w:r>
      <w:r w:rsidR="00D32626" w:rsidRPr="003C1178">
        <w:rPr>
          <w:noProof/>
          <w:lang w:eastAsia="en-GB"/>
        </w:rPr>
        <mc:AlternateContent>
          <mc:Choice Requires="wps">
            <w:drawing>
              <wp:anchor distT="0" distB="0" distL="114300" distR="114300" simplePos="0" relativeHeight="251705856" behindDoc="0" locked="0" layoutInCell="1" allowOverlap="1" wp14:anchorId="1477AFBC" wp14:editId="66B23B6F">
                <wp:simplePos x="0" y="0"/>
                <wp:positionH relativeFrom="column">
                  <wp:posOffset>4114801</wp:posOffset>
                </wp:positionH>
                <wp:positionV relativeFrom="paragraph">
                  <wp:posOffset>2152015</wp:posOffset>
                </wp:positionV>
                <wp:extent cx="428624" cy="209550"/>
                <wp:effectExtent l="38100" t="0" r="29210" b="57150"/>
                <wp:wrapNone/>
                <wp:docPr id="292" name="Straight Arrow Connector 292"/>
                <wp:cNvGraphicFramePr/>
                <a:graphic xmlns:a="http://schemas.openxmlformats.org/drawingml/2006/main">
                  <a:graphicData uri="http://schemas.microsoft.com/office/word/2010/wordprocessingShape">
                    <wps:wsp>
                      <wps:cNvCnPr/>
                      <wps:spPr>
                        <a:xfrm flipH="1">
                          <a:off x="0" y="0"/>
                          <a:ext cx="428624"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2375DC" id="Straight Arrow Connector 292" o:spid="_x0000_s1026" type="#_x0000_t32" style="position:absolute;margin-left:324pt;margin-top:169.45pt;width:33.75pt;height:16.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" strokecolor="#4579b8 [3044]">
                <v:stroke endarrow="open"/>
              </v:shape>
            </w:pict>
          </mc:Fallback>
        </mc:AlternateContent>
      </w:r>
      <w:r w:rsidR="00D32626" w:rsidRPr="003C1178">
        <w:rPr>
          <w:noProof/>
          <w:lang w:eastAsia="en-GB"/>
        </w:rPr>
        <mc:AlternateContent>
          <mc:Choice Requires="wps">
            <w:drawing>
              <wp:anchor distT="0" distB="0" distL="114300" distR="114300" simplePos="0" relativeHeight="251702784" behindDoc="0" locked="0" layoutInCell="1" allowOverlap="1" wp14:anchorId="0CF1FD72" wp14:editId="7E4F79C0">
                <wp:simplePos x="0" y="0"/>
                <wp:positionH relativeFrom="column">
                  <wp:posOffset>3724275</wp:posOffset>
                </wp:positionH>
                <wp:positionV relativeFrom="paragraph">
                  <wp:posOffset>399415</wp:posOffset>
                </wp:positionV>
                <wp:extent cx="815341" cy="466725"/>
                <wp:effectExtent l="38100" t="0" r="22860" b="66675"/>
                <wp:wrapNone/>
                <wp:docPr id="306" name="Straight Arrow Connector 306"/>
                <wp:cNvGraphicFramePr/>
                <a:graphic xmlns:a="http://schemas.openxmlformats.org/drawingml/2006/main">
                  <a:graphicData uri="http://schemas.microsoft.com/office/word/2010/wordprocessingShape">
                    <wps:wsp>
                      <wps:cNvCnPr/>
                      <wps:spPr>
                        <a:xfrm flipH="1">
                          <a:off x="0" y="0"/>
                          <a:ext cx="815341"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6" o:spid="_x0000_s1026" type="#_x0000_t32" style="position:absolute;margin-left:293.25pt;margin-top:31.45pt;width:64.2pt;height:3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" strokecolor="#4579b8 [3044]">
                <v:stroke endarrow="open"/>
              </v:shape>
            </w:pict>
          </mc:Fallback>
        </mc:AlternateContent>
      </w:r>
      <w:r w:rsidR="000D1F1D" w:rsidRPr="003C1178">
        <w:rPr>
          <w:noProof/>
          <w:lang w:eastAsia="en-GB"/>
        </w:rPr>
        <w:drawing>
          <wp:inline distT="0" distB="0" distL="0" distR="0" wp14:anchorId="754B4B91" wp14:editId="1C7DBC6D">
            <wp:extent cx="3958639" cy="251697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58639" cy="2516971"/>
                    </a:xfrm>
                    <a:prstGeom prst="rect">
                      <a:avLst/>
                    </a:prstGeom>
                  </pic:spPr>
                </pic:pic>
              </a:graphicData>
            </a:graphic>
          </wp:inline>
        </w:drawing>
      </w:r>
    </w:p>
    <w:p w14:paraId="6C1FD9DF" w14:textId="4C4B8A1D" w:rsidR="000D1F1D" w:rsidRPr="003C1178" w:rsidRDefault="000D1F1D" w:rsidP="000D1F1D">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10</w:t>
      </w:r>
      <w:r w:rsidR="00997AB1" w:rsidRPr="003C1178">
        <w:rPr>
          <w:noProof/>
        </w:rPr>
        <w:fldChar w:fldCharType="end"/>
      </w:r>
      <w:r w:rsidRPr="003C1178">
        <w:t xml:space="preserve"> - The primary Energy Usage screen shows a week of bars which indicate total energy use that day with current use. Any helpful tips as to cutting back usage appear using information from the 'smart home' monitoring system.</w:t>
      </w:r>
    </w:p>
    <w:p w14:paraId="1CF62877" w14:textId="77777777" w:rsidR="00CF48AA" w:rsidRPr="003C1178" w:rsidRDefault="00CF48AA" w:rsidP="00CF48AA">
      <w:pPr>
        <w:pStyle w:val="Heading3"/>
        <w:spacing w:before="0" w:line="360" w:lineRule="auto"/>
        <w:ind w:left="992"/>
      </w:pPr>
      <w:bookmarkStart w:id="869" w:name="_Ref1662685"/>
      <w:bookmarkStart w:id="870" w:name="_Toc2052920"/>
      <w:r w:rsidRPr="003C1178">
        <w:t>Energy Usage Breakdown Screen</w:t>
      </w:r>
      <w:bookmarkEnd w:id="869"/>
      <w:bookmarkEnd w:id="870"/>
    </w:p>
    <w:p w14:paraId="2A7B18CD" w14:textId="77777777" w:rsidR="00CF48AA" w:rsidRPr="003C1178" w:rsidRDefault="00CF48AA" w:rsidP="00CF48AA">
      <w:pPr>
        <w:ind w:left="720"/>
      </w:pPr>
      <w:r w:rsidRPr="003C1178">
        <w:rPr>
          <w:noProof/>
          <w:lang w:eastAsia="en-GB"/>
        </w:rPr>
        <w:drawing>
          <wp:inline distT="0" distB="0" distL="0" distR="0" wp14:anchorId="4035D1E2" wp14:editId="0CA05481">
            <wp:extent cx="3960000" cy="2517836"/>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60000" cy="2517836"/>
                    </a:xfrm>
                    <a:prstGeom prst="rect">
                      <a:avLst/>
                    </a:prstGeom>
                  </pic:spPr>
                </pic:pic>
              </a:graphicData>
            </a:graphic>
          </wp:inline>
        </w:drawing>
      </w:r>
    </w:p>
    <w:p w14:paraId="4F733375" w14:textId="1D28DF10" w:rsidR="00CF48AA" w:rsidRPr="003C1178" w:rsidRDefault="00CF48AA" w:rsidP="00CF48AA">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11</w:t>
      </w:r>
      <w:r w:rsidR="00997AB1" w:rsidRPr="003C1178">
        <w:rPr>
          <w:noProof/>
        </w:rPr>
        <w:fldChar w:fldCharType="end"/>
      </w:r>
      <w:r w:rsidRPr="003C1178">
        <w:t xml:space="preserve"> - This screen is displayed when the user taps a bar for a given day on the primary Energy page. It gives information about how energy is being used in the home up to that time. </w:t>
      </w:r>
    </w:p>
    <w:p w14:paraId="1189F82F" w14:textId="77777777" w:rsidR="00CF48AA" w:rsidRPr="003C1178" w:rsidRDefault="00CF48AA" w:rsidP="00CF48AA">
      <w:pPr>
        <w:pStyle w:val="Heading3"/>
        <w:spacing w:before="120" w:after="120" w:line="360" w:lineRule="auto"/>
        <w:ind w:left="992"/>
      </w:pPr>
      <w:bookmarkStart w:id="871" w:name="_Ref1662802"/>
      <w:bookmarkStart w:id="872" w:name="_Toc2052921"/>
      <w:r w:rsidRPr="003C1178">
        <w:lastRenderedPageBreak/>
        <w:t>Smart Appliances</w:t>
      </w:r>
      <w:r w:rsidR="00D9755B" w:rsidRPr="003C1178">
        <w:t xml:space="preserve"> Screen</w:t>
      </w:r>
      <w:bookmarkEnd w:id="871"/>
      <w:bookmarkEnd w:id="872"/>
    </w:p>
    <w:p w14:paraId="7502CD08" w14:textId="6593AB52" w:rsidR="00CF48AA" w:rsidRPr="003C1178" w:rsidRDefault="00D32626" w:rsidP="00CF48AA">
      <w:pPr>
        <w:ind w:left="720"/>
      </w:pPr>
      <w:r w:rsidRPr="003C1178">
        <w:rPr>
          <w:noProof/>
          <w:lang w:eastAsia="en-GB"/>
        </w:rPr>
        <mc:AlternateContent>
          <mc:Choice Requires="wps">
            <w:drawing>
              <wp:anchor distT="0" distB="0" distL="114300" distR="114300" simplePos="0" relativeHeight="251732480" behindDoc="0" locked="0" layoutInCell="1" allowOverlap="1" wp14:anchorId="6D20561B" wp14:editId="55112FA4">
                <wp:simplePos x="0" y="0"/>
                <wp:positionH relativeFrom="column">
                  <wp:posOffset>4124325</wp:posOffset>
                </wp:positionH>
                <wp:positionV relativeFrom="paragraph">
                  <wp:posOffset>1853565</wp:posOffset>
                </wp:positionV>
                <wp:extent cx="428625" cy="108585"/>
                <wp:effectExtent l="38100" t="0" r="28575" b="81915"/>
                <wp:wrapNone/>
                <wp:docPr id="15" name="Straight Arrow Connector 15"/>
                <wp:cNvGraphicFramePr/>
                <a:graphic xmlns:a="http://schemas.openxmlformats.org/drawingml/2006/main">
                  <a:graphicData uri="http://schemas.microsoft.com/office/word/2010/wordprocessingShape">
                    <wps:wsp>
                      <wps:cNvCnPr/>
                      <wps:spPr>
                        <a:xfrm flipH="1">
                          <a:off x="0" y="0"/>
                          <a:ext cx="428625"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966559" id="Straight Arrow Connector 15" o:spid="_x0000_s1026" type="#_x0000_t32" style="position:absolute;margin-left:324.75pt;margin-top:145.95pt;width:33.75pt;height:8.55pt;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" strokecolor="#4579b8 [3044]">
                <v:stroke endarrow="open"/>
              </v:shape>
            </w:pict>
          </mc:Fallback>
        </mc:AlternateContent>
      </w:r>
      <w:r w:rsidRPr="003C1178">
        <w:rPr>
          <w:noProof/>
          <w:lang w:eastAsia="en-GB"/>
        </w:rPr>
        <mc:AlternateContent>
          <mc:Choice Requires="wps">
            <w:drawing>
              <wp:anchor distT="0" distB="0" distL="114300" distR="114300" simplePos="0" relativeHeight="251707904" behindDoc="0" locked="0" layoutInCell="1" allowOverlap="1" wp14:anchorId="00825079" wp14:editId="226484DD">
                <wp:simplePos x="0" y="0"/>
                <wp:positionH relativeFrom="column">
                  <wp:posOffset>3051810</wp:posOffset>
                </wp:positionH>
                <wp:positionV relativeFrom="paragraph">
                  <wp:posOffset>575310</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C4BB45" id="Straight Arrow Connector 289" o:spid="_x0000_s1026" type="#_x0000_t32" style="position:absolute;margin-left:240.3pt;margin-top:45.3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" strokecolor="#4579b8 [3044]">
                <v:stroke endarrow="open"/>
              </v:shape>
            </w:pict>
          </mc:Fallback>
        </mc:AlternateContent>
      </w:r>
      <w:r w:rsidRPr="003C1178">
        <w:rPr>
          <w:noProof/>
          <w:lang w:eastAsia="en-GB"/>
        </w:rPr>
        <mc:AlternateContent>
          <mc:Choice Requires="wps">
            <w:drawing>
              <wp:anchor distT="0" distB="0" distL="114300" distR="114300" simplePos="0" relativeHeight="251709952" behindDoc="0" locked="0" layoutInCell="1" allowOverlap="1" wp14:anchorId="288215F1" wp14:editId="1DDF80FF">
                <wp:simplePos x="0" y="0"/>
                <wp:positionH relativeFrom="column">
                  <wp:posOffset>4552950</wp:posOffset>
                </wp:positionH>
                <wp:positionV relativeFrom="paragraph">
                  <wp:posOffset>81914</wp:posOffset>
                </wp:positionV>
                <wp:extent cx="1264920" cy="22574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257425"/>
                        </a:xfrm>
                        <a:prstGeom prst="rect">
                          <a:avLst/>
                        </a:prstGeom>
                        <a:noFill/>
                        <a:ln w="9525">
                          <a:noFill/>
                          <a:miter lim="800000"/>
                          <a:headEnd/>
                          <a:tailEnd/>
                        </a:ln>
                      </wps:spPr>
                      <wps:txbx>
                        <w:txbxContent>
                          <w:p w14:paraId="6AC0DF12" w14:textId="77777777" w:rsidR="000F7249" w:rsidRDefault="000F7249" w:rsidP="00CF48AA">
                            <w:r>
                              <w:t>Use arrows to add remove devices from being tracked for energy usage.</w:t>
                            </w:r>
                          </w:p>
                          <w:p w14:paraId="6FE8B39D" w14:textId="77777777" w:rsidR="000F7249" w:rsidRDefault="000F7249" w:rsidP="00CF48AA"/>
                          <w:p w14:paraId="4D3F8F70" w14:textId="67F01595" w:rsidR="000F7249" w:rsidRDefault="000F7249" w:rsidP="00CF48AA">
                            <w:r>
                              <w:t>Tip telling user how to get new devices linked to the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58.5pt;margin-top:6.45pt;width:99.6pt;height:177.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" filled="f" stroked="f">
                <v:textbox>
                  <w:txbxContent>
                    <w:p w14:paraId="6AC0DF12" w14:textId="77777777" w:rsidR="000F7249" w:rsidRDefault="000F7249" w:rsidP="00CF48AA">
                      <w:r>
                        <w:t>Use arrows to add remove devices from being tracked for energy usage.</w:t>
                      </w:r>
                    </w:p>
                    <w:p w14:paraId="6FE8B39D" w14:textId="77777777" w:rsidR="000F7249" w:rsidRDefault="000F7249" w:rsidP="00CF48AA"/>
                    <w:p w14:paraId="4D3F8F70" w14:textId="67F01595" w:rsidR="000F7249" w:rsidRDefault="000F7249" w:rsidP="00CF48AA">
                      <w:r>
                        <w:t>Tip telling user how to get new devices linked to the application.</w:t>
                      </w:r>
                    </w:p>
                  </w:txbxContent>
                </v:textbox>
              </v:shape>
            </w:pict>
          </mc:Fallback>
        </mc:AlternateContent>
      </w:r>
      <w:r w:rsidR="00CF48AA" w:rsidRPr="003C1178">
        <w:rPr>
          <w:noProof/>
          <w:lang w:eastAsia="en-GB"/>
        </w:rPr>
        <mc:AlternateContent>
          <mc:Choice Requires="wps">
            <w:drawing>
              <wp:anchor distT="0" distB="0" distL="114300" distR="114300" simplePos="0" relativeHeight="251710976" behindDoc="0" locked="0" layoutInCell="1" allowOverlap="1" wp14:anchorId="56B10994" wp14:editId="3B9C64C2">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93BE51"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00CF48AA" w:rsidRPr="003C1178">
        <w:rPr>
          <w:noProof/>
          <w:lang w:eastAsia="en-GB"/>
        </w:rPr>
        <w:drawing>
          <wp:inline distT="0" distB="0" distL="0" distR="0" wp14:anchorId="40E5FE08" wp14:editId="769FEA34">
            <wp:extent cx="3958639" cy="2520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CF48AA" w:rsidRPr="003C1178">
        <w:rPr>
          <w:noProof/>
          <w:lang w:eastAsia="en-GB"/>
        </w:rPr>
        <w:t xml:space="preserve"> </w:t>
      </w:r>
    </w:p>
    <w:p w14:paraId="0780A153" w14:textId="47F0FB21" w:rsidR="00CF48AA" w:rsidRPr="003C1178" w:rsidRDefault="00CF48AA" w:rsidP="00CF48AA">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12</w:t>
      </w:r>
      <w:r w:rsidR="00997AB1" w:rsidRPr="003C1178">
        <w:rPr>
          <w:noProof/>
        </w:rPr>
        <w:fldChar w:fldCharType="end"/>
      </w:r>
      <w:r w:rsidRPr="003C1178">
        <w:t xml:space="preserve"> The Smart Appliance Screen shows the 'smart' appliances that the monitoring system has found to be in use and provides the addition of further devices to be monitored. These devices are monitored to give the user control over their energy usage.</w:t>
      </w:r>
    </w:p>
    <w:p w14:paraId="6CB9928A" w14:textId="16D8F8B2" w:rsidR="00CF48AA" w:rsidRPr="003C1178" w:rsidRDefault="001032B9" w:rsidP="00F44039">
      <w:pPr>
        <w:pStyle w:val="Heading3"/>
        <w:spacing w:before="120" w:after="120" w:line="360" w:lineRule="auto"/>
        <w:ind w:left="992"/>
      </w:pPr>
      <w:bookmarkStart w:id="873" w:name="_Ref1662881"/>
      <w:bookmarkStart w:id="874" w:name="_Ref1663167"/>
      <w:bookmarkStart w:id="875" w:name="_Ref1664261"/>
      <w:bookmarkStart w:id="876" w:name="_Toc2052922"/>
      <w:r w:rsidRPr="003C1178">
        <w:rPr>
          <w:noProof/>
          <w:lang w:eastAsia="en-GB"/>
        </w:rPr>
        <mc:AlternateContent>
          <mc:Choice Requires="wps">
            <w:drawing>
              <wp:anchor distT="0" distB="0" distL="114300" distR="114300" simplePos="0" relativeHeight="251713024" behindDoc="0" locked="0" layoutInCell="1" allowOverlap="1" wp14:anchorId="6CB92E87" wp14:editId="6CBBDE3C">
                <wp:simplePos x="0" y="0"/>
                <wp:positionH relativeFrom="column">
                  <wp:posOffset>4556760</wp:posOffset>
                </wp:positionH>
                <wp:positionV relativeFrom="paragraph">
                  <wp:posOffset>41910</wp:posOffset>
                </wp:positionV>
                <wp:extent cx="11049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533400"/>
                        </a:xfrm>
                        <a:prstGeom prst="rect">
                          <a:avLst/>
                        </a:prstGeom>
                        <a:noFill/>
                        <a:ln w="9525">
                          <a:noFill/>
                          <a:miter lim="800000"/>
                          <a:headEnd/>
                          <a:tailEnd/>
                        </a:ln>
                      </wps:spPr>
                      <wps:txbx>
                        <w:txbxContent>
                          <w:p w14:paraId="587B2CCD" w14:textId="77777777" w:rsidR="000F7249" w:rsidRDefault="000F7249"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8.8pt;margin-top:3.3pt;width:87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" filled="f" stroked="f">
                <v:textbox>
                  <w:txbxContent>
                    <w:p w14:paraId="587B2CCD" w14:textId="77777777" w:rsidR="000F7249" w:rsidRDefault="000F7249" w:rsidP="00F44039">
                      <w:r>
                        <w:t>Press to start exercise</w:t>
                      </w:r>
                    </w:p>
                  </w:txbxContent>
                </v:textbox>
              </v:shape>
            </w:pict>
          </mc:Fallback>
        </mc:AlternateContent>
      </w:r>
      <w:r w:rsidR="00F44039" w:rsidRPr="003C1178">
        <w:rPr>
          <w:noProof/>
          <w:lang w:eastAsia="en-GB"/>
        </w:rPr>
        <mc:AlternateContent>
          <mc:Choice Requires="wps">
            <w:drawing>
              <wp:anchor distT="0" distB="0" distL="114300" distR="114300" simplePos="0" relativeHeight="251715072" behindDoc="0" locked="0" layoutInCell="1" allowOverlap="1" wp14:anchorId="49C4286F" wp14:editId="1CC973A6">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00F44039" w:rsidRPr="003C1178">
        <w:t>Exercise Screen</w:t>
      </w:r>
      <w:bookmarkEnd w:id="873"/>
      <w:bookmarkEnd w:id="874"/>
      <w:bookmarkEnd w:id="875"/>
      <w:bookmarkEnd w:id="876"/>
    </w:p>
    <w:p w14:paraId="2637AA7A" w14:textId="408D9305" w:rsidR="00CF48AA" w:rsidRPr="003C1178" w:rsidRDefault="001032B9" w:rsidP="00CF48AA">
      <w:pPr>
        <w:ind w:left="720"/>
      </w:pPr>
      <w:r w:rsidRPr="003C1178">
        <w:rPr>
          <w:noProof/>
          <w:lang w:eastAsia="en-GB"/>
        </w:rPr>
        <mc:AlternateContent>
          <mc:Choice Requires="wps">
            <w:drawing>
              <wp:anchor distT="0" distB="0" distL="114300" distR="114300" simplePos="0" relativeHeight="251718144" behindDoc="0" locked="0" layoutInCell="1" allowOverlap="1" wp14:anchorId="6BE1CF9C" wp14:editId="00AB9DCF">
                <wp:simplePos x="0" y="0"/>
                <wp:positionH relativeFrom="column">
                  <wp:posOffset>4556760</wp:posOffset>
                </wp:positionH>
                <wp:positionV relativeFrom="paragraph">
                  <wp:posOffset>123825</wp:posOffset>
                </wp:positionV>
                <wp:extent cx="1219200" cy="169926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699260"/>
                        </a:xfrm>
                        <a:prstGeom prst="rect">
                          <a:avLst/>
                        </a:prstGeom>
                        <a:noFill/>
                        <a:ln w="9525">
                          <a:noFill/>
                          <a:miter lim="800000"/>
                          <a:headEnd/>
                          <a:tailEnd/>
                        </a:ln>
                      </wps:spPr>
                      <wps:txbx>
                        <w:txbxContent>
                          <w:p w14:paraId="440ED5DB" w14:textId="0F5D9420" w:rsidR="000F7249" w:rsidRPr="002F67EA" w:rsidRDefault="000F7249" w:rsidP="00F44039">
                            <w:r>
                              <w:t>Press exercise button to view</w:t>
                            </w:r>
                            <w:r w:rsidRPr="002F67EA">
                              <w:t xml:space="preserve"> a run</w:t>
                            </w:r>
                            <w:r>
                              <w:t>-</w:t>
                            </w:r>
                            <w:r w:rsidRPr="002F67EA">
                              <w:t>th</w:t>
                            </w:r>
                            <w:r>
                              <w:t>r</w:t>
                            </w:r>
                            <w:r w:rsidRPr="002F67EA">
                              <w:t>ough of the exercise to see if suitable</w:t>
                            </w:r>
                            <w:r>
                              <w:t xml:space="preserve"> (see</w:t>
                            </w:r>
                            <w:del w:id="877" w:author="Mary Holderby" w:date="2019-02-26T07:20:00Z">
                              <w:r w:rsidDel="001032B9">
                                <w:delText xml:space="preserve"> </w:delText>
                              </w:r>
                              <w:r w:rsidDel="001032B9">
                                <w:fldChar w:fldCharType="begin"/>
                              </w:r>
                              <w:r w:rsidDel="001032B9">
                                <w:delInstrText xml:space="preserve"> REF _Ref1704127 \r \h </w:delInstrText>
                              </w:r>
                              <w:r w:rsidDel="001032B9">
                                <w:fldChar w:fldCharType="separate"/>
                              </w:r>
                              <w:r w:rsidDel="001032B9">
                                <w:delText>7.1.14</w:delText>
                              </w:r>
                              <w:r w:rsidDel="001032B9">
                                <w:fldChar w:fldCharType="end"/>
                              </w:r>
                            </w:del>
                            <w:ins w:id="878" w:author="Mary Holderby" w:date="2019-02-26T07:20:00Z">
                              <w:r w:rsidR="001032B9">
                                <w:t xml:space="preserve"> </w:t>
                              </w:r>
                              <w:r w:rsidR="001032B9">
                                <w:fldChar w:fldCharType="begin"/>
                              </w:r>
                              <w:r w:rsidR="001032B9">
                                <w:instrText xml:space="preserve"> REF _Ref1704127 \r \h </w:instrText>
                              </w:r>
                            </w:ins>
                            <w:r w:rsidR="001032B9">
                              <w:fldChar w:fldCharType="separate"/>
                            </w:r>
                            <w:ins w:id="879" w:author="Mary Holderby" w:date="2019-02-26T07:20:00Z">
                              <w:r w:rsidR="001032B9">
                                <w:t>7.1.12</w:t>
                              </w:r>
                              <w:r w:rsidR="001032B9">
                                <w:fldChar w:fldCharType="end"/>
                              </w:r>
                            </w:ins>
                            <w:r>
                              <w:t xml:space="preserve"> Exercise Run-Through)</w:t>
                            </w:r>
                            <w:r w:rsidRPr="002F67EA">
                              <w:t>.</w:t>
                            </w:r>
                          </w:p>
                          <w:p w14:paraId="082F006A" w14:textId="77777777" w:rsidR="000F7249" w:rsidRDefault="000F7249"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58.8pt;margin-top:9.75pt;width:96pt;height:133.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" filled="f" stroked="f">
                <v:textbox>
                  <w:txbxContent>
                    <w:p w14:paraId="440ED5DB" w14:textId="0F5D9420" w:rsidR="000F7249" w:rsidRPr="002F67EA" w:rsidRDefault="000F7249" w:rsidP="00F44039">
                      <w:r>
                        <w:t>Press exercise button to view</w:t>
                      </w:r>
                      <w:r w:rsidRPr="002F67EA">
                        <w:t xml:space="preserve"> a run</w:t>
                      </w:r>
                      <w:r>
                        <w:t>-</w:t>
                      </w:r>
                      <w:r w:rsidRPr="002F67EA">
                        <w:t>th</w:t>
                      </w:r>
                      <w:r>
                        <w:t>r</w:t>
                      </w:r>
                      <w:r w:rsidRPr="002F67EA">
                        <w:t>ough of the exercise to see if suitable</w:t>
                      </w:r>
                      <w:r>
                        <w:t xml:space="preserve"> (see</w:t>
                      </w:r>
                      <w:del w:id="880" w:author="Mary Holderby" w:date="2019-02-26T07:20:00Z">
                        <w:r w:rsidDel="001032B9">
                          <w:delText xml:space="preserve"> </w:delText>
                        </w:r>
                        <w:r w:rsidDel="001032B9">
                          <w:fldChar w:fldCharType="begin"/>
                        </w:r>
                        <w:r w:rsidDel="001032B9">
                          <w:delInstrText xml:space="preserve"> REF _Ref1704127 \r \h </w:delInstrText>
                        </w:r>
                        <w:r w:rsidDel="001032B9">
                          <w:fldChar w:fldCharType="separate"/>
                        </w:r>
                        <w:r w:rsidDel="001032B9">
                          <w:delText>7.1.14</w:delText>
                        </w:r>
                        <w:r w:rsidDel="001032B9">
                          <w:fldChar w:fldCharType="end"/>
                        </w:r>
                      </w:del>
                      <w:ins w:id="881" w:author="Mary Holderby" w:date="2019-02-26T07:20:00Z">
                        <w:r w:rsidR="001032B9">
                          <w:t xml:space="preserve"> </w:t>
                        </w:r>
                        <w:r w:rsidR="001032B9">
                          <w:fldChar w:fldCharType="begin"/>
                        </w:r>
                        <w:r w:rsidR="001032B9">
                          <w:instrText xml:space="preserve"> REF _Ref1704127 \r \h </w:instrText>
                        </w:r>
                      </w:ins>
                      <w:r w:rsidR="001032B9">
                        <w:fldChar w:fldCharType="separate"/>
                      </w:r>
                      <w:ins w:id="882" w:author="Mary Holderby" w:date="2019-02-26T07:20:00Z">
                        <w:r w:rsidR="001032B9">
                          <w:t>7.1.12</w:t>
                        </w:r>
                        <w:r w:rsidR="001032B9">
                          <w:fldChar w:fldCharType="end"/>
                        </w:r>
                      </w:ins>
                      <w:r>
                        <w:t xml:space="preserve"> Exercise Run-Through)</w:t>
                      </w:r>
                      <w:r w:rsidRPr="002F67EA">
                        <w:t>.</w:t>
                      </w:r>
                    </w:p>
                    <w:p w14:paraId="082F006A" w14:textId="77777777" w:rsidR="000F7249" w:rsidRDefault="000F7249" w:rsidP="00F44039"/>
                  </w:txbxContent>
                </v:textbox>
              </v:shape>
            </w:pict>
          </mc:Fallback>
        </mc:AlternateContent>
      </w:r>
      <w:r w:rsidR="00BB20BF" w:rsidRPr="003C1178">
        <w:rPr>
          <w:noProof/>
          <w:lang w:eastAsia="en-GB"/>
        </w:rPr>
        <mc:AlternateContent>
          <mc:Choice Requires="wps">
            <w:drawing>
              <wp:anchor distT="0" distB="0" distL="114300" distR="114300" simplePos="0" relativeHeight="251714048" behindDoc="0" locked="0" layoutInCell="1" allowOverlap="1" wp14:anchorId="4EB3FFC4" wp14:editId="6D0BBA58">
                <wp:simplePos x="0" y="0"/>
                <wp:positionH relativeFrom="column">
                  <wp:posOffset>4549140</wp:posOffset>
                </wp:positionH>
                <wp:positionV relativeFrom="paragraph">
                  <wp:posOffset>1724025</wp:posOffset>
                </wp:positionV>
                <wp:extent cx="1226820" cy="8763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876300"/>
                        </a:xfrm>
                        <a:prstGeom prst="rect">
                          <a:avLst/>
                        </a:prstGeom>
                        <a:noFill/>
                        <a:ln w="9525">
                          <a:noFill/>
                          <a:miter lim="800000"/>
                          <a:headEnd/>
                          <a:tailEnd/>
                        </a:ln>
                      </wps:spPr>
                      <wps:txbx>
                        <w:txbxContent>
                          <w:p w14:paraId="30990467" w14:textId="77777777" w:rsidR="000F7249" w:rsidRDefault="000F7249"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58.2pt;margin-top:135.75pt;width:96.6pt;height:6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" filled="f" stroked="f">
                <v:textbox>
                  <w:txbxContent>
                    <w:p w14:paraId="30990467" w14:textId="77777777" w:rsidR="000F7249" w:rsidRDefault="000F7249" w:rsidP="00F44039">
                      <w:r>
                        <w:t xml:space="preserve">Indicates expected time needed for exercise </w:t>
                      </w:r>
                    </w:p>
                  </w:txbxContent>
                </v:textbox>
              </v:shape>
            </w:pict>
          </mc:Fallback>
        </mc:AlternateContent>
      </w:r>
      <w:r w:rsidR="00A84D6E" w:rsidRPr="003C1178">
        <w:rPr>
          <w:noProof/>
          <w:lang w:eastAsia="en-GB"/>
        </w:rPr>
        <mc:AlternateContent>
          <mc:Choice Requires="wps">
            <w:drawing>
              <wp:anchor distT="0" distB="0" distL="114300" distR="114300" simplePos="0" relativeHeight="251719168" behindDoc="0" locked="0" layoutInCell="1" allowOverlap="1" wp14:anchorId="47E7766E" wp14:editId="15B74303">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B26541"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00A84D6E" w:rsidRPr="003C1178">
        <w:rPr>
          <w:noProof/>
          <w:lang w:eastAsia="en-GB"/>
        </w:rPr>
        <mc:AlternateContent>
          <mc:Choice Requires="wps">
            <w:drawing>
              <wp:anchor distT="0" distB="0" distL="114300" distR="114300" simplePos="0" relativeHeight="251717120" behindDoc="0" locked="0" layoutInCell="1" allowOverlap="1" wp14:anchorId="329296E4" wp14:editId="2994E18B">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867914D" id="_x0000_t32" coordsize="21600,21600" o:spt="32" o:oned="t" path="m,l21600,21600e" filled="f">
                <v:path arrowok="t" fillok="f" o:connecttype="none"/>
                <o:lock v:ext="edit" shapetype="t"/>
              </v:shapetype>
              <v:shape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00A84D6E" w:rsidRPr="003C1178">
        <w:rPr>
          <w:noProof/>
          <w:lang w:eastAsia="en-GB"/>
        </w:rPr>
        <mc:AlternateContent>
          <mc:Choice Requires="wps">
            <w:drawing>
              <wp:anchor distT="0" distB="0" distL="114300" distR="114300" simplePos="0" relativeHeight="251716096" behindDoc="0" locked="0" layoutInCell="1" allowOverlap="1" wp14:anchorId="2D6E83CC" wp14:editId="124DFF29">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00CF48AA" w:rsidRPr="003C1178">
        <w:rPr>
          <w:noProof/>
          <w:lang w:eastAsia="en-GB"/>
        </w:rPr>
        <w:drawing>
          <wp:inline distT="0" distB="0" distL="0" distR="0" wp14:anchorId="372E7C6F" wp14:editId="21DABBD6">
            <wp:extent cx="3958639" cy="2520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F44039" w:rsidRPr="003C1178">
        <w:rPr>
          <w:noProof/>
          <w:lang w:eastAsia="en-GB"/>
        </w:rPr>
        <w:t xml:space="preserve"> </w:t>
      </w:r>
    </w:p>
    <w:p w14:paraId="4093C4FD" w14:textId="69DAA91B" w:rsidR="00F44039" w:rsidRPr="003C1178" w:rsidRDefault="00F44039" w:rsidP="00F44039">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13</w:t>
      </w:r>
      <w:r w:rsidR="00997AB1" w:rsidRPr="003C1178">
        <w:rPr>
          <w:noProof/>
        </w:rPr>
        <w:fldChar w:fldCharType="end"/>
      </w:r>
      <w:r w:rsidRPr="003C1178">
        <w:t xml:space="preserve"> – The main Exercise screen shows exercises which are available in the system for the user to participate in. It provides a time-to-complete guidance under each exercise. The ‘Back’ button takes the user to the previous screen (</w:t>
      </w:r>
      <w:r w:rsidRPr="003C1178">
        <w:fldChar w:fldCharType="begin"/>
      </w:r>
      <w:r w:rsidRPr="003C1178">
        <w:instrText xml:space="preserve"> REF _Ref1145344 \r \h </w:instrText>
      </w:r>
      <w:r w:rsidR="003C1178" w:rsidRPr="003C1178">
        <w:instrText xml:space="preserve"> \* MERGEFORMAT </w:instrText>
      </w:r>
      <w:r w:rsidRPr="003C1178">
        <w:fldChar w:fldCharType="separate"/>
      </w:r>
      <w:r w:rsidR="00E67EC7">
        <w:t>5.3</w:t>
      </w:r>
      <w:r w:rsidRPr="003C1178">
        <w:fldChar w:fldCharType="end"/>
      </w:r>
      <w:r w:rsidRPr="003C1178">
        <w:t xml:space="preserve"> Home</w:t>
      </w:r>
      <w:del w:id="883" w:author="Mary Holderby" w:date="2019-02-26T07:21:00Z">
        <w:r w:rsidRPr="003C1178" w:rsidDel="001032B9">
          <w:delText xml:space="preserve"> Page</w:delText>
        </w:r>
      </w:del>
      <w:ins w:id="884" w:author="Mary Holderby" w:date="2019-02-26T07:21:00Z">
        <w:r w:rsidR="001032B9">
          <w:t xml:space="preserve"> Screen</w:t>
        </w:r>
      </w:ins>
      <w:r w:rsidRPr="003C1178">
        <w:t>).</w:t>
      </w:r>
    </w:p>
    <w:p w14:paraId="7FF9005D" w14:textId="77777777" w:rsidR="00B11D30" w:rsidRPr="003C1178" w:rsidRDefault="00B11D30" w:rsidP="00B11D30">
      <w:pPr>
        <w:pStyle w:val="Heading3"/>
        <w:spacing w:before="120" w:after="120" w:line="360" w:lineRule="auto"/>
        <w:ind w:left="992"/>
      </w:pPr>
      <w:bookmarkStart w:id="885" w:name="_Ref1663226"/>
      <w:bookmarkStart w:id="886" w:name="_Ref1664224"/>
      <w:bookmarkStart w:id="887" w:name="_Toc2052923"/>
      <w:r w:rsidRPr="003C1178">
        <w:lastRenderedPageBreak/>
        <w:t>Add Exercises</w:t>
      </w:r>
      <w:bookmarkEnd w:id="885"/>
      <w:r w:rsidR="004842A5" w:rsidRPr="003C1178">
        <w:t xml:space="preserve"> Screen</w:t>
      </w:r>
      <w:bookmarkEnd w:id="886"/>
      <w:bookmarkEnd w:id="887"/>
    </w:p>
    <w:p w14:paraId="0E8FE38D" w14:textId="56B96645" w:rsidR="00F44039" w:rsidRPr="003C1178" w:rsidRDefault="00E050D3" w:rsidP="00F44039">
      <w:pPr>
        <w:ind w:left="720"/>
      </w:pPr>
      <w:r w:rsidRPr="003C1178">
        <w:rPr>
          <w:noProof/>
          <w:lang w:eastAsia="en-GB"/>
        </w:rPr>
        <mc:AlternateContent>
          <mc:Choice Requires="wps">
            <w:drawing>
              <wp:anchor distT="0" distB="0" distL="114300" distR="114300" simplePos="0" relativeHeight="251734528" behindDoc="0" locked="0" layoutInCell="1" allowOverlap="1" wp14:anchorId="03468793" wp14:editId="4C98CE3C">
                <wp:simplePos x="0" y="0"/>
                <wp:positionH relativeFrom="column">
                  <wp:posOffset>3209925</wp:posOffset>
                </wp:positionH>
                <wp:positionV relativeFrom="paragraph">
                  <wp:posOffset>1377315</wp:posOffset>
                </wp:positionV>
                <wp:extent cx="1381125" cy="361950"/>
                <wp:effectExtent l="38100" t="0" r="28575" b="76200"/>
                <wp:wrapNone/>
                <wp:docPr id="27" name="Straight Arrow Connector 27"/>
                <wp:cNvGraphicFramePr/>
                <a:graphic xmlns:a="http://schemas.openxmlformats.org/drawingml/2006/main">
                  <a:graphicData uri="http://schemas.microsoft.com/office/word/2010/wordprocessingShape">
                    <wps:wsp>
                      <wps:cNvCnPr/>
                      <wps:spPr>
                        <a:xfrm flipH="1">
                          <a:off x="0" y="0"/>
                          <a:ext cx="1381125" cy="3619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FEAB37" id="Straight Arrow Connector 27" o:spid="_x0000_s1026" type="#_x0000_t32" style="position:absolute;margin-left:252.75pt;margin-top:108.45pt;width:108.75pt;height:28.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" strokecolor="#bc4542 [3045]">
                <v:stroke endarrow="open"/>
              </v:shape>
            </w:pict>
          </mc:Fallback>
        </mc:AlternateContent>
      </w:r>
      <w:r w:rsidR="00F44039" w:rsidRPr="003C1178">
        <w:rPr>
          <w:noProof/>
          <w:lang w:eastAsia="en-GB"/>
        </w:rPr>
        <mc:AlternateContent>
          <mc:Choice Requires="wps">
            <w:drawing>
              <wp:anchor distT="0" distB="0" distL="114300" distR="114300" simplePos="0" relativeHeight="251721216" behindDoc="0" locked="0" layoutInCell="1" allowOverlap="1" wp14:anchorId="7B59C62A" wp14:editId="29F3CB40">
                <wp:simplePos x="0" y="0"/>
                <wp:positionH relativeFrom="column">
                  <wp:posOffset>4549140</wp:posOffset>
                </wp:positionH>
                <wp:positionV relativeFrom="paragraph">
                  <wp:posOffset>1039495</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14:paraId="51046874" w14:textId="0351C207" w:rsidR="000F7249" w:rsidRDefault="000F7249" w:rsidP="00F44039">
                            <w:r>
                              <w:t xml:space="preserve">Press to add/ remove exercises to the personalised list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58.2pt;margin-top:81.85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" filled="f" stroked="f">
                <v:textbox>
                  <w:txbxContent>
                    <w:p w14:paraId="51046874" w14:textId="0351C207" w:rsidR="000F7249" w:rsidRDefault="000F7249" w:rsidP="00F44039">
                      <w:r>
                        <w:t xml:space="preserve">Press to add/ remove exercises to the personalised list </w:t>
                      </w:r>
                    </w:p>
                  </w:txbxContent>
                </v:textbox>
              </v:shape>
            </w:pict>
          </mc:Fallback>
        </mc:AlternateContent>
      </w:r>
      <w:r w:rsidR="00F44039" w:rsidRPr="003C1178">
        <w:rPr>
          <w:noProof/>
          <w:lang w:eastAsia="en-GB"/>
        </w:rPr>
        <w:drawing>
          <wp:inline distT="0" distB="0" distL="0" distR="0" wp14:anchorId="269A3050" wp14:editId="2A2FCCD2">
            <wp:extent cx="3958639" cy="2520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41196420" w14:textId="5450B4CF" w:rsidR="00F44039" w:rsidRPr="003C1178" w:rsidRDefault="00F44039" w:rsidP="00F44039">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14</w:t>
      </w:r>
      <w:r w:rsidR="00997AB1" w:rsidRPr="003C1178">
        <w:rPr>
          <w:noProof/>
        </w:rPr>
        <w:fldChar w:fldCharType="end"/>
      </w:r>
      <w:r w:rsidRPr="003C1178">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p w14:paraId="0622F98B" w14:textId="5DB39D04" w:rsidR="00851F2F" w:rsidRPr="003C1178" w:rsidRDefault="00E050D3" w:rsidP="00851F2F">
      <w:pPr>
        <w:pStyle w:val="Heading3"/>
        <w:spacing w:before="120" w:after="120" w:line="360" w:lineRule="auto"/>
        <w:ind w:left="992"/>
      </w:pPr>
      <w:bookmarkStart w:id="888" w:name="_Ref1704127"/>
      <w:bookmarkStart w:id="889" w:name="_Toc2052924"/>
      <w:r w:rsidRPr="003C1178">
        <w:rPr>
          <w:noProof/>
          <w:lang w:eastAsia="en-GB"/>
        </w:rPr>
        <mc:AlternateContent>
          <mc:Choice Requires="wps">
            <w:drawing>
              <wp:anchor distT="0" distB="0" distL="114300" distR="114300" simplePos="0" relativeHeight="251723264" behindDoc="0" locked="0" layoutInCell="1" allowOverlap="1" wp14:anchorId="1303B0EF" wp14:editId="0D611E13">
                <wp:simplePos x="0" y="0"/>
                <wp:positionH relativeFrom="column">
                  <wp:posOffset>4610100</wp:posOffset>
                </wp:positionH>
                <wp:positionV relativeFrom="paragraph">
                  <wp:posOffset>-66675</wp:posOffset>
                </wp:positionV>
                <wp:extent cx="1129665" cy="30861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86100"/>
                        </a:xfrm>
                        <a:prstGeom prst="rect">
                          <a:avLst/>
                        </a:prstGeom>
                        <a:noFill/>
                        <a:ln w="9525">
                          <a:noFill/>
                          <a:miter lim="800000"/>
                          <a:headEnd/>
                          <a:tailEnd/>
                        </a:ln>
                      </wps:spPr>
                      <wps:txbx>
                        <w:txbxContent>
                          <w:p w14:paraId="67F3DCEE" w14:textId="77777777" w:rsidR="000F7249" w:rsidRDefault="000F7249" w:rsidP="00851F2F">
                            <w:r>
                              <w:t>Countdown timer showing how long a position must be held.</w:t>
                            </w:r>
                          </w:p>
                          <w:p w14:paraId="409A8EED" w14:textId="77777777" w:rsidR="000F7249" w:rsidRDefault="000F7249" w:rsidP="00851F2F">
                            <w:r>
                              <w:t xml:space="preserve">Overlay of user showing how closely they are matching the correct positions </w:t>
                            </w:r>
                          </w:p>
                          <w:p w14:paraId="116F8668" w14:textId="046A02A0" w:rsidR="000F7249" w:rsidRDefault="000F7249" w:rsidP="00851F2F">
                            <w:r>
                              <w:t xml:space="preserve">Exercise can be paused at any time  </w:t>
                            </w:r>
                          </w:p>
                          <w:p w14:paraId="7E84057D" w14:textId="77777777" w:rsidR="000F7249" w:rsidRDefault="000F7249" w:rsidP="00851F2F"/>
                          <w:p w14:paraId="29D39814" w14:textId="77777777" w:rsidR="000F7249" w:rsidRDefault="000F7249"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63pt;margin-top:-5.25pt;width:88.95pt;height:243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" filled="f" stroked="f">
                <v:textbox>
                  <w:txbxContent>
                    <w:p w14:paraId="67F3DCEE" w14:textId="77777777" w:rsidR="000F7249" w:rsidRDefault="000F7249" w:rsidP="00851F2F">
                      <w:r>
                        <w:t>Countdown timer showing how long a position must be held.</w:t>
                      </w:r>
                    </w:p>
                    <w:p w14:paraId="409A8EED" w14:textId="77777777" w:rsidR="000F7249" w:rsidRDefault="000F7249" w:rsidP="00851F2F">
                      <w:r>
                        <w:t xml:space="preserve">Overlay of user showing how closely they are matching the correct positions </w:t>
                      </w:r>
                    </w:p>
                    <w:p w14:paraId="116F8668" w14:textId="046A02A0" w:rsidR="000F7249" w:rsidRDefault="000F7249" w:rsidP="00851F2F">
                      <w:r>
                        <w:t xml:space="preserve">Exercise can be paused at any time  </w:t>
                      </w:r>
                    </w:p>
                    <w:p w14:paraId="7E84057D" w14:textId="77777777" w:rsidR="000F7249" w:rsidRDefault="000F7249" w:rsidP="00851F2F"/>
                    <w:p w14:paraId="29D39814" w14:textId="77777777" w:rsidR="000F7249" w:rsidRDefault="000F7249" w:rsidP="00851F2F"/>
                  </w:txbxContent>
                </v:textbox>
              </v:shape>
            </w:pict>
          </mc:Fallback>
        </mc:AlternateContent>
      </w:r>
      <w:r w:rsidR="00851F2F" w:rsidRPr="003C1178">
        <w:rPr>
          <w:noProof/>
          <w:lang w:eastAsia="en-GB"/>
        </w:rPr>
        <mc:AlternateContent>
          <mc:Choice Requires="wps">
            <w:drawing>
              <wp:anchor distT="0" distB="0" distL="114300" distR="114300" simplePos="0" relativeHeight="251726336" behindDoc="0" locked="0" layoutInCell="1" allowOverlap="1" wp14:anchorId="1EA77B01" wp14:editId="1A26A77D">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D71BED"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rsidR="00851F2F" w:rsidRPr="003C1178">
        <w:t>Exercise Run-Through</w:t>
      </w:r>
      <w:bookmarkEnd w:id="888"/>
      <w:bookmarkEnd w:id="889"/>
    </w:p>
    <w:p w14:paraId="06CBFBC7" w14:textId="77777777" w:rsidR="00B11D30" w:rsidRPr="003C1178" w:rsidRDefault="00851F2F" w:rsidP="00B11D30">
      <w:pPr>
        <w:ind w:left="720"/>
      </w:pPr>
      <w:r w:rsidRPr="003C1178">
        <w:rPr>
          <w:noProof/>
          <w:lang w:eastAsia="en-GB"/>
        </w:rPr>
        <mc:AlternateContent>
          <mc:Choice Requires="wps">
            <w:drawing>
              <wp:anchor distT="0" distB="0" distL="114300" distR="114300" simplePos="0" relativeHeight="251728384" behindDoc="0" locked="0" layoutInCell="1" allowOverlap="1" wp14:anchorId="57F41CE2" wp14:editId="5C48ADBE">
                <wp:simplePos x="0" y="0"/>
                <wp:positionH relativeFrom="column">
                  <wp:posOffset>4352925</wp:posOffset>
                </wp:positionH>
                <wp:positionV relativeFrom="paragraph">
                  <wp:posOffset>2322195</wp:posOffset>
                </wp:positionV>
                <wp:extent cx="314325"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17EC38" id="Straight Arrow Connector 31" o:spid="_x0000_s1026" type="#_x0000_t32" style="position:absolute;margin-left:342.75pt;margin-top:182.85pt;width:24.75pt;height:0;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" strokecolor="#bc4542 [3045]">
                <v:stroke endarrow="open"/>
              </v:shape>
            </w:pict>
          </mc:Fallback>
        </mc:AlternateContent>
      </w:r>
      <w:r w:rsidR="00B11D30" w:rsidRPr="003C1178">
        <w:rPr>
          <w:noProof/>
          <w:lang w:eastAsia="en-GB"/>
        </w:rPr>
        <w:drawing>
          <wp:inline distT="0" distB="0" distL="0" distR="0" wp14:anchorId="15F702BC" wp14:editId="166A5961">
            <wp:extent cx="3958639" cy="252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Pr="003C1178">
        <w:rPr>
          <w:noProof/>
          <w:lang w:eastAsia="en-GB"/>
        </w:rPr>
        <w:t xml:space="preserve"> </w:t>
      </w:r>
    </w:p>
    <w:p w14:paraId="5A86B032" w14:textId="3665696F" w:rsidR="00B11D30" w:rsidRPr="003C1178" w:rsidRDefault="00B11D30" w:rsidP="00B11D30">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15</w:t>
      </w:r>
      <w:r w:rsidR="00997AB1" w:rsidRPr="003C1178">
        <w:rPr>
          <w:noProof/>
        </w:rPr>
        <w:fldChar w:fldCharType="end"/>
      </w:r>
      <w:r w:rsidRPr="003C1178">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14:paraId="7C226320" w14:textId="77777777" w:rsidR="00851F2F" w:rsidRPr="003C1178" w:rsidRDefault="00851F2F" w:rsidP="00851F2F">
      <w:pPr>
        <w:pStyle w:val="Heading3"/>
        <w:spacing w:before="120" w:after="120" w:line="360" w:lineRule="auto"/>
        <w:ind w:left="992"/>
      </w:pPr>
      <w:bookmarkStart w:id="890" w:name="_Ref1704232"/>
      <w:bookmarkStart w:id="891" w:name="_Toc2052925"/>
      <w:r w:rsidRPr="003C1178">
        <w:lastRenderedPageBreak/>
        <w:t>Smart Robot (Cozmo)</w:t>
      </w:r>
      <w:bookmarkEnd w:id="890"/>
      <w:bookmarkEnd w:id="891"/>
    </w:p>
    <w:p w14:paraId="4E41B138" w14:textId="77777777" w:rsidR="00851F2F" w:rsidRPr="003C1178" w:rsidRDefault="00851F2F" w:rsidP="00851F2F">
      <w:pPr>
        <w:ind w:left="720"/>
      </w:pPr>
      <w:r w:rsidRPr="003C1178">
        <w:rPr>
          <w:noProof/>
          <w:lang w:eastAsia="en-GB"/>
        </w:rPr>
        <w:drawing>
          <wp:inline distT="0" distB="0" distL="0" distR="0" wp14:anchorId="24096CC9" wp14:editId="189F146B">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2520000"/>
                    </a:xfrm>
                    <a:prstGeom prst="rect">
                      <a:avLst/>
                    </a:prstGeom>
                  </pic:spPr>
                </pic:pic>
              </a:graphicData>
            </a:graphic>
          </wp:inline>
        </w:drawing>
      </w:r>
    </w:p>
    <w:p w14:paraId="49388F14" w14:textId="60141F8A" w:rsidR="00851F2F" w:rsidRPr="003C1178" w:rsidRDefault="00851F2F" w:rsidP="00851F2F">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16</w:t>
      </w:r>
      <w:r w:rsidR="00997AB1" w:rsidRPr="003C1178">
        <w:rPr>
          <w:noProof/>
        </w:rPr>
        <w:fldChar w:fldCharType="end"/>
      </w:r>
      <w:r w:rsidRPr="003C1178">
        <w:t xml:space="preserve"> - This is the Smart Robot screen. On this screen the user selects an item for the robot (Cozmo) to retrieve and it is through this screen that both Cozmo and the user interact to confirm the item to be retrieved and to confirm that the right item has been retrieved.</w:t>
      </w:r>
    </w:p>
    <w:p w14:paraId="19D5D506" w14:textId="77777777" w:rsidR="00851F2F" w:rsidRPr="003C1178" w:rsidRDefault="00851F2F" w:rsidP="00851F2F">
      <w:pPr>
        <w:pStyle w:val="Heading3"/>
        <w:spacing w:before="120" w:after="120" w:line="360" w:lineRule="auto"/>
        <w:ind w:left="992"/>
      </w:pPr>
      <w:bookmarkStart w:id="892" w:name="_Ref1704268"/>
      <w:bookmarkStart w:id="893" w:name="_Toc2052926"/>
      <w:r w:rsidRPr="003C1178">
        <w:t>Settings Screen</w:t>
      </w:r>
      <w:bookmarkEnd w:id="892"/>
      <w:bookmarkEnd w:id="893"/>
    </w:p>
    <w:p w14:paraId="3B5A0A17" w14:textId="77777777" w:rsidR="00851F2F" w:rsidRPr="003C1178" w:rsidRDefault="00851F2F" w:rsidP="00851F2F">
      <w:pPr>
        <w:ind w:left="720"/>
      </w:pPr>
      <w:r w:rsidRPr="003C1178">
        <w:rPr>
          <w:noProof/>
          <w:lang w:eastAsia="en-GB"/>
        </w:rPr>
        <w:drawing>
          <wp:inline distT="0" distB="0" distL="0" distR="0" wp14:anchorId="29DF0598" wp14:editId="6BE65EF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0000" cy="2520000"/>
                    </a:xfrm>
                    <a:prstGeom prst="rect">
                      <a:avLst/>
                    </a:prstGeom>
                  </pic:spPr>
                </pic:pic>
              </a:graphicData>
            </a:graphic>
          </wp:inline>
        </w:drawing>
      </w:r>
    </w:p>
    <w:p w14:paraId="0841F611" w14:textId="21FB30C5" w:rsidR="00851F2F" w:rsidRPr="003C1178" w:rsidRDefault="00851F2F" w:rsidP="00851F2F">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17</w:t>
      </w:r>
      <w:r w:rsidR="00997AB1" w:rsidRPr="003C1178">
        <w:rPr>
          <w:noProof/>
        </w:rPr>
        <w:fldChar w:fldCharType="end"/>
      </w:r>
      <w:r w:rsidRPr="003C1178">
        <w:t xml:space="preserve"> - This is the Settings screen through which the user may change the colour palette of the screens and buttons displayed in the Interactive Screen. By pressing the 'Reset' bottom at the lower right, the colours are returned to their defaults.</w:t>
      </w:r>
    </w:p>
    <w:p w14:paraId="148A3103" w14:textId="77777777" w:rsidR="000C7C62" w:rsidRPr="003C1178" w:rsidRDefault="000C7C62" w:rsidP="000C7C62">
      <w:pPr>
        <w:ind w:left="720"/>
      </w:pPr>
    </w:p>
    <w:p w14:paraId="1A469418" w14:textId="77777777" w:rsidR="001032B9" w:rsidRDefault="001032B9">
      <w:pPr>
        <w:rPr>
          <w:ins w:id="894" w:author="Mary Holderby" w:date="2019-02-26T07:22:00Z"/>
          <w:rFonts w:asciiTheme="majorHAnsi" w:eastAsiaTheme="majorEastAsia" w:hAnsiTheme="majorHAnsi" w:cstheme="majorBidi"/>
          <w:b/>
          <w:bCs/>
          <w:color w:val="365F91" w:themeColor="accent1" w:themeShade="BF"/>
          <w:sz w:val="28"/>
          <w:szCs w:val="28"/>
        </w:rPr>
      </w:pPr>
      <w:bookmarkStart w:id="895" w:name="_Toc2052927"/>
      <w:ins w:id="896" w:author="Mary Holderby" w:date="2019-02-26T07:22:00Z">
        <w:r>
          <w:br w:type="page"/>
        </w:r>
      </w:ins>
    </w:p>
    <w:p w14:paraId="1486F4FE" w14:textId="04966FAB" w:rsidR="00E0791B" w:rsidRPr="003C1178" w:rsidRDefault="00E0791B" w:rsidP="00327FFE">
      <w:pPr>
        <w:pStyle w:val="Heading1"/>
      </w:pPr>
      <w:r w:rsidRPr="003C1178">
        <w:lastRenderedPageBreak/>
        <w:t>Logbook</w:t>
      </w:r>
      <w:bookmarkEnd w:id="895"/>
    </w:p>
    <w:p w14:paraId="0A36D9BC" w14:textId="77777777" w:rsidR="00855BC0" w:rsidRPr="003C1178" w:rsidRDefault="00855BC0" w:rsidP="00855BC0"/>
    <w:p w14:paraId="26A05158" w14:textId="77777777" w:rsidR="00855BC0" w:rsidRPr="003C1178" w:rsidRDefault="00855BC0" w:rsidP="00855BC0">
      <w:pPr>
        <w:pStyle w:val="NoSpacing"/>
        <w:ind w:left="432"/>
      </w:pPr>
      <w:r w:rsidRPr="003C1178">
        <w:t>Log Book, Group Project Assignment, Part A</w:t>
      </w:r>
    </w:p>
    <w:p w14:paraId="6F5D5324" w14:textId="77777777" w:rsidR="00855BC0" w:rsidRPr="003C1178" w:rsidRDefault="00855BC0" w:rsidP="00855BC0">
      <w:pPr>
        <w:pStyle w:val="NoSpacing"/>
        <w:ind w:left="432"/>
      </w:pPr>
    </w:p>
    <w:p w14:paraId="6A4B726E" w14:textId="77777777" w:rsidR="00855BC0" w:rsidRPr="003C1178" w:rsidRDefault="00855BC0" w:rsidP="00855BC0">
      <w:pPr>
        <w:pStyle w:val="NoSpacing"/>
        <w:ind w:left="432"/>
      </w:pPr>
      <w:r w:rsidRPr="003C1178">
        <w:t>25</w:t>
      </w:r>
      <w:r w:rsidRPr="003C1178">
        <w:rPr>
          <w:vertAlign w:val="superscript"/>
        </w:rPr>
        <w:t>th</w:t>
      </w:r>
      <w:r w:rsidRPr="003C1178">
        <w:t xml:space="preserve"> January 2019: Group Meeting</w:t>
      </w:r>
    </w:p>
    <w:p w14:paraId="6B71C471" w14:textId="77777777" w:rsidR="00855BC0" w:rsidRPr="003C1178" w:rsidRDefault="00855BC0" w:rsidP="00855BC0">
      <w:pPr>
        <w:pStyle w:val="NoSpacing"/>
        <w:ind w:left="1152"/>
      </w:pPr>
      <w:r w:rsidRPr="003C1178">
        <w:t>Discussed each member’s work with following aspects of assignment:</w:t>
      </w:r>
    </w:p>
    <w:p w14:paraId="068A2521" w14:textId="77777777" w:rsidR="00855BC0" w:rsidRPr="003C1178" w:rsidRDefault="00855BC0" w:rsidP="00855BC0">
      <w:pPr>
        <w:pStyle w:val="NoSpacing"/>
        <w:ind w:left="1872"/>
      </w:pPr>
      <w:r w:rsidRPr="003C1178">
        <w:t>Persona – Mary’s most in-depth</w:t>
      </w:r>
    </w:p>
    <w:p w14:paraId="7CBF230C" w14:textId="74F0DB0E" w:rsidR="00855BC0" w:rsidRPr="003C1178" w:rsidRDefault="00126CB5" w:rsidP="00855BC0">
      <w:pPr>
        <w:pStyle w:val="NoSpacing"/>
        <w:ind w:left="1152"/>
      </w:pPr>
      <w:r w:rsidRPr="003C1178">
        <w:rPr>
          <w:noProof/>
          <w:lang w:eastAsia="en-GB"/>
        </w:rPr>
        <mc:AlternateContent>
          <mc:Choice Requires="wpg">
            <w:drawing>
              <wp:anchor distT="0" distB="0" distL="114300" distR="114300" simplePos="0" relativeHeight="251737600" behindDoc="0" locked="0" layoutInCell="1" allowOverlap="1" wp14:anchorId="3F2B757B" wp14:editId="3010B62C">
                <wp:simplePos x="0" y="0"/>
                <wp:positionH relativeFrom="column">
                  <wp:posOffset>2735580</wp:posOffset>
                </wp:positionH>
                <wp:positionV relativeFrom="paragraph">
                  <wp:posOffset>313055</wp:posOffset>
                </wp:positionV>
                <wp:extent cx="2870384" cy="2552700"/>
                <wp:effectExtent l="0" t="0" r="6350" b="0"/>
                <wp:wrapNone/>
                <wp:docPr id="28" name="Group 28"/>
                <wp:cNvGraphicFramePr/>
                <a:graphic xmlns:a="http://schemas.openxmlformats.org/drawingml/2006/main">
                  <a:graphicData uri="http://schemas.microsoft.com/office/word/2010/wordprocessingGroup">
                    <wpg:wgp>
                      <wpg:cNvGrpSpPr/>
                      <wpg:grpSpPr>
                        <a:xfrm>
                          <a:off x="0" y="0"/>
                          <a:ext cx="2870384" cy="2552700"/>
                          <a:chOff x="0" y="0"/>
                          <a:chExt cx="6868140" cy="5717746"/>
                        </a:xfrm>
                      </wpg:grpSpPr>
                      <pic:pic xmlns:pic="http://schemas.openxmlformats.org/drawingml/2006/picture">
                        <pic:nvPicPr>
                          <pic:cNvPr id="30" name="Picture 30" descr="10 Indoor Ball Games for Kid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373718"/>
                            <a:ext cx="2456384" cy="24563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2" descr="Image result for drop ball into bag graphic"/>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46702" y="3064406"/>
                            <a:ext cx="1991996" cy="2653340"/>
                          </a:xfrm>
                          <a:prstGeom prst="rect">
                            <a:avLst/>
                          </a:prstGeom>
                          <a:noFill/>
                          <a:extLst>
                            <a:ext uri="{909E8E84-426E-40DD-AFC4-6F175D3DCCD1}">
                              <a14:hiddenFill xmlns:a14="http://schemas.microsoft.com/office/drawing/2010/main">
                                <a:solidFill>
                                  <a:srgbClr val="FFFFFF"/>
                                </a:solidFill>
                              </a14:hiddenFill>
                            </a:ext>
                          </a:extLst>
                        </pic:spPr>
                      </pic:pic>
                      <wps:wsp>
                        <wps:cNvPr id="52" name="TextBox 4"/>
                        <wps:cNvSpPr txBox="1"/>
                        <wps:spPr>
                          <a:xfrm>
                            <a:off x="3168222" y="0"/>
                            <a:ext cx="522626" cy="246389"/>
                          </a:xfrm>
                          <a:prstGeom prst="rect">
                            <a:avLst/>
                          </a:prstGeom>
                          <a:noFill/>
                        </wps:spPr>
                        <wps:txbx>
                          <w:txbxContent>
                            <w:p w14:paraId="68850991" w14:textId="77777777" w:rsidR="000F7249" w:rsidRPr="00DA2465" w:rsidRDefault="000F7249"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wps:txbx>
                        <wps:bodyPr wrap="square" rtlCol="0">
                          <a:noAutofit/>
                        </wps:bodyPr>
                      </wps:wsp>
                      <wps:wsp>
                        <wps:cNvPr id="55" name="TextBox 5"/>
                        <wps:cNvSpPr txBox="1"/>
                        <wps:spPr>
                          <a:xfrm>
                            <a:off x="2780786" y="430940"/>
                            <a:ext cx="1972390" cy="3021439"/>
                          </a:xfrm>
                          <a:prstGeom prst="rect">
                            <a:avLst/>
                          </a:prstGeom>
                          <a:noFill/>
                        </wps:spPr>
                        <wps:txbx>
                          <w:txbxContent>
                            <w:p w14:paraId="1B7BC3B1"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wps:txbx>
                        <wps:bodyPr wrap="square" rtlCol="0">
                          <a:noAutofit/>
                        </wps:bodyPr>
                      </wps:wsp>
                      <pic:pic xmlns:pic="http://schemas.openxmlformats.org/drawingml/2006/picture">
                        <pic:nvPicPr>
                          <pic:cNvPr id="56" name="Picture 56" descr="Figure 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2053"/>
                          <a:stretch/>
                        </pic:blipFill>
                        <pic:spPr bwMode="auto">
                          <a:xfrm>
                            <a:off x="5184912" y="1288292"/>
                            <a:ext cx="1348673" cy="21640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descr="C:\Users\kanaw\AppData\Local\Microsoft\Windows\INetCache\IE\NYBEAO05\gift-2919082_960_720[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925937" y="2830102"/>
                            <a:ext cx="942189" cy="971886"/>
                          </a:xfrm>
                          <a:prstGeom prst="rect">
                            <a:avLst/>
                          </a:prstGeom>
                          <a:noFill/>
                          <a:extLst>
                            <a:ext uri="{909E8E84-426E-40DD-AFC4-6F175D3DCCD1}">
                              <a14:hiddenFill xmlns:a14="http://schemas.microsoft.com/office/drawing/2010/main">
                                <a:solidFill>
                                  <a:srgbClr val="FFFFFF"/>
                                </a:solidFill>
                              </a14:hiddenFill>
                            </a:ext>
                          </a:extLst>
                        </pic:spPr>
                      </pic:pic>
                      <wps:wsp>
                        <wps:cNvPr id="58" name="Oval 58"/>
                        <wps:cNvSpPr/>
                        <wps:spPr>
                          <a:xfrm flipH="1" flipV="1">
                            <a:off x="6354190" y="2486766"/>
                            <a:ext cx="178693" cy="236347"/>
                          </a:xfrm>
                          <a:prstGeom prst="ellipse">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59" descr="Image result for graphic standing person lifting one arm to front"/>
                          <pic:cNvPicPr>
                            <a:picLocks noChangeAspect="1" noChangeArrowheads="1"/>
                          </pic:cNvPicPr>
                        </pic:nvPicPr>
                        <pic:blipFill rotWithShape="1">
                          <a:blip r:embed="rId47">
                            <a:extLst>
                              <a:ext uri="{28A0092B-C50C-407E-A947-70E740481C1C}">
                                <a14:useLocalDpi xmlns:a14="http://schemas.microsoft.com/office/drawing/2010/main" val="0"/>
                              </a:ext>
                            </a:extLst>
                          </a:blip>
                          <a:srcRect r="64380"/>
                          <a:stretch/>
                        </pic:blipFill>
                        <pic:spPr bwMode="auto">
                          <a:xfrm flipH="1">
                            <a:off x="4947560" y="3857790"/>
                            <a:ext cx="960152" cy="1695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60" descr="Image result for graphic sash"/>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5184576" y="112078"/>
                            <a:ext cx="1683564" cy="10557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28" o:spid="_x0000_s1039" style="position:absolute;left:0;text-align:left;margin-left:215.4pt;margin-top:24.65pt;width:226pt;height:201pt;z-index:251737600;mso-width-relative:margin;mso-height-relative:margin" coordsize="68681,5717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40" type="#_x0000_t75" alt="10 Indoor Ball Games for Kids" style="position:absolute;top:3737;width:24563;height:24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Y08XAAAAA2wAAAA8AAABkcnMvZG93bnJldi54bWxET0tLw0AQvgv9D8sI3uzGV5HYbSlSsfSg&#10;2Aheh+yYBLOzYXdM4793DoUeP773cj2F3oyUchfZwc28AENcR99x4+Czerl+BJMF2WMfmRz8UYb1&#10;anaxxNLHI3/QeJDGaAjnEh20IkNpba5bCpjncSBW7jumgKIwNdYnPGp46O1tUSxswI61ocWBnluq&#10;fw6/QUvu969f70keUOK2equ3i2o37p27upw2T2CEJjmLT+6dd3Cn6/WL/gC7+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RjTxcAAAADbAAAADwAAAAAAAAAAAAAAAACfAgAA&#10;ZHJzL2Rvd25yZXYueG1sUEsFBgAAAAAEAAQA9wAAAIwDAAAAAA==&#10;">
                  <v:imagedata r:id="rId49" o:title="10 Indoor Ball Games for Kids"/>
                </v:shape>
                <v:shape id="Picture 32" o:spid="_x0000_s1041" type="#_x0000_t75" alt="Image result for drop ball into bag graphic" style="position:absolute;left:3467;top:30644;width:19919;height:26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SpVzDAAAA2wAAAA8AAABkcnMvZG93bnJldi54bWxEj0+LwjAUxO/CfofwFrxpahXZrUYRURA8&#10;+YddvD2aZ1tsXkqT2uqnNwsLHoeZ+Q0zX3amFHeqXWFZwWgYgSBOrS44U3A+bQdfIJxH1lhaJgUP&#10;crBcfPTmmGjb8oHuR5+JAGGXoILc+yqR0qU5GXRDWxEH72prgz7IOpO6xjbATSnjKJpKgwWHhRwr&#10;WueU3o6NUdDZYtI+vvfZ5Wxk+fz9ufmm3SjV/+xWMxCeOv8O/7d3WsE4hr8v4QfIx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hKlXMMAAADbAAAADwAAAAAAAAAAAAAAAACf&#10;AgAAZHJzL2Rvd25yZXYueG1sUEsFBgAAAAAEAAQA9wAAAI8DAAAAAA==&#10;">
                  <v:imagedata r:id="rId50" o:title="Image result for drop ball into bag graphic"/>
                </v:shape>
                <v:shape id="TextBox 4" o:spid="_x0000_s1042" type="#_x0000_t202" style="position:absolute;left:31682;width:5226;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14:paraId="68850991" w14:textId="77777777" w:rsidR="000F7249" w:rsidRPr="00DA2465" w:rsidRDefault="000F7249"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v:textbox>
                </v:shape>
                <v:shape id="TextBox 5" o:spid="_x0000_s1043" type="#_x0000_t202" style="position:absolute;left:27807;top:4309;width:19724;height:30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14:paraId="1B7BC3B1"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0F7249" w:rsidRPr="00DA2465" w:rsidRDefault="000F7249"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v:textbox>
                </v:shape>
                <v:shape id="Picture 56" o:spid="_x0000_s1044" type="#_x0000_t75" alt="Figure 9." style="position:absolute;left:51849;top:12882;width:13486;height:21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40h/DAAAA2wAAAA8AAABkcnMvZG93bnJldi54bWxEj9FqwkAURN8L/YflFnwpZlNLJURXKULQ&#10;9qUY/YBL9posZu+G7JrEv3cLhT4OM3OGWW8n24qBem8cK3hLUhDEldOGawXnUzHPQPiArLF1TAru&#10;5GG7eX5aY67dyEcaylCLCGGfo4ImhC6X0lcNWfSJ64ijd3G9xRBlX0vd4xjhtpWLNF1Ki4bjQoMd&#10;7RqqruXNKnC0n7Kvn0y+FsZ871K7R1u8KzV7mT5XIAJN4T/81z5oBR9L+P0Sf4D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jSH8MAAADbAAAADwAAAAAAAAAAAAAAAACf&#10;AgAAZHJzL2Rvd25yZXYueG1sUEsFBgAAAAAEAAQA9wAAAI8DAAAAAA==&#10;">
                  <v:imagedata r:id="rId51" o:title="Figure 9" cropleft="27560f"/>
                </v:shape>
                <v:shape id="Picture 57" o:spid="_x0000_s1045" type="#_x0000_t75" style="position:absolute;left:59259;top:28301;width:9422;height: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KtwfCAAAA2wAAAA8AAABkcnMvZG93bnJldi54bWxEj0trwzAQhO+F/Aexgd4aOYE+cKOEEAgY&#10;EyhN3PvW2lhOrJWx5Ef+fVUo9DjMzDfMejvZRgzU+dqxguUiAUFcOl1zpaA4H57eQPiArLFxTAru&#10;5GG7mT2sMdVu5E8aTqESEcI+RQUmhDaV0peGLPqFa4mjd3GdxRBlV0nd4RjhtpGrJHmRFmuOCwZb&#10;2hsqb6feKsip97nPePgmcyzMBx8uxfVLqcf5tHsHEWgK/+G/dqYVPL/C75f4A+Tm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yrcHwgAAANsAAAAPAAAAAAAAAAAAAAAAAJ8C&#10;AABkcnMvZG93bnJldi54bWxQSwUGAAAAAAQABAD3AAAAjgMAAAAA&#10;">
                  <v:imagedata r:id="rId52" o:title="gift-2919082_960_720[1]"/>
                </v:shape>
                <v:oval id="Oval 58" o:spid="_x0000_s1046" style="position:absolute;left:63541;top:24867;width:1787;height:236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FOL4A&#10;AADbAAAADwAAAGRycy9kb3ducmV2LnhtbERPTYvCMBC9C/6HMMLeNO2uilajyMqiV6veh2ZMu9tM&#10;SpO19d+bg+Dx8b7X297W4k6trxwrSCcJCOLC6YqNgsv5Z7wA4QOyxtoxKXiQh+1mOFhjpl3HJ7rn&#10;wYgYwj5DBWUITSalL0qy6CeuIY7czbUWQ4StkbrFLobbWn4myVxarDg2lNjQd0nFX/5vFZgvxjBd&#10;puZY7A99V11/d+l1r9THqN+tQATqw1v8ch+1glkcG7/EHyA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fYxTi+AAAA2wAAAA8AAAAAAAAAAAAAAAAAmAIAAGRycy9kb3ducmV2&#10;LnhtbFBLBQYAAAAABAAEAPUAAACDAwAAAAA=&#10;" fillcolor="#76923c [2406]" strokecolor="#243f60 [1604]" strokeweight="2pt"/>
                <v:shape id="Picture 59" o:spid="_x0000_s1047" type="#_x0000_t75" alt="Image result for graphic standing person lifting one arm to front" style="position:absolute;left:49475;top:38577;width:9602;height:16955;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L067EAAAA2wAAAA8AAABkcnMvZG93bnJldi54bWxEj0FrwkAUhO8F/8PyhN7qxoKlRldJBEOL&#10;p2rA6yP7zAazb0N2m6T99d1CocdhZr5htvvJtmKg3jeOFSwXCQjiyumGawXl5fj0CsIHZI2tY1Lw&#10;RR72u9nDFlPtRv6g4RxqESHsU1RgQuhSKX1lyKJfuI44ejfXWwxR9rXUPY4Rblv5nCQv0mLDccFg&#10;RwdD1f38aRUU0n435TUrLqdTOQR6z0095Eo9zqdsAyLQFP7Df+03rWC1ht8v8QfI3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L067EAAAA2wAAAA8AAAAAAAAAAAAAAAAA&#10;nwIAAGRycy9kb3ducmV2LnhtbFBLBQYAAAAABAAEAPcAAACQAwAAAAA=&#10;">
                  <v:imagedata r:id="rId53" o:title="Image result for graphic standing person lifting one arm to front" cropright="42192f"/>
                </v:shape>
                <v:shape id="Picture 60" o:spid="_x0000_s1048" type="#_x0000_t75" alt="Image result for graphic sash" style="position:absolute;left:51845;top:1120;width:16836;height:105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GC63AAAAA2wAAAA8AAABkcnMvZG93bnJldi54bWxET91qwjAUvhd8h3AG3shM9UJG1yhjKHgh&#10;k1Yf4NCcNd2ak5Kktb79ciHs8uP7L/aT7cRIPrSOFaxXGQji2umWGwW36/H1DUSIyBo7x6TgQQH2&#10;u/mswFy7O5c0VrERKYRDjgpMjH0uZagNWQwr1xMn7tt5izFB30jt8Z7CbSc3WbaVFltODQZ7+jRU&#10;/1aDVeC/lmWQIfbGXLJaH2g9nH86pRYv08c7iEhT/Bc/3SetYJvWpy/pB8jd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sYLrcAAAADbAAAADwAAAAAAAAAAAAAAAACfAgAA&#10;ZHJzL2Rvd25yZXYueG1sUEsFBgAAAAAEAAQA9wAAAIwDAAAAAA==&#10;">
                  <v:imagedata r:id="rId54" o:title="Image result for graphic sash"/>
                </v:shape>
              </v:group>
            </w:pict>
          </mc:Fallback>
        </mc:AlternateContent>
      </w:r>
      <w:r w:rsidR="00855BC0" w:rsidRPr="003C1178">
        <w:t>These are some of Mary’s designs which were used as the discussion points for amendments, changes</w:t>
      </w:r>
    </w:p>
    <w:p w14:paraId="4BB08F2D" w14:textId="6C438276" w:rsidR="00855BC0" w:rsidRPr="003C1178" w:rsidRDefault="00855BC0" w:rsidP="00855BC0">
      <w:pPr>
        <w:pStyle w:val="NoSpacing"/>
        <w:ind w:left="1152"/>
      </w:pPr>
      <w:r w:rsidRPr="003C1178">
        <w:rPr>
          <w:noProof/>
          <w:lang w:eastAsia="en-GB"/>
        </w:rPr>
        <mc:AlternateContent>
          <mc:Choice Requires="wpg">
            <w:drawing>
              <wp:anchor distT="0" distB="0" distL="114300" distR="114300" simplePos="0" relativeHeight="251736576" behindDoc="0" locked="0" layoutInCell="1" allowOverlap="1" wp14:anchorId="12B0F6BC" wp14:editId="29F64EB6">
                <wp:simplePos x="0" y="0"/>
                <wp:positionH relativeFrom="column">
                  <wp:posOffset>472440</wp:posOffset>
                </wp:positionH>
                <wp:positionV relativeFrom="paragraph">
                  <wp:posOffset>139700</wp:posOffset>
                </wp:positionV>
                <wp:extent cx="1720800" cy="2415600"/>
                <wp:effectExtent l="38100" t="38100" r="32385" b="41910"/>
                <wp:wrapSquare wrapText="right"/>
                <wp:docPr id="61" name="Group 1"/>
                <wp:cNvGraphicFramePr/>
                <a:graphic xmlns:a="http://schemas.openxmlformats.org/drawingml/2006/main">
                  <a:graphicData uri="http://schemas.microsoft.com/office/word/2010/wordprocessingGroup">
                    <wpg:wgp>
                      <wpg:cNvGrpSpPr/>
                      <wpg:grpSpPr>
                        <a:xfrm>
                          <a:off x="0" y="0"/>
                          <a:ext cx="1720800" cy="2415600"/>
                          <a:chOff x="0" y="0"/>
                          <a:chExt cx="4176464" cy="5760640"/>
                        </a:xfrm>
                      </wpg:grpSpPr>
                      <wps:wsp>
                        <wps:cNvPr id="62" name="Rounded Rectangle 62"/>
                        <wps:cNvSpPr/>
                        <wps:spPr>
                          <a:xfrm>
                            <a:off x="0" y="0"/>
                            <a:ext cx="4176464" cy="5760640"/>
                          </a:xfrm>
                          <a:prstGeom prst="roundRect">
                            <a:avLst/>
                          </a:prstGeom>
                          <a:solidFill>
                            <a:schemeClr val="bg2"/>
                          </a:solidFill>
                          <a:ln w="762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Rounded Rectangle 63"/>
                        <wps:cNvSpPr/>
                        <wps:spPr>
                          <a:xfrm>
                            <a:off x="1039848" y="471516"/>
                            <a:ext cx="1728000" cy="1296000"/>
                          </a:xfrm>
                          <a:prstGeom prst="round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88" name="Picture 288" descr="C:\Users\kanaw\AppData\Local\Microsoft\Windows\INetCache\IE\NYBEAO05\14484-illustration-of-a-house-pv[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181480" y="507448"/>
                            <a:ext cx="1224136" cy="12241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90" descr="C:\Users\kanaw\AppData\Local\Microsoft\Windows\INetCache\IE\NYBEAO05\Thermometer_00.svg[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088232" y="553752"/>
                            <a:ext cx="368767" cy="1052736"/>
                          </a:xfrm>
                          <a:prstGeom prst="rect">
                            <a:avLst/>
                          </a:prstGeom>
                          <a:noFill/>
                          <a:extLst>
                            <a:ext uri="{909E8E84-426E-40DD-AFC4-6F175D3DCCD1}">
                              <a14:hiddenFill xmlns:a14="http://schemas.microsoft.com/office/drawing/2010/main">
                                <a:solidFill>
                                  <a:srgbClr val="FFFFFF"/>
                                </a:solidFill>
                              </a14:hiddenFill>
                            </a:ext>
                          </a:extLst>
                        </pic:spPr>
                      </pic:pic>
                      <wps:wsp>
                        <wps:cNvPr id="291" name="Rounded Rectangle 291"/>
                        <wps:cNvSpPr/>
                        <wps:spPr>
                          <a:xfrm>
                            <a:off x="1039848" y="2287986"/>
                            <a:ext cx="1728000" cy="1296000"/>
                          </a:xfrm>
                          <a:prstGeom prst="roundRect">
                            <a:avLst/>
                          </a:prstGeom>
                          <a:solidFill>
                            <a:schemeClr val="accent5">
                              <a:lumMod val="40000"/>
                              <a:lumOff val="6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0" name="Picture 300" descr="C:\Users\kanaw\AppData\Local\Microsoft\Windows\INetCache\IE\KP7644C4\598477,1313889136,9[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213676" y="2359922"/>
                            <a:ext cx="1391815" cy="1152128"/>
                          </a:xfrm>
                          <a:prstGeom prst="rect">
                            <a:avLst/>
                          </a:prstGeom>
                          <a:noFill/>
                          <a:extLst>
                            <a:ext uri="{909E8E84-426E-40DD-AFC4-6F175D3DCCD1}">
                              <a14:hiddenFill xmlns:a14="http://schemas.microsoft.com/office/drawing/2010/main">
                                <a:solidFill>
                                  <a:srgbClr val="FFFFFF"/>
                                </a:solidFill>
                              </a14:hiddenFill>
                            </a:ext>
                          </a:extLst>
                        </pic:spPr>
                      </pic:pic>
                      <wps:wsp>
                        <wps:cNvPr id="301" name="Rounded Rectangle 301"/>
                        <wps:cNvSpPr/>
                        <wps:spPr>
                          <a:xfrm>
                            <a:off x="1039848" y="4104456"/>
                            <a:ext cx="1728000" cy="1296000"/>
                          </a:xfrm>
                          <a:prstGeom prst="roundRect">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7" name="Picture 307" descr="C:\Users\kanaw\AppData\Local\Microsoft\Windows\INetCache\IE\N9QSOP0V\800px-Medicine_Drugs.svg[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296144" y="4202422"/>
                            <a:ext cx="1391816" cy="10282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792DEB" id="Group 1" o:spid="_x0000_s1026" style="position:absolute;margin-left:37.2pt;margin-top:11pt;width:135.5pt;height:190.2pt;z-index:251736576;mso-width-relative:margin;mso-height-relative:margin" coordsize="41764,576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">
                <v:roundrect id="Rounded Rectangle 62" o:spid="_x0000_s1027" style="position:absolute;width:41764;height:576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" fillcolor="#eeece1 [3214]" strokecolor="#938953 [1614]" strokeweight="6pt"/>
                <v:roundrect id="Rounded Rectangle 63" o:spid="_x0000_s1028" style="position:absolute;left:10398;top:4715;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" fillcolor="#f2dbdb [661]" strokecolor="#622423 [1605]" strokeweight="2pt"/>
                <v:shape id="Picture 288" o:spid="_x0000_s1029" type="#_x0000_t75" style="position:absolute;left:11814;top:5074;width:12242;height:1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">
                  <v:imagedata r:id="rId60" o:title="14484-illustration-of-a-house-pv[1]"/>
                </v:shape>
                <v:shape id="Picture 290" o:spid="_x0000_s1030" type="#_x0000_t75" style="position:absolute;left:20882;top:5537;width:3687;height:10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">
                  <v:imagedata r:id="rId61" o:title="Thermometer_00.svg[1]"/>
                </v:shape>
                <v:roundrect id="Rounded Rectangle 291" o:spid="_x0000_s1031" style="position:absolute;left:10398;top:22879;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" fillcolor="#b6dde8 [1304]" strokecolor="#205867 [1608]" strokeweight="2pt"/>
                <v:shape id="Picture 300" o:spid="_x0000_s1032" type="#_x0000_t75" style="position:absolute;left:12136;top:23599;width:13918;height:1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">
                  <v:imagedata r:id="rId62" o:title="598477,1313889136,9[1]"/>
                </v:shape>
                <v:roundrect id="Rounded Rectangle 301" o:spid="_x0000_s1033" style="position:absolute;left:10398;top:41044;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" fillcolor="#c2d69b [1942]" strokecolor="#4e6128 [1606]" strokeweight="2pt"/>
                <v:shape id="Picture 307" o:spid="_x0000_s1034" type="#_x0000_t75" style="position:absolute;left:12961;top:42024;width:13918;height:1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">
                  <v:imagedata r:id="rId63" o:title="800px-Medicine_Drugs.svg[1]"/>
                </v:shape>
                <w10:wrap type="square" side="right"/>
              </v:group>
            </w:pict>
          </mc:Fallback>
        </mc:AlternateContent>
      </w:r>
    </w:p>
    <w:p w14:paraId="4F7188F0" w14:textId="77777777" w:rsidR="00855BC0" w:rsidRPr="003C1178" w:rsidRDefault="00855BC0" w:rsidP="00855BC0">
      <w:pPr>
        <w:pStyle w:val="NoSpacing"/>
        <w:ind w:left="1152"/>
      </w:pPr>
    </w:p>
    <w:p w14:paraId="519F45FD" w14:textId="77777777" w:rsidR="00855BC0" w:rsidRPr="003C1178" w:rsidRDefault="00855BC0" w:rsidP="00855BC0">
      <w:pPr>
        <w:pStyle w:val="NoSpacing"/>
        <w:ind w:left="1872"/>
      </w:pPr>
    </w:p>
    <w:p w14:paraId="664CDCD7" w14:textId="77777777" w:rsidR="00855BC0" w:rsidRPr="003C1178" w:rsidRDefault="00855BC0" w:rsidP="00855BC0">
      <w:pPr>
        <w:pStyle w:val="NoSpacing"/>
        <w:ind w:left="1872"/>
      </w:pPr>
    </w:p>
    <w:p w14:paraId="2DC10D75" w14:textId="77777777" w:rsidR="00855BC0" w:rsidRPr="003C1178" w:rsidRDefault="00855BC0" w:rsidP="00855BC0">
      <w:pPr>
        <w:pStyle w:val="NoSpacing"/>
        <w:ind w:left="1872"/>
      </w:pPr>
    </w:p>
    <w:p w14:paraId="622E03D0" w14:textId="77777777" w:rsidR="00855BC0" w:rsidRPr="003C1178" w:rsidRDefault="00855BC0" w:rsidP="00855BC0">
      <w:pPr>
        <w:pStyle w:val="NoSpacing"/>
        <w:ind w:left="1872"/>
      </w:pPr>
    </w:p>
    <w:p w14:paraId="1A553940" w14:textId="77777777" w:rsidR="00855BC0" w:rsidRPr="003C1178" w:rsidRDefault="00855BC0" w:rsidP="00855BC0">
      <w:pPr>
        <w:pStyle w:val="NoSpacing"/>
        <w:ind w:left="1872"/>
      </w:pPr>
    </w:p>
    <w:p w14:paraId="52821B4C" w14:textId="77777777" w:rsidR="00855BC0" w:rsidRPr="003C1178" w:rsidRDefault="00855BC0" w:rsidP="00855BC0">
      <w:pPr>
        <w:pStyle w:val="NoSpacing"/>
        <w:ind w:left="1872"/>
      </w:pPr>
    </w:p>
    <w:p w14:paraId="645E24A6" w14:textId="77777777" w:rsidR="00855BC0" w:rsidRPr="003C1178" w:rsidRDefault="00855BC0" w:rsidP="00855BC0">
      <w:pPr>
        <w:pStyle w:val="NoSpacing"/>
        <w:ind w:left="1872"/>
      </w:pPr>
    </w:p>
    <w:p w14:paraId="0AB0DFAE" w14:textId="77777777" w:rsidR="00855BC0" w:rsidRPr="003C1178" w:rsidRDefault="00855BC0" w:rsidP="00855BC0">
      <w:pPr>
        <w:pStyle w:val="NoSpacing"/>
        <w:ind w:left="1872"/>
      </w:pPr>
    </w:p>
    <w:p w14:paraId="3E81D4DA" w14:textId="77777777" w:rsidR="00855BC0" w:rsidRPr="003C1178" w:rsidRDefault="00855BC0" w:rsidP="00855BC0">
      <w:pPr>
        <w:pStyle w:val="NoSpacing"/>
        <w:ind w:left="1872"/>
      </w:pPr>
    </w:p>
    <w:p w14:paraId="15CF8358" w14:textId="77777777" w:rsidR="00855BC0" w:rsidRPr="003C1178" w:rsidRDefault="00855BC0" w:rsidP="00855BC0">
      <w:pPr>
        <w:pStyle w:val="NoSpacing"/>
        <w:ind w:left="1872"/>
      </w:pPr>
    </w:p>
    <w:p w14:paraId="54EE79C5" w14:textId="77777777" w:rsidR="00855BC0" w:rsidRPr="003C1178" w:rsidRDefault="00855BC0" w:rsidP="00855BC0">
      <w:pPr>
        <w:pStyle w:val="NoSpacing"/>
        <w:ind w:left="1872"/>
      </w:pPr>
    </w:p>
    <w:p w14:paraId="5BC25A40" w14:textId="77777777" w:rsidR="00855BC0" w:rsidRPr="003C1178" w:rsidRDefault="00855BC0" w:rsidP="00855BC0">
      <w:pPr>
        <w:pStyle w:val="NoSpacing"/>
        <w:ind w:left="1872"/>
      </w:pPr>
    </w:p>
    <w:p w14:paraId="4A0D215E" w14:textId="77777777" w:rsidR="00855BC0" w:rsidRPr="003C1178" w:rsidRDefault="00855BC0" w:rsidP="00855BC0">
      <w:pPr>
        <w:pStyle w:val="NoSpacing"/>
        <w:ind w:left="1872"/>
      </w:pPr>
    </w:p>
    <w:p w14:paraId="74C5DE00" w14:textId="77777777" w:rsidR="00855BC0" w:rsidRPr="003C1178" w:rsidRDefault="00855BC0" w:rsidP="00855BC0">
      <w:pPr>
        <w:pStyle w:val="NoSpacing"/>
        <w:ind w:left="1872"/>
      </w:pPr>
    </w:p>
    <w:p w14:paraId="65E29172" w14:textId="77777777" w:rsidR="00855BC0" w:rsidRPr="003C1178" w:rsidRDefault="00855BC0" w:rsidP="00855BC0">
      <w:pPr>
        <w:pStyle w:val="NoSpacing"/>
        <w:ind w:left="1872"/>
      </w:pPr>
      <w:r w:rsidRPr="003C1178">
        <w:t>Use of Building – Gordon and Sam explained UK ‘smart home’ concept</w:t>
      </w:r>
    </w:p>
    <w:p w14:paraId="3FF2AE63" w14:textId="77777777" w:rsidR="00855BC0" w:rsidRPr="003C1178" w:rsidRDefault="00855BC0" w:rsidP="00855BC0">
      <w:pPr>
        <w:pStyle w:val="NoSpacing"/>
        <w:ind w:left="1872"/>
      </w:pPr>
      <w:r w:rsidRPr="003C1178">
        <w:t>Energy – Different views as to what this was</w:t>
      </w:r>
    </w:p>
    <w:p w14:paraId="5C18DBFD" w14:textId="77777777" w:rsidR="00855BC0" w:rsidRPr="003C1178" w:rsidRDefault="00855BC0" w:rsidP="00855BC0">
      <w:pPr>
        <w:pStyle w:val="NoSpacing"/>
        <w:ind w:left="2592"/>
      </w:pPr>
      <w:r w:rsidRPr="003C1178">
        <w:t>Chose majority view – ‘smart home’ utility ‘energy’ over exercise ‘energy’</w:t>
      </w:r>
    </w:p>
    <w:p w14:paraId="40BC5273" w14:textId="77777777" w:rsidR="00855BC0" w:rsidRPr="003C1178" w:rsidRDefault="00855BC0" w:rsidP="00855BC0">
      <w:pPr>
        <w:pStyle w:val="NoSpacing"/>
        <w:ind w:left="1872"/>
      </w:pPr>
      <w:r w:rsidRPr="003C1178">
        <w:t>Exercise graphic – view agreed that this needed to be more ‘block image’ with only one main image, less clutter</w:t>
      </w:r>
    </w:p>
    <w:p w14:paraId="13B3E1F1" w14:textId="77777777" w:rsidR="00855BC0" w:rsidRPr="003C1178" w:rsidRDefault="00855BC0" w:rsidP="00855BC0">
      <w:pPr>
        <w:pStyle w:val="NoSpacing"/>
        <w:ind w:left="1872"/>
      </w:pPr>
      <w:r w:rsidRPr="003C1178">
        <w:t>Mock-up of pills – Gordon’s previous work in psychology and with adults with autism helped define this – a pill image, not an outside container</w:t>
      </w:r>
    </w:p>
    <w:p w14:paraId="76EF9E0F" w14:textId="77777777" w:rsidR="00855BC0" w:rsidRPr="003C1178" w:rsidRDefault="00855BC0" w:rsidP="00855BC0">
      <w:pPr>
        <w:pStyle w:val="NoSpacing"/>
        <w:ind w:left="1872"/>
      </w:pPr>
      <w:r w:rsidRPr="003C1178">
        <w:t>Break-up of work – Sam to work on storyboard, Gordon and Mary to do research, persona, logbook, and critique Sam’s efforts</w:t>
      </w:r>
    </w:p>
    <w:p w14:paraId="618F988A" w14:textId="77777777" w:rsidR="00855BC0" w:rsidRPr="003C1178" w:rsidRDefault="00855BC0" w:rsidP="00855BC0">
      <w:pPr>
        <w:pStyle w:val="NoSpacing"/>
        <w:ind w:left="1872"/>
      </w:pPr>
      <w:r w:rsidRPr="003C1178">
        <w:t>Designing for classic iPad – use Portrait</w:t>
      </w:r>
    </w:p>
    <w:p w14:paraId="5CDBBFF8" w14:textId="77777777" w:rsidR="00855BC0" w:rsidRPr="003C1178" w:rsidRDefault="00855BC0" w:rsidP="00855BC0">
      <w:pPr>
        <w:pStyle w:val="NoSpacing"/>
        <w:ind w:left="1872"/>
      </w:pPr>
      <w:r w:rsidRPr="003C1178">
        <w:t>Graphical elements – make buttons obvious for pressing, not separate ‘enter’ button</w:t>
      </w:r>
    </w:p>
    <w:p w14:paraId="75608520" w14:textId="77777777" w:rsidR="00855BC0" w:rsidRPr="003C1178" w:rsidRDefault="00855BC0" w:rsidP="00855BC0">
      <w:pPr>
        <w:pStyle w:val="NoSpacing"/>
        <w:ind w:left="1872"/>
      </w:pPr>
      <w:r w:rsidRPr="003C1178">
        <w:t>Home Page – make these 3-d buttons</w:t>
      </w:r>
    </w:p>
    <w:p w14:paraId="12E01C61" w14:textId="77777777" w:rsidR="00855BC0" w:rsidRPr="003C1178" w:rsidRDefault="00855BC0" w:rsidP="00855BC0">
      <w:pPr>
        <w:pStyle w:val="NoSpacing"/>
        <w:ind w:left="1872"/>
      </w:pPr>
      <w:r w:rsidRPr="003C1178">
        <w:t>Energy – Floor plan – Map assign plus an Access Page</w:t>
      </w:r>
    </w:p>
    <w:p w14:paraId="3AAD838A" w14:textId="77777777" w:rsidR="00855BC0" w:rsidRPr="003C1178" w:rsidRDefault="00855BC0" w:rsidP="00855BC0">
      <w:pPr>
        <w:pStyle w:val="NoSpacing"/>
        <w:ind w:left="1872"/>
      </w:pPr>
      <w:r w:rsidRPr="003C1178">
        <w:t>Change Pills display to provide lower level screen with more information</w:t>
      </w:r>
    </w:p>
    <w:p w14:paraId="2D9C17DB" w14:textId="77777777" w:rsidR="00855BC0" w:rsidRPr="003C1178" w:rsidRDefault="00855BC0" w:rsidP="00855BC0">
      <w:pPr>
        <w:pStyle w:val="NoSpacing"/>
        <w:ind w:left="432"/>
      </w:pPr>
      <w:r w:rsidRPr="003C1178">
        <w:t>29</w:t>
      </w:r>
      <w:r w:rsidRPr="003C1178">
        <w:rPr>
          <w:vertAlign w:val="superscript"/>
        </w:rPr>
        <w:t>th</w:t>
      </w:r>
      <w:r w:rsidRPr="003C1178">
        <w:t xml:space="preserve"> January 2019: Sam and Gordon met as Mary was at a meeting off-campus</w:t>
      </w:r>
    </w:p>
    <w:p w14:paraId="584BF46A" w14:textId="77777777" w:rsidR="00855BC0" w:rsidRPr="003C1178" w:rsidRDefault="00855BC0" w:rsidP="00855BC0">
      <w:pPr>
        <w:pStyle w:val="NoSpacing"/>
        <w:ind w:left="1152"/>
      </w:pPr>
      <w:r w:rsidRPr="003C1178">
        <w:t>Changes to Interface to incorporate lecture details</w:t>
      </w:r>
    </w:p>
    <w:p w14:paraId="74EC67C3" w14:textId="77777777" w:rsidR="00855BC0" w:rsidRPr="003C1178" w:rsidRDefault="00855BC0" w:rsidP="00855BC0">
      <w:pPr>
        <w:pStyle w:val="NoSpacing"/>
        <w:ind w:left="432"/>
      </w:pPr>
      <w:r w:rsidRPr="003C1178">
        <w:t>31</w:t>
      </w:r>
      <w:r w:rsidRPr="003C1178">
        <w:rPr>
          <w:vertAlign w:val="superscript"/>
        </w:rPr>
        <w:t>st</w:t>
      </w:r>
      <w:r w:rsidRPr="003C1178">
        <w:t xml:space="preserve"> January 2019: Group Meeting</w:t>
      </w:r>
    </w:p>
    <w:p w14:paraId="2C559B34" w14:textId="77777777" w:rsidR="00855BC0" w:rsidRPr="003C1178" w:rsidRDefault="00855BC0" w:rsidP="00855BC0">
      <w:pPr>
        <w:pStyle w:val="NoSpacing"/>
        <w:ind w:left="1152"/>
      </w:pPr>
      <w:r w:rsidRPr="003C1178">
        <w:t>Sam did a walk-through of Interaction Design with Mary</w:t>
      </w:r>
    </w:p>
    <w:p w14:paraId="6B2FDB00" w14:textId="77777777" w:rsidR="00855BC0" w:rsidRPr="003C1178" w:rsidRDefault="00855BC0" w:rsidP="00855BC0">
      <w:pPr>
        <w:pStyle w:val="NoSpacing"/>
        <w:ind w:left="1152"/>
      </w:pPr>
      <w:r w:rsidRPr="003C1178">
        <w:t>Gordon and Mary offered additional suggestions, Sam still had some work he planned but had not yet implemented</w:t>
      </w:r>
    </w:p>
    <w:p w14:paraId="25F18949" w14:textId="77777777" w:rsidR="00855BC0" w:rsidRPr="003C1178" w:rsidRDefault="00855BC0" w:rsidP="00855BC0">
      <w:pPr>
        <w:pStyle w:val="NoSpacing"/>
        <w:ind w:left="1152"/>
      </w:pPr>
      <w:r w:rsidRPr="003C1178">
        <w:t>Discussion was about robot – what did it look like, could Interaction Panel show robot had received request/was moving to comply/had returned with item and how user could confirm</w:t>
      </w:r>
    </w:p>
    <w:p w14:paraId="3E2C79C8" w14:textId="77777777" w:rsidR="00855BC0" w:rsidRPr="003C1178" w:rsidRDefault="00855BC0" w:rsidP="00855BC0">
      <w:pPr>
        <w:pStyle w:val="NoSpacing"/>
        <w:ind w:left="1152"/>
      </w:pPr>
      <w:r w:rsidRPr="003C1178">
        <w:lastRenderedPageBreak/>
        <w:t>Confusion that Sam and Gordon had not seen Vision announcement of presentation times – but Mary had from day before</w:t>
      </w:r>
    </w:p>
    <w:p w14:paraId="4B48B357" w14:textId="77777777" w:rsidR="00855BC0" w:rsidRPr="003C1178" w:rsidRDefault="00855BC0" w:rsidP="00855BC0">
      <w:pPr>
        <w:pStyle w:val="NoSpacing"/>
        <w:ind w:left="1152"/>
      </w:pPr>
      <w:r w:rsidRPr="003C1178">
        <w:t>Did the research show that design made use of personal experience as well as readings?</w:t>
      </w:r>
    </w:p>
    <w:p w14:paraId="3F14E799" w14:textId="77777777" w:rsidR="00855BC0" w:rsidRPr="003C1178" w:rsidRDefault="00855BC0" w:rsidP="00855BC0">
      <w:pPr>
        <w:pStyle w:val="NoSpacing"/>
        <w:ind w:left="1152"/>
      </w:pPr>
      <w:r w:rsidRPr="003C1178">
        <w:t>Decision which member would do what part in presentation</w:t>
      </w:r>
    </w:p>
    <w:p w14:paraId="2005AE01" w14:textId="77777777" w:rsidR="00855BC0" w:rsidRPr="003C1178" w:rsidRDefault="00855BC0" w:rsidP="00855BC0">
      <w:pPr>
        <w:pStyle w:val="NoSpacing"/>
        <w:ind w:left="1152"/>
      </w:pPr>
      <w:r w:rsidRPr="003C1178">
        <w:t>Confirmation that Tuesday Group Meeting would be reserved for Interaction Design project work through remainder of term – Mary to book for group</w:t>
      </w:r>
    </w:p>
    <w:p w14:paraId="14F1128A" w14:textId="77777777" w:rsidR="00855BC0" w:rsidRPr="003C1178" w:rsidRDefault="00855BC0" w:rsidP="00855BC0">
      <w:pPr>
        <w:pStyle w:val="NoSpacing"/>
        <w:ind w:left="432"/>
      </w:pPr>
      <w:r w:rsidRPr="003C1178">
        <w:t>1</w:t>
      </w:r>
      <w:r w:rsidRPr="003C1178">
        <w:rPr>
          <w:vertAlign w:val="superscript"/>
        </w:rPr>
        <w:t>st</w:t>
      </w:r>
      <w:r w:rsidRPr="003C1178">
        <w:t xml:space="preserve"> February 2019: Feedback notes from Presentation</w:t>
      </w:r>
    </w:p>
    <w:p w14:paraId="7F60F81E" w14:textId="77777777" w:rsidR="00855BC0" w:rsidRPr="003C1178" w:rsidRDefault="00855BC0" w:rsidP="00855BC0">
      <w:pPr>
        <w:pStyle w:val="NoSpacing"/>
        <w:ind w:left="1152"/>
      </w:pPr>
      <w:r w:rsidRPr="003C1178">
        <w:rPr>
          <w:noProof/>
          <w:lang w:eastAsia="en-GB"/>
        </w:rPr>
        <mc:AlternateContent>
          <mc:Choice Requires="wpg">
            <w:drawing>
              <wp:anchor distT="0" distB="0" distL="114300" distR="114300" simplePos="0" relativeHeight="251738624" behindDoc="0" locked="0" layoutInCell="1" allowOverlap="1" wp14:anchorId="693654E0" wp14:editId="6462F2C5">
                <wp:simplePos x="0" y="0"/>
                <wp:positionH relativeFrom="column">
                  <wp:posOffset>2719705</wp:posOffset>
                </wp:positionH>
                <wp:positionV relativeFrom="paragraph">
                  <wp:posOffset>124460</wp:posOffset>
                </wp:positionV>
                <wp:extent cx="2827020" cy="1935480"/>
                <wp:effectExtent l="0" t="0" r="0" b="7620"/>
                <wp:wrapSquare wrapText="left"/>
                <wp:docPr id="308" name="Group 1"/>
                <wp:cNvGraphicFramePr/>
                <a:graphic xmlns:a="http://schemas.openxmlformats.org/drawingml/2006/main">
                  <a:graphicData uri="http://schemas.microsoft.com/office/word/2010/wordprocessingGroup">
                    <wpg:wgp>
                      <wpg:cNvGrpSpPr/>
                      <wpg:grpSpPr>
                        <a:xfrm>
                          <a:off x="0" y="0"/>
                          <a:ext cx="2827020" cy="1935480"/>
                          <a:chOff x="0" y="0"/>
                          <a:chExt cx="8102732" cy="5051788"/>
                        </a:xfrm>
                      </wpg:grpSpPr>
                      <wps:wsp>
                        <wps:cNvPr id="309" name="Rectangle 309"/>
                        <wps:cNvSpPr/>
                        <wps:spPr>
                          <a:xfrm>
                            <a:off x="6446548" y="125624"/>
                            <a:ext cx="1432584" cy="465804"/>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0" name="Picture 310" descr="C:\Users\Sam\OneDrive\Documents\Heriot Watt\Advanced Interaction design\courswork a\storyboard\Energy_page\tab.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1766028" y="565395"/>
                            <a:ext cx="2764433" cy="8668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311" descr="C:\Users\Sam\OneDrive\Documents\Heriot Watt\Advanced Interaction design\courswork a\storyboard\Energy_page\tab.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565395"/>
                            <a:ext cx="2304256" cy="866870"/>
                          </a:xfrm>
                          <a:prstGeom prst="rect">
                            <a:avLst/>
                          </a:prstGeom>
                          <a:noFill/>
                          <a:extLst>
                            <a:ext uri="{909E8E84-426E-40DD-AFC4-6F175D3DCCD1}">
                              <a14:hiddenFill xmlns:a14="http://schemas.microsoft.com/office/drawing/2010/main">
                                <a:solidFill>
                                  <a:srgbClr val="FFFFFF"/>
                                </a:solidFill>
                              </a14:hiddenFill>
                            </a:ext>
                          </a:extLst>
                        </pic:spPr>
                      </pic:pic>
                      <wps:wsp>
                        <wps:cNvPr id="312" name="TextBox 4"/>
                        <wps:cNvSpPr txBox="1"/>
                        <wps:spPr>
                          <a:xfrm>
                            <a:off x="343095" y="0"/>
                            <a:ext cx="3384376" cy="707886"/>
                          </a:xfrm>
                          <a:prstGeom prst="rect">
                            <a:avLst/>
                          </a:prstGeom>
                          <a:noFill/>
                        </wps:spPr>
                        <wps:txbx>
                          <w:txbxContent>
                            <w:p w14:paraId="218AB451" w14:textId="77777777" w:rsidR="000F7249" w:rsidRDefault="000F7249"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wps:txbx>
                        <wps:bodyPr wrap="square" rtlCol="0">
                          <a:noAutofit/>
                        </wps:bodyPr>
                      </wps:wsp>
                      <wps:wsp>
                        <wps:cNvPr id="313" name="Rectangle 313"/>
                        <wps:cNvSpPr/>
                        <wps:spPr>
                          <a:xfrm>
                            <a:off x="253860" y="995918"/>
                            <a:ext cx="7632848" cy="3312368"/>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4" name="Picture 3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87107" y="869994"/>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15" name="Picture 3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05189" y="779894"/>
                            <a:ext cx="981171"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6" name="TextBox 18"/>
                        <wps:cNvSpPr txBox="1"/>
                        <wps:spPr>
                          <a:xfrm>
                            <a:off x="281802" y="635878"/>
                            <a:ext cx="1820879" cy="400110"/>
                          </a:xfrm>
                          <a:prstGeom prst="rect">
                            <a:avLst/>
                          </a:prstGeom>
                          <a:noFill/>
                        </wps:spPr>
                        <wps:txbx>
                          <w:txbxContent>
                            <w:p w14:paraId="2CB5F6BA" w14:textId="77777777" w:rsidR="000F7249" w:rsidRDefault="000F7249"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wps:txbx>
                        <wps:bodyPr wrap="square" rtlCol="0">
                          <a:noAutofit/>
                        </wps:bodyPr>
                      </wps:wsp>
                      <pic:pic xmlns:pic="http://schemas.openxmlformats.org/drawingml/2006/picture">
                        <pic:nvPicPr>
                          <pic:cNvPr id="317" name="Picture 3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18637" y="923910"/>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8" name="TextBox 20"/>
                        <wps:cNvSpPr txBox="1"/>
                        <wps:spPr>
                          <a:xfrm>
                            <a:off x="2054060" y="635878"/>
                            <a:ext cx="1820879" cy="400110"/>
                          </a:xfrm>
                          <a:prstGeom prst="rect">
                            <a:avLst/>
                          </a:prstGeom>
                          <a:noFill/>
                        </wps:spPr>
                        <wps:txbx>
                          <w:txbxContent>
                            <w:p w14:paraId="7FA62B24" w14:textId="77777777" w:rsidR="000F7249" w:rsidRDefault="000F7249"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wps:txbx>
                        <wps:bodyPr wrap="square" rtlCol="0">
                          <a:noAutofit/>
                        </wps:bodyPr>
                      </wps:wsp>
                      <pic:pic xmlns:pic="http://schemas.openxmlformats.org/drawingml/2006/picture">
                        <pic:nvPicPr>
                          <pic:cNvPr id="319" name="Picture 319" descr="C:\Users\Sam\OneDrive\Documents\Heriot Watt\Advanced Interaction design\courswork a\storyboard\Energy_page\pla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733558" y="1074806"/>
                            <a:ext cx="4887612" cy="3127475"/>
                          </a:xfrm>
                          <a:prstGeom prst="rect">
                            <a:avLst/>
                          </a:prstGeom>
                          <a:noFill/>
                          <a:extLst>
                            <a:ext uri="{909E8E84-426E-40DD-AFC4-6F175D3DCCD1}">
                              <a14:hiddenFill xmlns:a14="http://schemas.microsoft.com/office/drawing/2010/main">
                                <a:solidFill>
                                  <a:srgbClr val="FFFFFF"/>
                                </a:solidFill>
                              </a14:hiddenFill>
                            </a:ext>
                          </a:extLst>
                        </pic:spPr>
                      </pic:pic>
                      <wps:wsp>
                        <wps:cNvPr id="320" name="TextBox 16"/>
                        <wps:cNvSpPr txBox="1"/>
                        <wps:spPr>
                          <a:xfrm>
                            <a:off x="2054060" y="1499974"/>
                            <a:ext cx="1080120" cy="369332"/>
                          </a:xfrm>
                          <a:prstGeom prst="rect">
                            <a:avLst/>
                          </a:prstGeom>
                          <a:noFill/>
                        </wps:spPr>
                        <wps:txbx>
                          <w:txbxContent>
                            <w:p w14:paraId="27881514" w14:textId="77777777" w:rsidR="000F7249" w:rsidRDefault="000F7249"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wps:txbx>
                        <wps:bodyPr wrap="square" rtlCol="0">
                          <a:noAutofit/>
                        </wps:bodyPr>
                      </wps:wsp>
                      <wps:wsp>
                        <wps:cNvPr id="321" name="TextBox 29"/>
                        <wps:cNvSpPr txBox="1"/>
                        <wps:spPr>
                          <a:xfrm>
                            <a:off x="4358316" y="1427966"/>
                            <a:ext cx="1080120" cy="369332"/>
                          </a:xfrm>
                          <a:prstGeom prst="rect">
                            <a:avLst/>
                          </a:prstGeom>
                          <a:noFill/>
                        </wps:spPr>
                        <wps:txbx>
                          <w:txbxContent>
                            <w:p w14:paraId="735172C9" w14:textId="77777777" w:rsidR="000F7249" w:rsidRDefault="000F7249"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wps:txbx>
                        <wps:bodyPr wrap="square" rtlCol="0">
                          <a:noAutofit/>
                        </wps:bodyPr>
                      </wps:wsp>
                      <wps:wsp>
                        <wps:cNvPr id="322" name="Rectangle 322"/>
                        <wps:cNvSpPr/>
                        <wps:spPr>
                          <a:xfrm>
                            <a:off x="1922744" y="1331580"/>
                            <a:ext cx="1440160" cy="163928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3" name="TextBox 30"/>
                        <wps:cNvSpPr txBox="1"/>
                        <wps:spPr>
                          <a:xfrm>
                            <a:off x="4358316" y="2796118"/>
                            <a:ext cx="1593528" cy="369332"/>
                          </a:xfrm>
                          <a:prstGeom prst="rect">
                            <a:avLst/>
                          </a:prstGeom>
                          <a:noFill/>
                        </wps:spPr>
                        <wps:txbx>
                          <w:txbxContent>
                            <w:p w14:paraId="16852EC6" w14:textId="77777777" w:rsidR="000F7249" w:rsidRDefault="000F7249"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wps:txbx>
                        <wps:bodyPr wrap="square" rtlCol="0">
                          <a:noAutofit/>
                        </wps:bodyPr>
                      </wps:wsp>
                      <wps:wsp>
                        <wps:cNvPr id="324" name="TextBox 31"/>
                        <wps:cNvSpPr txBox="1"/>
                        <wps:spPr>
                          <a:xfrm>
                            <a:off x="2054060" y="3084150"/>
                            <a:ext cx="1175515" cy="369332"/>
                          </a:xfrm>
                          <a:prstGeom prst="rect">
                            <a:avLst/>
                          </a:prstGeom>
                          <a:noFill/>
                        </wps:spPr>
                        <wps:txbx>
                          <w:txbxContent>
                            <w:p w14:paraId="1B1E7A8C" w14:textId="77777777" w:rsidR="000F7249" w:rsidRDefault="000F7249"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wps:txbx>
                        <wps:bodyPr wrap="square" rtlCol="0">
                          <a:noAutofit/>
                        </wps:bodyPr>
                      </wps:wsp>
                      <wps:wsp>
                        <wps:cNvPr id="325" name="TextBox 32"/>
                        <wps:cNvSpPr txBox="1"/>
                        <wps:spPr>
                          <a:xfrm rot="5400000">
                            <a:off x="3088854" y="1995782"/>
                            <a:ext cx="1593528" cy="369332"/>
                          </a:xfrm>
                          <a:prstGeom prst="rect">
                            <a:avLst/>
                          </a:prstGeom>
                          <a:noFill/>
                        </wps:spPr>
                        <wps:txbx>
                          <w:txbxContent>
                            <w:p w14:paraId="46521E9D" w14:textId="77777777" w:rsidR="000F7249" w:rsidRDefault="000F7249"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wps:txbx>
                        <wps:bodyPr wrap="square" rtlCol="0">
                          <a:noAutofit/>
                        </wps:bodyPr>
                      </wps:wsp>
                      <pic:pic xmlns:pic="http://schemas.openxmlformats.org/drawingml/2006/picture">
                        <pic:nvPicPr>
                          <pic:cNvPr id="326" name="Picture 326" descr="C:\Users\Sam\OneDrive\Documents\Heriot Watt\Advanced Interaction design\courswork a\storyboard\Energy_page\ligth_o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790364" y="1514442"/>
                            <a:ext cx="862112" cy="8621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327" descr="C:\Users\Sam\OneDrive\Documents\Heriot Watt\Advanced Interaction design\courswork a\storyboard\Energy_page\ligth_o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3407354" y="2115100"/>
                            <a:ext cx="862112" cy="862112"/>
                          </a:xfrm>
                          <a:prstGeom prst="rect">
                            <a:avLst/>
                          </a:prstGeom>
                          <a:noFill/>
                          <a:extLst>
                            <a:ext uri="{909E8E84-426E-40DD-AFC4-6F175D3DCCD1}">
                              <a14:hiddenFill xmlns:a14="http://schemas.microsoft.com/office/drawing/2010/main">
                                <a:solidFill>
                                  <a:srgbClr val="FFFFFF"/>
                                </a:solidFill>
                              </a14:hiddenFill>
                            </a:ext>
                          </a:extLst>
                        </pic:spPr>
                      </pic:pic>
                      <wps:wsp>
                        <wps:cNvPr id="328" name="Rectangle 328"/>
                        <wps:cNvSpPr/>
                        <wps:spPr>
                          <a:xfrm>
                            <a:off x="1910044" y="3000585"/>
                            <a:ext cx="1452860" cy="1019669"/>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9" name="Rectangle 329"/>
                        <wps:cNvSpPr/>
                        <wps:spPr>
                          <a:xfrm>
                            <a:off x="4217898" y="2652102"/>
                            <a:ext cx="1940618" cy="136815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30" name="Picture 330"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206278" y="3084150"/>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331"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4719541" y="2940134"/>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332"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206278" y="1684640"/>
                            <a:ext cx="871078" cy="871078"/>
                          </a:xfrm>
                          <a:prstGeom prst="rect">
                            <a:avLst/>
                          </a:prstGeom>
                          <a:noFill/>
                          <a:extLst>
                            <a:ext uri="{909E8E84-426E-40DD-AFC4-6F175D3DCCD1}">
                              <a14:hiddenFill xmlns:a14="http://schemas.microsoft.com/office/drawing/2010/main">
                                <a:solidFill>
                                  <a:srgbClr val="FFFFFF"/>
                                </a:solidFill>
                              </a14:hiddenFill>
                            </a:ext>
                          </a:extLst>
                        </pic:spPr>
                      </pic:pic>
                      <wps:wsp>
                        <wps:cNvPr id="333" name="TextBox 43"/>
                        <wps:cNvSpPr txBox="1"/>
                        <wps:spPr>
                          <a:xfrm>
                            <a:off x="6479413" y="131822"/>
                            <a:ext cx="1551311" cy="461665"/>
                          </a:xfrm>
                          <a:prstGeom prst="rect">
                            <a:avLst/>
                          </a:prstGeom>
                          <a:noFill/>
                        </wps:spPr>
                        <wps:txbx>
                          <w:txbxContent>
                            <w:p w14:paraId="1689CDF2" w14:textId="77777777" w:rsidR="000F7249" w:rsidRDefault="000F7249"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wps:txbx>
                        <wps:bodyPr wrap="square" rtlCol="0">
                          <a:noAutofit/>
                        </wps:bodyPr>
                      </wps:wsp>
                      <pic:pic xmlns:pic="http://schemas.openxmlformats.org/drawingml/2006/picture">
                        <pic:nvPicPr>
                          <pic:cNvPr id="334" name="Picture 334"/>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37836" y="4352401"/>
                            <a:ext cx="1519823" cy="6993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35" name="Picture 335" descr="C:\Users\Sam\OneDrive\Documents\Heriot Watt\Advanced Interaction design\courswork a\storyboard\Energy_page\button_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6582911" y="4352401"/>
                            <a:ext cx="1519821" cy="699387"/>
                          </a:xfrm>
                          <a:prstGeom prst="rect">
                            <a:avLst/>
                          </a:prstGeom>
                          <a:noFill/>
                          <a:extLst>
                            <a:ext uri="{909E8E84-426E-40DD-AFC4-6F175D3DCCD1}">
                              <a14:hiddenFill xmlns:a14="http://schemas.microsoft.com/office/drawing/2010/main">
                                <a:solidFill>
                                  <a:srgbClr val="FFFFFF"/>
                                </a:solidFill>
                              </a14:hiddenFill>
                            </a:ext>
                          </a:extLst>
                        </pic:spPr>
                      </pic:pic>
                      <wps:wsp>
                        <wps:cNvPr id="336" name="TextBox 33"/>
                        <wps:cNvSpPr txBox="1"/>
                        <wps:spPr>
                          <a:xfrm>
                            <a:off x="6939991" y="4452302"/>
                            <a:ext cx="1018725" cy="523220"/>
                          </a:xfrm>
                          <a:prstGeom prst="rect">
                            <a:avLst/>
                          </a:prstGeom>
                          <a:noFill/>
                        </wps:spPr>
                        <wps:txbx>
                          <w:txbxContent>
                            <w:p w14:paraId="247622D8" w14:textId="77777777" w:rsidR="000F7249" w:rsidRDefault="000F7249"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 o:spid="_x0000_s1049" style="position:absolute;left:0;text-align:left;margin-left:214.15pt;margin-top:9.8pt;width:222.6pt;height:152.4pt;z-index:251738624;mso-width-relative:margin;mso-height-relative:margin" coordsize="81027,50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">
                <v:rect id="Rectangle 309" o:spid="_x0000_s1050" style="position:absolute;left:64465;top:1256;width:14326;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cisQA&#10;AADcAAAADwAAAGRycy9kb3ducmV2LnhtbESPQWsCMRCF7wX/QxjBW01UaHU1igiV9uChVvQ6bMbd&#10;1WSyJKlu/70pFHp8vHnfm7dYdc6KG4XYeNYwGioQxKU3DVcaDl9vz1MQMSEbtJ5Jww9FWC17Twss&#10;jL/zJ932qRIZwrFADXVKbSFlLGtyGIe+Jc7e2QeHKctQSRPwnuHOyrFSL9Jhw7mhxpY2NZXX/bfL&#10;bwT7epC744e9RrxItdmeTrOt1oN+t56DSNSl/+O/9LvRMFEz+B2TC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M3IrEAAAA3AAAAA8AAAAAAAAAAAAAAAAAmAIAAGRycy9k&#10;b3ducmV2LnhtbFBLBQYAAAAABAAEAPUAAACJAwAAAAA=&#10;" fillcolor="#e5b8b7 [1301]" strokecolor="#c0504d [3205]" strokeweight="2pt"/>
                <v:shape id="Picture 310" o:spid="_x0000_s1051" type="#_x0000_t75" style="position:absolute;left:17660;top:5653;width:27644;height: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U5ljBAAAA3AAAAA8AAABkcnMvZG93bnJldi54bWxET8uKwjAU3Qv+Q7gDsymaqiClGmUQlWHU&#10;hTqzvzS3D2xuShNr5+/NQnB5OO/luje16Kh1lWUFk3EMgjizuuJCwe91N0pAOI+ssbZMCv7JwXo1&#10;HCwx1fbBZ+ouvhAhhF2KCkrvm1RKl5Vk0I1tQxy43LYGfYBtIXWLjxBuajmN47k0WHFoKLGhTUnZ&#10;7XI3Ck758WBzuU+q6OfeTa/baPcXRUp9fvRfCxCeev8Wv9zfWsFsEuaHM+EIy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NU5ljBAAAA3AAAAA8AAAAAAAAAAAAAAAAAnwIA&#10;AGRycy9kb3ducmV2LnhtbFBLBQYAAAAABAAEAPcAAACNAwAAAAA=&#10;">
                  <v:imagedata r:id="rId73" o:title="tab"/>
                </v:shape>
                <v:shape id="Picture 311" o:spid="_x0000_s1052" type="#_x0000_t75" style="position:absolute;top:5653;width:23042;height: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Q5lnGAAAA3AAAAA8AAABkcnMvZG93bnJldi54bWxEj09rwkAUxO8Fv8PyhN7qJi2IRNdQtBbx&#10;Iv5B7O2RfU1Cs2/T3W1M/fSuUOhxmJnfMLO8N43oyPnasoJ0lIAgLqyuuVRwPKyeJiB8QNbYWCYF&#10;v+Qhnw8eZphpe+EddftQighhn6GCKoQ2k9IXFRn0I9sSR+/TOoMhSldK7fAS4aaRz0kylgZrjgsV&#10;trSoqPja/xgFm8PYbfj9bdl+k/m4+u16dTpbpR6H/esURKA+/If/2mut4CVN4X4mHgE5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hDmWcYAAADcAAAADwAAAAAAAAAAAAAA&#10;AACfAgAAZHJzL2Rvd25yZXYueG1sUEsFBgAAAAAEAAQA9wAAAJIDAAAAAA==&#10;">
                  <v:imagedata r:id="rId74" o:title="tab"/>
                </v:shape>
                <v:shape id="TextBox 4" o:spid="_x0000_s1053" type="#_x0000_t202" style="position:absolute;left:3430;width:33844;height:7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14:paraId="218AB451" w14:textId="77777777" w:rsidR="000F7249" w:rsidRDefault="000F7249"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v:textbox>
                </v:shape>
                <v:rect id="Rectangle 313" o:spid="_x0000_s1054" style="position:absolute;left:2538;top:9959;width:76329;height:33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19vcQA&#10;AADcAAAADwAAAGRycy9kb3ducmV2LnhtbESPQWsCMRCF7wX/Qxiht5q1gtXVKCJU9NBDddHrsBl3&#10;V5PJkqS6/vumUPD4ePO+N2++7KwRN/KhcaxgOMhAEJdON1wpKA6fbxMQISJrNI5JwYMCLBe9lznm&#10;2t35m277WIkE4ZCjgjrGNpcylDVZDAPXEifv7LzFmKSvpPZ4T3Br5HuWjaXFhlNDjS2tayqv+x+b&#10;3vDmo5Bfx525BrzIbL05naYbpV773WoGIlIXn8f/6a1WMBqO4G9MI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9fb3EAAAA3AAAAA8AAAAAAAAAAAAAAAAAmAIAAGRycy9k&#10;b3ducmV2LnhtbFBLBQYAAAAABAAEAPUAAACJAwAAAAA=&#10;" fillcolor="#e5b8b7 [1301]" strokecolor="#c0504d [3205]" strokeweight="2pt"/>
                <v:shape id="Picture 314" o:spid="_x0000_s1055" type="#_x0000_t75" style="position:absolute;left:2871;top:8699;width:16229;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fOUDDAAAA3AAAAA8AAABkcnMvZG93bnJldi54bWxEj0+LwjAUxO8LfofwBG9rWt2tUo0iQkHY&#10;y65/7o/m2Vabl9JEW7+9WRA8DjPzG2a57k0t7tS6yrKCeByBIM6trrhQcDxkn3MQziNrrC2Tggc5&#10;WK8GH0tMte34j+57X4gAYZeigtL7JpXS5SUZdGPbEAfvbFuDPsi2kLrFLsBNLSdRlEiDFYeFEhva&#10;lpRf9zejgLfJNye/p0l/o+xnll1O1ayLlRoN+80ChKfev8Ov9k4rmMZf8H8mHAG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85QMMAAADcAAAADwAAAAAAAAAAAAAAAACf&#10;AgAAZHJzL2Rvd25yZXYueG1sUEsFBgAAAAAEAAQA9wAAAI8DAAAAAA==&#10;" fillcolor="#4f81bd [3204]" strokecolor="black [3213]">
                  <v:imagedata r:id="rId75" o:title=""/>
                  <v:shadow color="#eeece1 [3214]"/>
                </v:shape>
                <v:shape id="Picture 315" o:spid="_x0000_s1056" type="#_x0000_t75" style="position:absolute;left:3051;top:7798;width:9812;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loSjCAAAA3AAAAA8AAABkcnMvZG93bnJldi54bWxEj0+LwjAUxO/CfofwFrxpqosi1Si7wsJe&#10;FPwDXp/Ns602LzXJ2vrtjSB4HGbmN8xs0ZpK3Mj50rKCQT8BQZxZXXKuYL/77U1A+ICssbJMCu7k&#10;YTH/6Mww1bbhDd22IRcRwj5FBUUIdSqlzwoy6Pu2Jo7eyTqDIUqXS+2wiXBTyWGSjKXBkuNCgTUt&#10;C8ou238TKUu6nu9u15yPB16PfzhbOe2V6n6231MQgdrwDr/af1rB12AEzzPxCM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paEowgAAANwAAAAPAAAAAAAAAAAAAAAAAJ8C&#10;AABkcnMvZG93bnJldi54bWxQSwUGAAAAAAQABAD3AAAAjgMAAAAA&#10;" fillcolor="#4f81bd [3204]" strokecolor="black [3213]">
                  <v:imagedata r:id="rId76" o:title=""/>
                  <v:shadow color="#eeece1 [3214]"/>
                </v:shape>
                <v:shape id="TextBox 18" o:spid="_x0000_s1057" type="#_x0000_t202" style="position:absolute;left:2818;top:6358;width:1820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14:paraId="2CB5F6BA" w14:textId="77777777" w:rsidR="000F7249" w:rsidRDefault="000F7249"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v:textbox>
                </v:shape>
                <v:shape id="Picture 317" o:spid="_x0000_s1058" type="#_x0000_t75" style="position:absolute;left:3186;top:9239;width:16229;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NpzfDAAAA3AAAAA8AAABkcnMvZG93bnJldi54bWxEj0Frg0AUhO+F/IflBXKrqynVYrMJQRAK&#10;ubRpvT/cV7Vx34q7RvPvs4VCj8PMfMPsDovpxZVG11lWkEQxCOLa6o4bBV+f5eMLCOeRNfaWScGN&#10;HBz2q4cd5trO/EHXs29EgLDLUUHr/ZBL6eqWDLrIDsTB+7ajQR/k2Eg94hzgppfbOE6lwY7DQosD&#10;FS3Vl/NkFHCRPnP6Xm2XicpTVv5UXTYnSm3Wy/EVhKfF/4f/2m9awVOSwe+ZcATk/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Q2nN8MAAADcAAAADwAAAAAAAAAAAAAAAACf&#10;AgAAZHJzL2Rvd25yZXYueG1sUEsFBgAAAAAEAAQA9wAAAI8DAAAAAA==&#10;" fillcolor="#4f81bd [3204]" strokecolor="black [3213]">
                  <v:imagedata r:id="rId75" o:title=""/>
                  <v:shadow color="#eeece1 [3214]"/>
                </v:shape>
                <v:shape id="TextBox 20" o:spid="_x0000_s1059" type="#_x0000_t202" style="position:absolute;left:20540;top:6358;width:18209;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14:paraId="7FA62B24" w14:textId="77777777" w:rsidR="000F7249" w:rsidRDefault="000F7249"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v:textbox>
                </v:shape>
                <v:shape id="Picture 319" o:spid="_x0000_s1060" type="#_x0000_t75" style="position:absolute;left:17335;top:10748;width:48876;height:31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Ib7EAAAA3AAAAA8AAABkcnMvZG93bnJldi54bWxEj0FrwkAUhO+C/2F5Qm+6MS3Fpq6iQmmv&#10;xlo9PrOvSTD7Nuxuk/Tfu0Khx2FmvmGW68E0oiPna8sK5rMEBHFhdc2lgs/D23QBwgdkjY1lUvBL&#10;Htar8WiJmbY976nLQykihH2GCqoQ2kxKX1Rk0M9sSxy9b+sMhihdKbXDPsJNI9MkeZYGa44LFba0&#10;q6i45j9GQfp+yvUZv7bJ/njw9uLOOtVPSj1Mhs0riEBD+A//tT+0gsf5C9zPxCM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ngIb7EAAAA3AAAAA8AAAAAAAAAAAAAAAAA&#10;nwIAAGRycy9kb3ducmV2LnhtbFBLBQYAAAAABAAEAPcAAACQAwAAAAA=&#10;">
                  <v:imagedata r:id="rId77" o:title="plan"/>
                </v:shape>
                <v:shape id="TextBox 16" o:spid="_x0000_s1061" type="#_x0000_t202" style="position:absolute;left:20540;top:14999;width:10801;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14:paraId="27881514" w14:textId="77777777" w:rsidR="000F7249" w:rsidRDefault="000F7249"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v:textbox>
                </v:shape>
                <v:shape id="TextBox 29" o:spid="_x0000_s1062" type="#_x0000_t202" style="position:absolute;left:43583;top:14279;width:1080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14:paraId="735172C9" w14:textId="77777777" w:rsidR="000F7249" w:rsidRDefault="000F7249"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v:textbox>
                </v:shape>
                <v:rect id="Rectangle 322" o:spid="_x0000_s1063" style="position:absolute;left:19227;top:13315;width:14402;height:16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84cUA&#10;AADcAAAADwAAAGRycy9kb3ducmV2LnhtbESPzWrDMBCE74W+g9hCbo0cF5LiRjahkNBLID99gK21&#10;kZ1YK9eSHefto0Chx2FmvmGWxWgbMVDna8cKZtMEBHHpdM1Gwfdx/foOwgdkjY1jUnAjD0X+/LTE&#10;TLsr72k4BCMihH2GCqoQ2kxKX1Zk0U9dSxy9k+sshig7I3WH1wi3jUyTZC4t1hwXKmzps6Lycuit&#10;gn4wi0Uz7Pqz+TnO9ltzw99NrdTkZVx9gAg0hv/wX/tLK3hLU3iciUd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8DzhxQAAANwAAAAPAAAAAAAAAAAAAAAAAJgCAABkcnMv&#10;ZG93bnJldi54bWxQSwUGAAAAAAQABAD1AAAAigMAAAAA&#10;" fillcolor="black" stroked="f" strokeweight="2pt">
                  <v:fill opacity="37265f"/>
                </v:rect>
                <v:shape id="TextBox 30" o:spid="_x0000_s1064" type="#_x0000_t202" style="position:absolute;left:43583;top:27961;width:1593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14:paraId="16852EC6" w14:textId="77777777" w:rsidR="000F7249" w:rsidRDefault="000F7249"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v:textbox>
                </v:shape>
                <v:shape id="TextBox 31" o:spid="_x0000_s1065" type="#_x0000_t202" style="position:absolute;left:20540;top:30841;width:1175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14:paraId="1B1E7A8C" w14:textId="77777777" w:rsidR="000F7249" w:rsidRDefault="000F7249"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v:textbox>
                </v:shape>
                <v:shape id="TextBox 32" o:spid="_x0000_s1066" type="#_x0000_t202" style="position:absolute;left:30888;top:19957;width:15936;height:369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4/p8QA&#10;AADcAAAADwAAAGRycy9kb3ducmV2LnhtbESP3YrCMBSE7wXfIRzBO02rrCvVKCooi9sbfx7g0Bzb&#10;YnNSmmjrPv1GWNjLYWa+YZbrzlTiSY0rLSuIxxEI4szqknMF18t+NAfhPLLGyjIpeJGD9arfW2Ki&#10;bcsnep59LgKEXYIKCu/rREqXFWTQjW1NHLybbQz6IJtc6gbbADeVnETRTBosOSwUWNOuoOx+fhgF&#10;j/a74t0xTQ+zz5/TPs3itNvGSg0H3WYBwlPn/8N/7S+tYDr5gPe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uP6fEAAAA3AAAAA8AAAAAAAAAAAAAAAAAmAIAAGRycy9k&#10;b3ducmV2LnhtbFBLBQYAAAAABAAEAPUAAACJAwAAAAA=&#10;" filled="f" stroked="f">
                  <v:textbox>
                    <w:txbxContent>
                      <w:p w14:paraId="46521E9D" w14:textId="77777777" w:rsidR="000F7249" w:rsidRDefault="000F7249"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v:textbox>
                </v:shape>
                <v:shape id="Picture 326" o:spid="_x0000_s1067" type="#_x0000_t75" style="position:absolute;left:47903;top:15144;width:8621;height:8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T2UHFAAAA3AAAAA8AAABkcnMvZG93bnJldi54bWxEj0FrwkAUhO9C/8PyhN50Y6pSUjdBCoWW&#10;IsQo7fWRfWaD2bchu9X037uFgsdh5pthNsVoO3GhwbeOFSzmCQji2umWGwXHw9vsGYQPyBo7x6Tg&#10;lzwU+cNkg5l2V97TpQqNiCXsM1RgQugzKX1tyKKfu544eic3WAxRDo3UA15jue1kmiRrabHluGCw&#10;p1dD9bn6sQqeVt/10lRl6cbU7z7Lr9V2138o9Tgdty8gAo3hHv6n33Xk0jX8nYlHQO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U9lBxQAAANwAAAAPAAAAAAAAAAAAAAAA&#10;AJ8CAABkcnMvZG93bnJldi54bWxQSwUGAAAAAAQABAD3AAAAkQMAAAAA&#10;">
                  <v:imagedata r:id="rId78" o:title="ligth_on"/>
                </v:shape>
                <v:shape id="Picture 327" o:spid="_x0000_s1068" type="#_x0000_t75" style="position:absolute;left:34073;top:21151;width:8621;height:8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ffNrFAAAA3AAAAA8AAABkcnMvZG93bnJldi54bWxEj91qwkAUhO+FvsNyhN6ZjfGnJbqKFISW&#10;IqSx1NtD9pgNZs+G7Fbj23cLhV4OM98Ms94OthVX6n3jWME0SUEQV043XCv4PO4nzyB8QNbYOiYF&#10;d/Kw3TyM1phrd+MPupahFrGEfY4KTAhdLqWvDFn0ieuIo3d2vcUQZV9L3eMtlttWZmm6lBYbjgsG&#10;O3oxVF3Kb6tgtjhVc1MWhRsyf3gvvha7Q/em1ON42K1ABBrCf/iPftWRy57g90w8An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H3zaxQAAANwAAAAPAAAAAAAAAAAAAAAA&#10;AJ8CAABkcnMvZG93bnJldi54bWxQSwUGAAAAAAQABAD3AAAAkQMAAAAA&#10;">
                  <v:imagedata r:id="rId78" o:title="ligth_on"/>
                </v:shape>
                <v:rect id="Rectangle 328" o:spid="_x0000_s1069" style="position:absolute;left:19100;top:30005;width:14529;height:101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LC8AA&#10;AADcAAAADwAAAGRycy9kb3ducmV2LnhtbERPzYrCMBC+C75DmAVvmqqg0jXKIrjsRVDrA4zNbFpt&#10;JrVJa317c1jY48f3v972thIdNb50rGA6SUAQ506XbBRcsv14BcIHZI2VY1LwIg/bzXCwxlS7J5+o&#10;OwcjYgj7FBUUIdSplD4vyKKfuJo4cr+usRgibIzUDT5juK3kLEkW0mLJsaHAmnYF5fdzaxW0nVku&#10;q+7Y3sw1m54O5oWP71Kp0Uf/9QkiUB/+xX/uH61gPotr45l4BO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gLC8AAAADcAAAADwAAAAAAAAAAAAAAAACYAgAAZHJzL2Rvd25y&#10;ZXYueG1sUEsFBgAAAAAEAAQA9QAAAIUDAAAAAA==&#10;" fillcolor="black" stroked="f" strokeweight="2pt">
                  <v:fill opacity="37265f"/>
                </v:rect>
                <v:rect id="Rectangle 329" o:spid="_x0000_s1070" style="position:absolute;left:42178;top:26521;width:19407;height:13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SukMUA&#10;AADcAAAADwAAAGRycy9kb3ducmV2LnhtbESP0WrCQBRE3wv+w3IF3+omFrRGN1IKLb4IVfsB1+x1&#10;E83eTbObGP++Wyj4OMzMGWa9GWwtemp95VhBOk1AEBdOV2wUfB8/nl9B+ICssXZMCu7kYZOPntaY&#10;aXfjPfWHYESEsM9QQRlCk0npi5Is+qlriKN3dq3FEGVrpG7xFuG2lrMkmUuLFceFEht6L6m4Hjqr&#10;oOvNYlH3X93FnI7pfmfu+PNZKTUZD28rEIGG8Aj/t7dawctsCX9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K6QxQAAANwAAAAPAAAAAAAAAAAAAAAAAJgCAABkcnMv&#10;ZG93bnJldi54bWxQSwUGAAAAAAQABAD1AAAAigMAAAAA&#10;" fillcolor="black" stroked="f" strokeweight="2pt">
                  <v:fill opacity="37265f"/>
                </v:rect>
                <v:shape id="Picture 330" o:spid="_x0000_s1071" type="#_x0000_t75" style="position:absolute;left:22062;top:30841;width:8711;height:8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hLyHEAAAA3AAAAA8AAABkcnMvZG93bnJldi54bWxET8tqg0AU3RfyD8MNdNeMjSQEm1FKqGCz&#10;aMhj093FuVGJc8c6U7X9+s6ikOXhvLfZZFoxUO8aywqeFxEI4tLqhisFl3P+tAHhPLLG1jIp+CEH&#10;WTp72GKi7chHGk6+EiGEXYIKau+7REpX1mTQLWxHHLir7Q36APtK6h7HEG5auYyitTTYcGiosaNd&#10;TeXt9G0UFLvP88ot3zbWf/yO+3cjq6/8oNTjfHp9AeFp8nfxv7vQCuI4zA9nwhGQ6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hLyHEAAAA3AAAAA8AAAAAAAAAAAAAAAAA&#10;nwIAAGRycy9kb3ducmV2LnhtbFBLBQYAAAAABAAEAPcAAACQAwAAAAA=&#10;">
                  <v:imagedata r:id="rId79" o:title="ligth_off"/>
                </v:shape>
                <v:shape id="Picture 331" o:spid="_x0000_s1072" type="#_x0000_t75" style="position:absolute;left:47195;top:29401;width:8711;height:8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tirrFAAAA3AAAAA8AAABkcnMvZG93bnJldi54bWxEj0GLwjAUhO8L/ofwBG9rqqJI1ygiCurB&#10;xeplb4/mbVu2ealNtNVfbxYEj8PMfMPMFq0pxY1qV1hWMOhHIIhTqwvOFJxPm88pCOeRNZaWScGd&#10;HCzmnY8Zxto2fKRb4jMRIOxiVJB7X8VSujQng65vK+Lg/draoA+yzqSusQlwU8phFE2kwYLDQo4V&#10;rXJK/5KrUbBd/ZzGbrieWn94NPudkdll861Ur9suv0B4av07/GpvtYLRaAD/Z8IRkP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LYq6xQAAANwAAAAPAAAAAAAAAAAAAAAA&#10;AJ8CAABkcnMvZG93bnJldi54bWxQSwUGAAAAAAQABAD3AAAAkQMAAAAA&#10;">
                  <v:imagedata r:id="rId79" o:title="ligth_off"/>
                </v:shape>
                <v:shape id="Picture 332" o:spid="_x0000_s1073" type="#_x0000_t75" style="position:absolute;left:22062;top:16846;width:8711;height:8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FM3FAAAA3AAAAA8AAABkcnMvZG93bnJldi54bWxEj0+LwjAUxO8L+x3CE/a2plYUqUYRUXA9&#10;uPjn4u3RPNti89Jtoq1+erMgeBxm5jfMZNaaUtyodoVlBb1uBII4tbrgTMHxsPoegXAeWWNpmRTc&#10;ycFs+vkxwUTbhnd02/tMBAi7BBXk3leJlC7NyaDr2oo4eGdbG/RB1pnUNTYBbkoZR9FQGiw4LORY&#10;0SKn9LK/GgXrxekwcPFyZP320Wx+jMz+Vr9KfXXa+RiEp9a/w6/2Wivo92P4PxOOgJw+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xTNxQAAANwAAAAPAAAAAAAAAAAAAAAA&#10;AJ8CAABkcnMvZG93bnJldi54bWxQSwUGAAAAAAQABAD3AAAAkQMAAAAA&#10;">
                  <v:imagedata r:id="rId79" o:title="ligth_off"/>
                </v:shape>
                <v:shape id="TextBox 43" o:spid="_x0000_s1074" type="#_x0000_t202" style="position:absolute;left:64794;top:1318;width:15513;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14:paraId="1689CDF2" w14:textId="77777777" w:rsidR="000F7249" w:rsidRDefault="000F7249"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v:textbox>
                </v:shape>
                <v:shape id="Picture 334" o:spid="_x0000_s1075" type="#_x0000_t75" style="position:absolute;left:378;top:43524;width:15198;height:6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PZp/FAAAA3AAAAA8AAABkcnMvZG93bnJldi54bWxEj0FrwkAUhO9C/8PyBG9mY1OkTV2lKEWh&#10;xWpaen5kX5Ng9m3YXTX++64geBxm5htmtuhNK07kfGNZwSRJQRCXVjdcKfj5fh8/g/ABWWNrmRRc&#10;yMNi/jCYYa7tmfd0KkIlIoR9jgrqELpcSl/WZNAntiOO3p91BkOUrpLa4TnCTSsf03QqDTYcF2rs&#10;aFlTeSiORoFr9Mvqa7tqi+53fciWtrp8fO6UGg37t1cQgfpwD9/aG60gy57geiYeAT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j2afxQAAANwAAAAPAAAAAAAAAAAAAAAA&#10;AJ8CAABkcnMvZG93bnJldi54bWxQSwUGAAAAAAQABAD3AAAAkQMAAAAA&#10;" fillcolor="#4f81bd [3204]" strokecolor="black [3213]">
                  <v:imagedata r:id="rId80" o:title=""/>
                  <v:shadow color="#eeece1 [3214]"/>
                </v:shape>
                <v:shape id="Picture 335" o:spid="_x0000_s1076" type="#_x0000_t75" style="position:absolute;left:65829;top:43524;width:15198;height:6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QuLCAAAA3AAAAA8AAABkcnMvZG93bnJldi54bWxEj92KwjAUhO8XfIdwBO/WtIpLt2sUEQRB&#10;KPh3f9qcbbs2J6WJWt/eCMJeDjPzDTNf9qYRN+pcbVlBPI5AEBdW11wqOB03nwkI55E1NpZJwYMc&#10;LBeDjzmm2t55T7eDL0WAsEtRQeV9m0rpiooMurFtiYP3azuDPsiulLrDe4CbRk6i6EsarDksVNjS&#10;uqLicrgaBXmC2Z/Mmmz3oDhmPuftt8mVGg371Q8IT73/D7/bW61gOp3B60w4An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HELiwgAAANwAAAAPAAAAAAAAAAAAAAAAAJ8C&#10;AABkcnMvZG93bnJldi54bWxQSwUGAAAAAAQABAD3AAAAjgMAAAAA&#10;">
                  <v:imagedata r:id="rId81" o:title="button_1"/>
                </v:shape>
                <v:shape id="TextBox 33" o:spid="_x0000_s1077" type="#_x0000_t202" style="position:absolute;left:69399;top:44523;width:10188;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14:paraId="247622D8" w14:textId="77777777" w:rsidR="000F7249" w:rsidRDefault="000F7249"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v:textbox>
                </v:shape>
                <w10:wrap type="square" side="left"/>
              </v:group>
            </w:pict>
          </mc:Fallback>
        </mc:AlternateContent>
      </w:r>
      <w:r w:rsidRPr="003C1178">
        <w:t>Energy Displays: Need motivation for interaction. Currently not showing actual usage which can provide motivation.</w:t>
      </w:r>
    </w:p>
    <w:p w14:paraId="461B9BBF" w14:textId="77777777" w:rsidR="00855BC0" w:rsidRPr="003C1178" w:rsidRDefault="00855BC0" w:rsidP="00855BC0">
      <w:pPr>
        <w:pStyle w:val="NoSpacing"/>
        <w:ind w:left="1152"/>
      </w:pPr>
      <w:r w:rsidRPr="003C1178">
        <w:t xml:space="preserve">Exercises: Need motivation to engage in exercise. Thought: add social element. </w:t>
      </w:r>
    </w:p>
    <w:p w14:paraId="2C32CA2D" w14:textId="77777777" w:rsidR="00855BC0" w:rsidRPr="003C1178" w:rsidRDefault="00855BC0" w:rsidP="00855BC0">
      <w:pPr>
        <w:pStyle w:val="NoSpacing"/>
        <w:ind w:left="1152"/>
      </w:pPr>
      <w:r w:rsidRPr="003C1178">
        <w:t>Other motivational options?</w:t>
      </w:r>
    </w:p>
    <w:p w14:paraId="3382E761" w14:textId="77777777" w:rsidR="00855BC0" w:rsidRPr="003C1178" w:rsidRDefault="00855BC0" w:rsidP="00855BC0">
      <w:pPr>
        <w:pStyle w:val="NoSpacing"/>
        <w:ind w:left="1152"/>
      </w:pPr>
      <w:r w:rsidRPr="003C1178">
        <w:t>Medicine Display: No indication when missed dosage.</w:t>
      </w:r>
    </w:p>
    <w:p w14:paraId="3FF35592" w14:textId="77777777" w:rsidR="00855BC0" w:rsidRPr="003C1178" w:rsidRDefault="00855BC0" w:rsidP="00855BC0">
      <w:pPr>
        <w:pStyle w:val="NoSpacing"/>
        <w:ind w:left="1152"/>
      </w:pPr>
      <w:r w:rsidRPr="003C1178">
        <w:t>Personas: Build existing personas so that more than just one generic one.</w:t>
      </w:r>
    </w:p>
    <w:p w14:paraId="71F8DD67" w14:textId="20AC0D33" w:rsidR="00855BC0" w:rsidRPr="003C1178" w:rsidDel="001032B9" w:rsidRDefault="00855BC0">
      <w:pPr>
        <w:rPr>
          <w:del w:id="897" w:author="Mary Holderby" w:date="2019-02-26T07:23:00Z"/>
        </w:rPr>
      </w:pPr>
      <w:r w:rsidRPr="003C1178">
        <w:br w:type="page"/>
      </w:r>
    </w:p>
    <w:p w14:paraId="75269A01" w14:textId="754BA4A9" w:rsidR="00855BC0" w:rsidRPr="003C1178" w:rsidRDefault="00855BC0" w:rsidP="001032B9">
      <w:pPr>
        <w:pPrChange w:id="898" w:author="Mary Holderby" w:date="2019-02-26T07:23:00Z">
          <w:pPr>
            <w:pStyle w:val="NoSpacing"/>
            <w:ind w:left="1152"/>
          </w:pPr>
        </w:pPrChange>
      </w:pPr>
      <w:bookmarkStart w:id="899" w:name="_GoBack"/>
      <w:bookmarkEnd w:id="899"/>
      <w:r w:rsidRPr="003C1178">
        <w:rPr>
          <w:noProof/>
          <w:lang w:eastAsia="en-GB"/>
        </w:rPr>
        <w:lastRenderedPageBreak/>
        <mc:AlternateContent>
          <mc:Choice Requires="wpg">
            <w:drawing>
              <wp:anchor distT="0" distB="0" distL="114300" distR="114300" simplePos="0" relativeHeight="251739648" behindDoc="0" locked="0" layoutInCell="1" allowOverlap="1" wp14:anchorId="43086C8C" wp14:editId="35390FCD">
                <wp:simplePos x="0" y="0"/>
                <wp:positionH relativeFrom="column">
                  <wp:posOffset>1165860</wp:posOffset>
                </wp:positionH>
                <wp:positionV relativeFrom="paragraph">
                  <wp:posOffset>142875</wp:posOffset>
                </wp:positionV>
                <wp:extent cx="3451860" cy="2386965"/>
                <wp:effectExtent l="0" t="0" r="0" b="0"/>
                <wp:wrapNone/>
                <wp:docPr id="337" name="Group 1"/>
                <wp:cNvGraphicFramePr/>
                <a:graphic xmlns:a="http://schemas.openxmlformats.org/drawingml/2006/main">
                  <a:graphicData uri="http://schemas.microsoft.com/office/word/2010/wordprocessingGroup">
                    <wpg:wgp>
                      <wpg:cNvGrpSpPr/>
                      <wpg:grpSpPr>
                        <a:xfrm>
                          <a:off x="0" y="0"/>
                          <a:ext cx="3451860" cy="2386965"/>
                          <a:chOff x="0" y="0"/>
                          <a:chExt cx="8678913" cy="4789729"/>
                        </a:xfrm>
                      </wpg:grpSpPr>
                      <pic:pic xmlns:pic="http://schemas.openxmlformats.org/drawingml/2006/picture">
                        <pic:nvPicPr>
                          <pic:cNvPr id="338" name="Picture 338" descr="C:\Users\Sam\OneDrive\Documents\Heriot Watt\Advanced Interaction design\courswork a\storyboard\page1\Energy_button.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2016224" y="1590376"/>
                            <a:ext cx="1690237"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339" descr="C:\Users\Sam\OneDrive\Documents\Heriot Watt\Advanced Interaction design\courswork a\storyboard\page1\Exer_button.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3888432" y="1590376"/>
                            <a:ext cx="1690238"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340"/>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144016" y="1590375"/>
                            <a:ext cx="1690238" cy="1674849"/>
                          </a:xfrm>
                          <a:prstGeom prst="rect">
                            <a:avLst/>
                          </a:prstGeom>
                          <a:noFill/>
                          <a:extLst>
                            <a:ext uri="{909E8E84-426E-40DD-AFC4-6F175D3DCCD1}">
                              <a14:hiddenFill xmlns:a14="http://schemas.microsoft.com/office/drawing/2010/main">
                                <a:solidFill>
                                  <a:srgbClr val="FFFFFF"/>
                                </a:solidFill>
                              </a14:hiddenFill>
                            </a:ext>
                          </a:extLst>
                        </pic:spPr>
                      </pic:pic>
                      <wps:wsp>
                        <wps:cNvPr id="341" name="TextBox 3"/>
                        <wps:cNvSpPr txBox="1"/>
                        <wps:spPr>
                          <a:xfrm>
                            <a:off x="0" y="222223"/>
                            <a:ext cx="7632848" cy="523220"/>
                          </a:xfrm>
                          <a:prstGeom prst="rect">
                            <a:avLst/>
                          </a:prstGeom>
                          <a:noFill/>
                        </wps:spPr>
                        <wps:txbx>
                          <w:txbxContent>
                            <w:p w14:paraId="63695822" w14:textId="77777777" w:rsidR="000F7249" w:rsidRPr="006E54E8" w:rsidRDefault="000F7249"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wps:txbx>
                        <wps:bodyPr wrap="square" rtlCol="0">
                          <a:noAutofit/>
                        </wps:bodyPr>
                      </wps:wsp>
                      <pic:pic xmlns:pic="http://schemas.openxmlformats.org/drawingml/2006/picture">
                        <pic:nvPicPr>
                          <pic:cNvPr id="342" name="Picture 342"/>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5798595" y="1590375"/>
                            <a:ext cx="1690237" cy="1674848"/>
                          </a:xfrm>
                          <a:prstGeom prst="rect">
                            <a:avLst/>
                          </a:prstGeom>
                          <a:noFill/>
                          <a:extLst>
                            <a:ext uri="{909E8E84-426E-40DD-AFC4-6F175D3DCCD1}">
                              <a14:hiddenFill xmlns:a14="http://schemas.microsoft.com/office/drawing/2010/main">
                                <a:solidFill>
                                  <a:srgbClr val="FFFFFF"/>
                                </a:solidFill>
                              </a14:hiddenFill>
                            </a:ext>
                          </a:extLst>
                        </pic:spPr>
                      </pic:pic>
                      <wps:wsp>
                        <wps:cNvPr id="343" name="TextBox 8"/>
                        <wps:cNvSpPr txBox="1"/>
                        <wps:spPr>
                          <a:xfrm>
                            <a:off x="6264696" y="4266509"/>
                            <a:ext cx="2414217" cy="523220"/>
                          </a:xfrm>
                          <a:prstGeom prst="rect">
                            <a:avLst/>
                          </a:prstGeom>
                          <a:noFill/>
                        </wps:spPr>
                        <wps:txbx>
                          <w:txbxContent>
                            <w:p w14:paraId="183E53F0" w14:textId="77777777" w:rsidR="000F7249" w:rsidRDefault="000F7249"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wps:txbx>
                        <wps:bodyPr wrap="square" rtlCol="0">
                          <a:noAutofit/>
                        </wps:bodyPr>
                      </wps:wsp>
                      <wpg:grpSp>
                        <wpg:cNvPr id="344" name="Group 344"/>
                        <wpg:cNvGrpSpPr/>
                        <wpg:grpSpPr>
                          <a:xfrm>
                            <a:off x="6192688" y="0"/>
                            <a:ext cx="1584176" cy="467864"/>
                            <a:chOff x="6192688" y="0"/>
                            <a:chExt cx="1584176" cy="467864"/>
                          </a:xfrm>
                        </wpg:grpSpPr>
                        <wps:wsp>
                          <wps:cNvPr id="345" name="Rectangle 345"/>
                          <wps:cNvSpPr/>
                          <wps:spPr>
                            <a:xfrm>
                              <a:off x="6192688" y="0"/>
                              <a:ext cx="1432584" cy="465805"/>
                            </a:xfrm>
                            <a:prstGeom prst="rect">
                              <a:avLst/>
                            </a:prstGeom>
                            <a:solidFill>
                              <a:schemeClr val="accent4">
                                <a:lumMod val="40000"/>
                                <a:lumOff val="60000"/>
                              </a:schemeClr>
                            </a:solidFill>
                          </wps:spPr>
                          <wps:style>
                            <a:lnRef idx="2">
                              <a:schemeClr val="accent4"/>
                            </a:lnRef>
                            <a:fillRef idx="1">
                              <a:schemeClr val="lt1"/>
                            </a:fillRef>
                            <a:effectRef idx="0">
                              <a:schemeClr val="accent4"/>
                            </a:effectRef>
                            <a:fontRef idx="minor">
                              <a:schemeClr val="dk1"/>
                            </a:fontRef>
                          </wps:style>
                          <wps:bodyPr rtlCol="0" anchor="ctr"/>
                        </wps:wsp>
                        <wps:wsp>
                          <wps:cNvPr id="346" name="TextBox 11"/>
                          <wps:cNvSpPr txBox="1"/>
                          <wps:spPr>
                            <a:xfrm>
                              <a:off x="6225553" y="6199"/>
                              <a:ext cx="1551311" cy="461665"/>
                            </a:xfrm>
                            <a:prstGeom prst="rect">
                              <a:avLst/>
                            </a:prstGeom>
                            <a:noFill/>
                          </wps:spPr>
                          <wps:txbx>
                            <w:txbxContent>
                              <w:p w14:paraId="30CA1B76" w14:textId="77777777" w:rsidR="000F7249" w:rsidRDefault="000F7249"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id="_x0000_s1078" style="position:absolute;margin-left:91.8pt;margin-top:11.25pt;width:271.8pt;height:187.95pt;z-index:251739648;mso-width-relative:margin;mso-height-relative:margin" coordsize="86789,4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">
                <v:shape id="Picture 338" o:spid="_x0000_s1079" type="#_x0000_t75" style="position:absolute;left:20162;top:15903;width:16902;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zoDrCAAAA3AAAAA8AAABkcnMvZG93bnJldi54bWxET89rwjAUvgv7H8ITvIimTpCuGqVuCIK7&#10;qPP+aJ5NsXnpmkyrf705DDx+fL8Xq87W4kqtrxwrmIwTEMSF0xWXCn6Om1EKwgdkjbVjUnAnD6vl&#10;W2+BmXY33tP1EEoRQ9hnqMCE0GRS+sKQRT92DXHkzq61GCJsS6lbvMVwW8v3JJlJixXHBoMNfRoq&#10;Loc/q2CXpL/ma/0x2z/S4Xee52F76rRSg36Xz0EE6sJL/O/eagXTaVwbz8QjIJ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86A6wgAAANwAAAAPAAAAAAAAAAAAAAAAAJ8C&#10;AABkcnMvZG93bnJldi54bWxQSwUGAAAAAAQABAD3AAAAjgMAAAAA&#10;">
                  <v:imagedata r:id="rId86" o:title="Energy_button"/>
                </v:shape>
                <v:shape id="Picture 339" o:spid="_x0000_s1080" type="#_x0000_t75" style="position:absolute;left:38884;top:15903;width:16902;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rJp/GAAAA3AAAAA8AAABkcnMvZG93bnJldi54bWxEj09rwkAUxO+C32F5Qm+6sSmi0VWkKLR6&#10;qX8Qj8/sMwlm38bsVtNv7wpCj8PM/IaZzBpTihvVrrCsoN+LQBCnVhecKdjvlt0hCOeRNZaWScEf&#10;OZhN260JJtreeUO3rc9EgLBLUEHufZVI6dKcDLqerYiDd7a1QR9knUld4z3ATSnfo2ggDRYcFnKs&#10;6DOn9LL9NQqO19X3+fDxU44qHTfutBhcN+uVUm+dZj4G4anx/+FX+0sriOMRPM+EIyC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smn8YAAADcAAAADwAAAAAAAAAAAAAA&#10;AACfAgAAZHJzL2Rvd25yZXYueG1sUEsFBgAAAAAEAAQA9wAAAJIDAAAAAA==&#10;">
                  <v:imagedata r:id="rId87" o:title="Exer_button"/>
                </v:shape>
                <v:shape id="Picture 340" o:spid="_x0000_s1081" type="#_x0000_t75" style="position:absolute;left:1440;top:15903;width:16902;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2cn7CAAAA3AAAAA8AAABkcnMvZG93bnJldi54bWxET89rwjAUvg/8H8ITvK2pOoarjVIEZbsM&#10;5txgt0fzbIvNS01iW//75TDY8eP7nW9H04qenG8sK5gnKQji0uqGKwWnz/3jCoQPyBpby6TgTh62&#10;m8lDjpm2A39QfwyViCHsM1RQh9BlUvqyJoM+sR1x5M7WGQwRukpqh0MMN61cpOmzNNhwbKixo11N&#10;5eV4Mwq+7i8H7Irv5fsVb+7644s32hdKzaZjsQYRaAz/4j/3q1awfIrz45l4BO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9nJ+wgAAANwAAAAPAAAAAAAAAAAAAAAAAJ8C&#10;AABkcnMvZG93bnJldi54bWxQSwUGAAAAAAQABAD3AAAAjgMAAAAA&#10;">
                  <v:imagedata r:id="rId88" o:title=""/>
                </v:shape>
                <v:shape id="TextBox 3" o:spid="_x0000_s1082" type="#_x0000_t202" style="position:absolute;top:2222;width:76328;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tWsQA&#10;AADcAAAADwAAAGRycy9kb3ducmV2LnhtbESPQWvCQBSE74L/YXkFb7qrVbGpq4il0JNiWgu9PbLP&#10;JDT7NmRXE/+9Kwgeh5n5hlmuO1uJCzW+dKxhPFIgiDNnSs41/Hx/DhcgfEA2WDkmDVfysF71e0tM&#10;jGv5QJc05CJC2CeooQihTqT0WUEW/cjVxNE7ucZiiLLJpWmwjXBbyYlSc2mx5LhQYE3bgrL/9Gw1&#10;HHenv9+p2ucfdla3rlOS7ZvUevDSbd5BBOrCM/xofxkNr9M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bVrEAAAA3AAAAA8AAAAAAAAAAAAAAAAAmAIAAGRycy9k&#10;b3ducmV2LnhtbFBLBQYAAAAABAAEAPUAAACJAwAAAAA=&#10;" filled="f" stroked="f">
                  <v:textbox>
                    <w:txbxContent>
                      <w:p w14:paraId="63695822" w14:textId="77777777" w:rsidR="000F7249" w:rsidRPr="006E54E8" w:rsidRDefault="000F7249"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v:textbox>
                </v:shape>
                <v:shape id="Picture 342" o:spid="_x0000_s1083" type="#_x0000_t75" style="position:absolute;left:57985;top:15903;width:16903;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IaQjDAAAA3AAAAA8AAABkcnMvZG93bnJldi54bWxEj0FrAjEUhO8F/0N4greaVUuRrVG0qPRW&#10;uis9v25eN6ublyVJ3fXfN4WCx2Hmm2FWm8G24ko+NI4VzKYZCOLK6YZrBafy8LgEESKyxtYxKbhR&#10;gM169LDCXLueP+haxFqkEg45KjAxdrmUoTJkMUxdR5y8b+ctxiR9LbXHPpXbVs6z7FlabDgtGOzo&#10;1VB1KX6sgsX5fXeoy0/aR+P7Y/lV7C99odRkPGxfQEQa4j38T7/pxD3N4e9MOgJ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khpCMMAAADcAAAADwAAAAAAAAAAAAAAAACf&#10;AgAAZHJzL2Rvd25yZXYueG1sUEsFBgAAAAAEAAQA9wAAAI8DAAAAAA==&#10;">
                  <v:imagedata r:id="rId89" o:title=""/>
                </v:shape>
                <v:shape id="TextBox 8" o:spid="_x0000_s1084" type="#_x0000_t202" style="position:absolute;left:62646;top:42665;width:24143;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14:paraId="183E53F0" w14:textId="77777777" w:rsidR="000F7249" w:rsidRDefault="000F7249"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v:textbox>
                </v:shape>
                <v:group id="Group 344" o:spid="_x0000_s1085" style="position:absolute;left:61926;width:15842;height:4678" coordorigin="61926" coordsize="15841,4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ect id="Rectangle 345" o:spid="_x0000_s1086" style="position:absolute;left:61926;width:14326;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4MYA&#10;AADcAAAADwAAAGRycy9kb3ducmV2LnhtbESPT2vCQBTE74V+h+UJvdWN/aMSXaUUpYGeTAvq7ZF9&#10;TVKzb2N2TbbfvisUehxm5jfMch1MI3rqXG1ZwWScgCAurK65VPD5sb2fg3AeWWNjmRT8kIP16vZm&#10;iam2A++oz30pIoRdigoq79tUSldUZNCNbUscvS/bGfRRdqXUHQ4Rbhr5kCRTabDmuFBhS68VFaf8&#10;YhScpv3scAwm7If3/Htz3mUo3zKl7kbhZQHCU/D/4b92phU8Pj3D9U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V/4MYAAADcAAAADwAAAAAAAAAAAAAAAACYAgAAZHJz&#10;L2Rvd25yZXYueG1sUEsFBgAAAAAEAAQA9QAAAIsDAAAAAA==&#10;" fillcolor="#ccc0d9 [1303]" strokecolor="#8064a2 [3207]" strokeweight="2pt"/>
                  <v:shape id="TextBox 11" o:spid="_x0000_s1087" type="#_x0000_t202" style="position:absolute;left:62255;top:61;width:15513;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14:paraId="30CA1B76" w14:textId="77777777" w:rsidR="000F7249" w:rsidRDefault="000F7249"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v:textbox>
                  </v:shape>
                </v:group>
              </v:group>
            </w:pict>
          </mc:Fallback>
        </mc:AlternateContent>
      </w:r>
    </w:p>
    <w:p w14:paraId="64EEFBA4" w14:textId="77777777" w:rsidR="00855BC0" w:rsidRPr="003C1178" w:rsidRDefault="00855BC0" w:rsidP="00855BC0">
      <w:pPr>
        <w:pStyle w:val="NoSpacing"/>
        <w:ind w:left="1152"/>
      </w:pPr>
    </w:p>
    <w:p w14:paraId="3F38B658" w14:textId="77777777" w:rsidR="00855BC0" w:rsidRPr="003C1178" w:rsidRDefault="00855BC0" w:rsidP="00855BC0">
      <w:pPr>
        <w:pStyle w:val="NoSpacing"/>
        <w:ind w:left="1152"/>
      </w:pPr>
    </w:p>
    <w:p w14:paraId="7DB819CB" w14:textId="77777777" w:rsidR="00855BC0" w:rsidRPr="003C1178" w:rsidRDefault="00855BC0" w:rsidP="00855BC0">
      <w:pPr>
        <w:pStyle w:val="NoSpacing"/>
        <w:ind w:left="1152"/>
      </w:pPr>
    </w:p>
    <w:p w14:paraId="1AC27A0F" w14:textId="77777777" w:rsidR="00855BC0" w:rsidRPr="003C1178" w:rsidRDefault="00855BC0" w:rsidP="00855BC0">
      <w:pPr>
        <w:pStyle w:val="NoSpacing"/>
        <w:ind w:left="1152"/>
      </w:pPr>
    </w:p>
    <w:p w14:paraId="31D147EC" w14:textId="77777777" w:rsidR="00855BC0" w:rsidRPr="003C1178" w:rsidRDefault="00855BC0" w:rsidP="00855BC0">
      <w:pPr>
        <w:pStyle w:val="NoSpacing"/>
        <w:ind w:left="1152"/>
      </w:pPr>
    </w:p>
    <w:p w14:paraId="44C10499" w14:textId="77777777" w:rsidR="00855BC0" w:rsidRPr="003C1178" w:rsidRDefault="00855BC0" w:rsidP="00855BC0">
      <w:pPr>
        <w:pStyle w:val="NoSpacing"/>
        <w:ind w:left="1152"/>
      </w:pPr>
    </w:p>
    <w:p w14:paraId="3BDA2F95" w14:textId="77777777" w:rsidR="00855BC0" w:rsidRPr="003C1178" w:rsidRDefault="00855BC0" w:rsidP="00855BC0">
      <w:pPr>
        <w:pStyle w:val="NoSpacing"/>
        <w:ind w:left="1152"/>
      </w:pPr>
    </w:p>
    <w:p w14:paraId="3C604457" w14:textId="77777777" w:rsidR="00855BC0" w:rsidRPr="003C1178" w:rsidRDefault="00855BC0" w:rsidP="00855BC0">
      <w:pPr>
        <w:pStyle w:val="NoSpacing"/>
        <w:ind w:left="1152"/>
      </w:pPr>
    </w:p>
    <w:p w14:paraId="542A95F2" w14:textId="77777777" w:rsidR="00855BC0" w:rsidRPr="003C1178" w:rsidRDefault="00855BC0" w:rsidP="00855BC0">
      <w:pPr>
        <w:pStyle w:val="NoSpacing"/>
        <w:ind w:left="1152"/>
      </w:pPr>
    </w:p>
    <w:p w14:paraId="00C744AD" w14:textId="77777777" w:rsidR="00855BC0" w:rsidRPr="003C1178" w:rsidRDefault="00855BC0" w:rsidP="00855BC0">
      <w:pPr>
        <w:pStyle w:val="NoSpacing"/>
        <w:ind w:left="1152"/>
      </w:pPr>
    </w:p>
    <w:p w14:paraId="2A52FCC6" w14:textId="77777777" w:rsidR="00855BC0" w:rsidRPr="003C1178" w:rsidRDefault="00855BC0" w:rsidP="00855BC0">
      <w:pPr>
        <w:pStyle w:val="NoSpacing"/>
        <w:ind w:left="1152"/>
      </w:pPr>
    </w:p>
    <w:p w14:paraId="4CB808ED" w14:textId="77777777" w:rsidR="00855BC0" w:rsidRPr="003C1178" w:rsidRDefault="00855BC0" w:rsidP="00855BC0">
      <w:pPr>
        <w:pStyle w:val="NoSpacing"/>
        <w:ind w:left="1152"/>
      </w:pPr>
    </w:p>
    <w:p w14:paraId="4B3B5380" w14:textId="77777777" w:rsidR="00855BC0" w:rsidRPr="003C1178" w:rsidRDefault="00855BC0" w:rsidP="00855BC0">
      <w:pPr>
        <w:pStyle w:val="NoSpacing"/>
        <w:ind w:left="1152"/>
      </w:pPr>
    </w:p>
    <w:p w14:paraId="3DFF2274" w14:textId="77777777" w:rsidR="00855BC0" w:rsidRPr="003C1178" w:rsidRDefault="00855BC0" w:rsidP="00855BC0">
      <w:pPr>
        <w:pStyle w:val="NoSpacing"/>
        <w:ind w:left="1152"/>
      </w:pPr>
    </w:p>
    <w:p w14:paraId="7FD98485" w14:textId="77777777" w:rsidR="00855BC0" w:rsidRPr="003C1178" w:rsidRDefault="00855BC0" w:rsidP="00855BC0">
      <w:pPr>
        <w:pStyle w:val="NoSpacing"/>
        <w:ind w:left="432"/>
      </w:pPr>
      <w:r w:rsidRPr="003C1178">
        <w:t>5</w:t>
      </w:r>
      <w:r w:rsidRPr="003C1178">
        <w:rPr>
          <w:vertAlign w:val="superscript"/>
        </w:rPr>
        <w:t>th</w:t>
      </w:r>
      <w:r w:rsidRPr="003C1178">
        <w:t xml:space="preserve"> February 2019: Group Meeting</w:t>
      </w:r>
    </w:p>
    <w:p w14:paraId="56BDCDFD" w14:textId="77777777" w:rsidR="00855BC0" w:rsidRPr="003C1178" w:rsidRDefault="00855BC0" w:rsidP="00855BC0">
      <w:pPr>
        <w:pStyle w:val="NoSpacing"/>
        <w:ind w:left="1152"/>
      </w:pPr>
      <w:r w:rsidRPr="003C1178">
        <w:t>Redesign of Energy Display to take into account Feedback:</w:t>
      </w:r>
    </w:p>
    <w:p w14:paraId="4A943D80" w14:textId="77777777" w:rsidR="00855BC0" w:rsidRPr="003C1178" w:rsidRDefault="00855BC0" w:rsidP="00855BC0">
      <w:pPr>
        <w:pStyle w:val="NoSpacing"/>
        <w:ind w:left="1872"/>
      </w:pPr>
      <w:r w:rsidRPr="003C1178">
        <w:t>Remove Floor Design – replace with bar charts to show day’s usage covering one week</w:t>
      </w:r>
    </w:p>
    <w:p w14:paraId="34082221" w14:textId="77777777" w:rsidR="00855BC0" w:rsidRPr="003C1178" w:rsidRDefault="00855BC0" w:rsidP="00855BC0">
      <w:pPr>
        <w:pStyle w:val="NoSpacing"/>
        <w:ind w:left="1152"/>
      </w:pPr>
      <w:r w:rsidRPr="003C1178">
        <w:t xml:space="preserve">Energy pop-up tips on main Energy page </w:t>
      </w:r>
    </w:p>
    <w:p w14:paraId="37122288" w14:textId="77777777" w:rsidR="00855BC0" w:rsidRPr="003C1178" w:rsidRDefault="00855BC0" w:rsidP="00855BC0">
      <w:pPr>
        <w:pStyle w:val="NoSpacing"/>
        <w:ind w:left="1152"/>
      </w:pPr>
      <w:r w:rsidRPr="003C1178">
        <w:t>Addition of Exercise Buddy to Exercise screens – Instructor, Image for you, and Image for Buddy – discussed but decided against</w:t>
      </w:r>
    </w:p>
    <w:p w14:paraId="4DC38D61" w14:textId="77777777" w:rsidR="00855BC0" w:rsidRPr="003C1178" w:rsidRDefault="00855BC0" w:rsidP="00855BC0">
      <w:pPr>
        <w:pStyle w:val="NoSpacing"/>
        <w:ind w:left="1152"/>
      </w:pPr>
      <w:r w:rsidRPr="003C1178">
        <w:t>Add a button at the start of the ‘Add Exercises’ screen so user can suggest exercises</w:t>
      </w:r>
    </w:p>
    <w:p w14:paraId="62139123" w14:textId="77777777" w:rsidR="00855BC0" w:rsidRPr="003C1178" w:rsidRDefault="00855BC0" w:rsidP="00855BC0">
      <w:pPr>
        <w:pStyle w:val="NoSpacing"/>
        <w:ind w:left="1152"/>
      </w:pPr>
      <w:r w:rsidRPr="003C1178">
        <w:t>Exercises give feedback as to how well user is performing the exercise</w:t>
      </w:r>
    </w:p>
    <w:p w14:paraId="23B3CFD2" w14:textId="77777777" w:rsidR="00855BC0" w:rsidRPr="003C1178" w:rsidRDefault="00855BC0" w:rsidP="00855BC0">
      <w:pPr>
        <w:pStyle w:val="NoSpacing"/>
        <w:ind w:left="1152"/>
      </w:pPr>
      <w:r w:rsidRPr="003C1178">
        <w:t>Add Bowling, Add Golf – to give ‘pleasurable’ exercise to motivate.</w:t>
      </w:r>
    </w:p>
    <w:p w14:paraId="4438788A" w14:textId="77777777" w:rsidR="00855BC0" w:rsidRPr="003C1178" w:rsidRDefault="00855BC0" w:rsidP="00855BC0">
      <w:pPr>
        <w:pStyle w:val="NoSpacing"/>
        <w:ind w:left="1152"/>
      </w:pPr>
      <w:r w:rsidRPr="003C1178">
        <w:t>Warnings on any of Main Menu Items makes button flash</w:t>
      </w:r>
    </w:p>
    <w:p w14:paraId="45752A63" w14:textId="77777777" w:rsidR="00855BC0" w:rsidRPr="003C1178" w:rsidRDefault="00855BC0" w:rsidP="00855BC0">
      <w:pPr>
        <w:pStyle w:val="NoSpacing"/>
        <w:ind w:left="1152"/>
      </w:pPr>
      <w:r w:rsidRPr="003C1178">
        <w:t>Change to medicine selection – add tick mark</w:t>
      </w:r>
    </w:p>
    <w:p w14:paraId="3AE7F327" w14:textId="77777777" w:rsidR="00855BC0" w:rsidRPr="003C1178" w:rsidRDefault="00855BC0" w:rsidP="00855BC0">
      <w:pPr>
        <w:pStyle w:val="NoSpacing"/>
        <w:ind w:left="1152"/>
      </w:pPr>
      <w:r w:rsidRPr="003C1178">
        <w:t>Report sections divided between group members, aim for 500 – 600 words each:</w:t>
      </w:r>
    </w:p>
    <w:p w14:paraId="6F67FB2D" w14:textId="77777777" w:rsidR="00855BC0" w:rsidRPr="003C1178" w:rsidRDefault="00855BC0" w:rsidP="00855BC0">
      <w:pPr>
        <w:pStyle w:val="NoSpacing"/>
        <w:ind w:left="1872"/>
      </w:pPr>
      <w:r w:rsidRPr="003C1178">
        <w:t>Sam will do GUI Design Layout</w:t>
      </w:r>
    </w:p>
    <w:p w14:paraId="031BEFA7" w14:textId="77777777" w:rsidR="00855BC0" w:rsidRPr="003C1178" w:rsidRDefault="00855BC0" w:rsidP="00855BC0">
      <w:pPr>
        <w:pStyle w:val="NoSpacing"/>
        <w:ind w:left="1872"/>
      </w:pPr>
      <w:r w:rsidRPr="003C1178">
        <w:t>Gordon will do Medicine content</w:t>
      </w:r>
    </w:p>
    <w:p w14:paraId="61C58859" w14:textId="77777777" w:rsidR="00855BC0" w:rsidRPr="003C1178" w:rsidRDefault="00855BC0" w:rsidP="00855BC0">
      <w:pPr>
        <w:pStyle w:val="NoSpacing"/>
        <w:ind w:left="1872"/>
      </w:pPr>
      <w:r w:rsidRPr="003C1178">
        <w:t>Mary will do Exercise content</w:t>
      </w:r>
    </w:p>
    <w:p w14:paraId="720C9E64" w14:textId="77777777" w:rsidR="00855BC0" w:rsidRPr="003C1178" w:rsidRDefault="00855BC0" w:rsidP="00855BC0">
      <w:pPr>
        <w:pStyle w:val="NoSpacing"/>
        <w:ind w:left="1152"/>
      </w:pPr>
      <w:r w:rsidRPr="003C1178">
        <w:t>Aim to have each report sections written for next Tuesday’s group meeting</w:t>
      </w:r>
    </w:p>
    <w:p w14:paraId="572B50A4" w14:textId="557B2163" w:rsidR="00855BC0" w:rsidRPr="003C1178" w:rsidRDefault="00855BC0" w:rsidP="00855BC0">
      <w:pPr>
        <w:pStyle w:val="NoSpacing"/>
        <w:ind w:left="1152"/>
      </w:pPr>
      <w:r w:rsidRPr="003C1178">
        <w:t>Sam is uploading his version of a report template to GitHub for all to use with the aim of making report look similar</w:t>
      </w:r>
    </w:p>
    <w:p w14:paraId="33C191B9" w14:textId="77777777" w:rsidR="00855BC0" w:rsidRPr="003C1178" w:rsidRDefault="00855BC0" w:rsidP="00855BC0">
      <w:pPr>
        <w:pStyle w:val="NoSpacing"/>
        <w:ind w:left="432"/>
      </w:pPr>
      <w:r w:rsidRPr="003C1178">
        <w:t>8</w:t>
      </w:r>
      <w:r w:rsidRPr="003C1178">
        <w:rPr>
          <w:vertAlign w:val="superscript"/>
        </w:rPr>
        <w:t>th</w:t>
      </w:r>
      <w:r w:rsidRPr="003C1178">
        <w:t xml:space="preserve"> February 2019: Lab Visit to Assisted Living Facilities, Lyell Centre, introduction to Cozmo robot Bob</w:t>
      </w:r>
    </w:p>
    <w:p w14:paraId="2400407F" w14:textId="77777777" w:rsidR="00855BC0" w:rsidRPr="003C1178" w:rsidRDefault="00855BC0" w:rsidP="00855BC0">
      <w:pPr>
        <w:pStyle w:val="NoSpacing"/>
        <w:ind w:left="1152"/>
      </w:pPr>
      <w:r w:rsidRPr="003C1178">
        <w:t>Class visited Assisted Living facilities, given first introduction to Cozmo robot and options for our interaction with and programming of</w:t>
      </w:r>
    </w:p>
    <w:p w14:paraId="38B71D42" w14:textId="77777777" w:rsidR="00855BC0" w:rsidRPr="003C1178" w:rsidRDefault="00855BC0" w:rsidP="00855BC0">
      <w:pPr>
        <w:pStyle w:val="NoSpacing"/>
        <w:ind w:left="1872"/>
      </w:pPr>
      <w:r w:rsidRPr="003C1178">
        <w:t>Group members were able to connect with robot, use the Sandbox application to give robot instructions, like ‘find block’, ‘lift block’, ‘move one step back’, and see that these were performed</w:t>
      </w:r>
    </w:p>
    <w:p w14:paraId="63EA2DA3" w14:textId="77777777" w:rsidR="00855BC0" w:rsidRPr="003C1178" w:rsidRDefault="00855BC0" w:rsidP="00855BC0">
      <w:pPr>
        <w:pStyle w:val="NoSpacing"/>
        <w:ind w:left="1872"/>
      </w:pPr>
      <w:r w:rsidRPr="003C1178">
        <w:t>This suggested how the interactions between robot and our designed interaction panel might require changes</w:t>
      </w:r>
    </w:p>
    <w:p w14:paraId="29E5BD0E" w14:textId="77777777" w:rsidR="00855BC0" w:rsidRPr="003C1178" w:rsidRDefault="00855BC0" w:rsidP="00855BC0">
      <w:pPr>
        <w:pStyle w:val="NoSpacing"/>
        <w:ind w:left="1872"/>
      </w:pPr>
      <w:r w:rsidRPr="003C1178">
        <w:t>Group members agreed that our aim is to use the Development Kit initially for our programming; then if we achieve programming for the planned interaction device, we may move on to Python coding to provide same</w:t>
      </w:r>
    </w:p>
    <w:p w14:paraId="6D9278B5" w14:textId="77777777" w:rsidR="00855BC0" w:rsidRPr="003C1178" w:rsidRDefault="00855BC0" w:rsidP="00855BC0">
      <w:pPr>
        <w:pStyle w:val="NoSpacing"/>
        <w:ind w:left="1152"/>
      </w:pPr>
      <w:r w:rsidRPr="003C1178">
        <w:t>Group members took our assigned Cozmo robot Bob for two hours to familiarize our devices with connecting to it and to set up the Development Kit for programming Bob</w:t>
      </w:r>
    </w:p>
    <w:p w14:paraId="272DA18E" w14:textId="77777777" w:rsidR="00855BC0" w:rsidRPr="003C1178" w:rsidRDefault="00855BC0" w:rsidP="00855BC0">
      <w:pPr>
        <w:pStyle w:val="NoSpacing"/>
        <w:ind w:left="1152"/>
      </w:pPr>
      <w:r w:rsidRPr="003C1178">
        <w:t>Mary did not have a mobile device with her, so connecting with Cozmo will be during next lab access on Friday</w:t>
      </w:r>
    </w:p>
    <w:p w14:paraId="1C9B8A59" w14:textId="77777777" w:rsidR="00855BC0" w:rsidRPr="003C1178" w:rsidRDefault="00855BC0" w:rsidP="00855BC0">
      <w:pPr>
        <w:pStyle w:val="NoSpacing"/>
        <w:ind w:left="1152"/>
      </w:pPr>
      <w:r w:rsidRPr="003C1178">
        <w:lastRenderedPageBreak/>
        <w:t>Gordon noted that we could look for ways to add emotion in Bob as people enjoy interacting with a robot who shows some ‘human’ emotion</w:t>
      </w:r>
    </w:p>
    <w:p w14:paraId="16172FEF" w14:textId="77777777" w:rsidR="00855BC0" w:rsidRPr="003C1178" w:rsidRDefault="00855BC0" w:rsidP="00855BC0">
      <w:pPr>
        <w:pStyle w:val="NoSpacing"/>
        <w:ind w:left="432"/>
      </w:pPr>
      <w:r w:rsidRPr="003C1178">
        <w:t>12</w:t>
      </w:r>
      <w:r w:rsidRPr="003C1178">
        <w:rPr>
          <w:vertAlign w:val="superscript"/>
        </w:rPr>
        <w:t>th</w:t>
      </w:r>
      <w:r w:rsidRPr="003C1178">
        <w:t xml:space="preserve"> February 2019: Group Meeting, Sam is absent due to illness</w:t>
      </w:r>
    </w:p>
    <w:p w14:paraId="12968EC3" w14:textId="77777777" w:rsidR="00855BC0" w:rsidRPr="003C1178" w:rsidRDefault="00855BC0" w:rsidP="00855BC0">
      <w:pPr>
        <w:pStyle w:val="NoSpacing"/>
        <w:ind w:left="1152"/>
      </w:pPr>
      <w:r w:rsidRPr="003C1178">
        <w:t xml:space="preserve">Gordon has uploaded some example code for Cozmo programming; this will help Mary whose android tablet will probably be unable to link to Cozmo. </w:t>
      </w:r>
    </w:p>
    <w:p w14:paraId="34EF8563" w14:textId="77777777" w:rsidR="00855BC0" w:rsidRPr="003C1178" w:rsidRDefault="00855BC0" w:rsidP="00855BC0">
      <w:pPr>
        <w:pStyle w:val="NoSpacing"/>
        <w:ind w:left="1152"/>
      </w:pPr>
      <w:r w:rsidRPr="003C1178">
        <w:t>Gordon and Mary agreed that we should look at writing Python code for Cozmo responses. It was also agreed that we should investigate how/whether we could create the necessary GUI for Cozmo’s interaction.</w:t>
      </w:r>
    </w:p>
    <w:p w14:paraId="63DD09CB" w14:textId="77777777" w:rsidR="00855BC0" w:rsidRPr="003C1178" w:rsidRDefault="00855BC0" w:rsidP="00855BC0">
      <w:pPr>
        <w:pStyle w:val="NoSpacing"/>
        <w:ind w:left="1152"/>
      </w:pPr>
      <w:r w:rsidRPr="003C1178">
        <w:t>For report, it needs rejigging – instead of initial and amended content sections, just explain what the content is, research to support that design decision.</w:t>
      </w:r>
    </w:p>
    <w:p w14:paraId="31CDA0FD" w14:textId="77777777" w:rsidR="00855BC0" w:rsidRPr="003C1178" w:rsidRDefault="00855BC0" w:rsidP="00855BC0">
      <w:pPr>
        <w:pStyle w:val="NoSpacing"/>
        <w:ind w:left="1152"/>
      </w:pPr>
      <w:r w:rsidRPr="003C1178">
        <w:t>Given 5 ½ hours on Thursday for robot programming, neither Gordon nor Mary can free themselves for the full time. So we will attempt to use 2 hours when we don’t have classes to test out Python programming that we hope to code before the Thursday session.</w:t>
      </w:r>
    </w:p>
    <w:p w14:paraId="38A5E77F" w14:textId="77777777" w:rsidR="00855BC0" w:rsidRPr="003C1178" w:rsidRDefault="00855BC0" w:rsidP="00855BC0">
      <w:pPr>
        <w:pStyle w:val="NoSpacing"/>
        <w:ind w:left="432"/>
      </w:pPr>
      <w:r w:rsidRPr="003C1178">
        <w:t>14</w:t>
      </w:r>
      <w:r w:rsidRPr="003C1178">
        <w:rPr>
          <w:vertAlign w:val="superscript"/>
        </w:rPr>
        <w:t>th</w:t>
      </w:r>
      <w:r w:rsidRPr="003C1178">
        <w:t xml:space="preserve"> February 2019: Group and Individual Work.</w:t>
      </w:r>
    </w:p>
    <w:p w14:paraId="4FAEC7F4" w14:textId="77777777" w:rsidR="00855BC0" w:rsidRPr="003C1178" w:rsidRDefault="00855BC0" w:rsidP="00855BC0">
      <w:pPr>
        <w:pStyle w:val="NoSpacing"/>
        <w:ind w:left="1152"/>
      </w:pPr>
      <w:r w:rsidRPr="003C1178">
        <w:t>Gordon has been testing some Cozmo coding in Python. Cozmo moves off the docking port, moves forward, and currently testing his code to have Cozmo pick up a block. Sam has asked that we look at the prototype for final changes. It was agreed that there would be a visual log-in for the owner. If this fails (ie, the person wanting to use the Interaction Device is not the owner), then a log-in screen should appear. This would allow other stakeholders to log-in and make changes or read setting. Add colours for boxes that Cozmo to retrieve. Further discussion on the Energy Use Screens. Add a legend, click on any given day, energy used on pie chart. Mary is going to take over the writing of the report sections for the time-being to give Gordon and Sam time to work on their tasks (programming Cozmo and completing the prototype). Additional meeting times have been agreed before presentation and report due dates.</w:t>
      </w:r>
    </w:p>
    <w:p w14:paraId="7F39CD27" w14:textId="77777777" w:rsidR="00855BC0" w:rsidRPr="003C1178" w:rsidRDefault="00855BC0" w:rsidP="00855BC0">
      <w:pPr>
        <w:pStyle w:val="NoSpacing"/>
        <w:ind w:left="432"/>
      </w:pPr>
      <w:r w:rsidRPr="003C1178">
        <w:t>15</w:t>
      </w:r>
      <w:r w:rsidRPr="003C1178">
        <w:rPr>
          <w:vertAlign w:val="superscript"/>
        </w:rPr>
        <w:t>th</w:t>
      </w:r>
      <w:r w:rsidRPr="003C1178">
        <w:t xml:space="preserve"> February 2019: Lab in Living Assistance Facilities, Lyell Centre</w:t>
      </w:r>
    </w:p>
    <w:p w14:paraId="6780587D" w14:textId="77777777" w:rsidR="00855BC0" w:rsidRPr="003C1178" w:rsidRDefault="00855BC0" w:rsidP="00855BC0">
      <w:pPr>
        <w:pStyle w:val="NoSpacing"/>
        <w:ind w:left="1152"/>
      </w:pPr>
      <w:r w:rsidRPr="003C1178">
        <w:t>Mainly Gordon testing code with Cozmo. Gordon continuing this through individual use of a booked study room. Mary and Sam watching, making some suggestions or asking questions.</w:t>
      </w:r>
    </w:p>
    <w:p w14:paraId="41CF8EE6" w14:textId="77777777" w:rsidR="00855BC0" w:rsidRPr="003C1178" w:rsidRDefault="00855BC0" w:rsidP="00855BC0">
      <w:pPr>
        <w:pStyle w:val="NoSpacing"/>
        <w:ind w:left="1152"/>
      </w:pPr>
      <w:r w:rsidRPr="003C1178">
        <w:t>The Lyell Centre Lab had so many Cozmos attempting to run that there were issues where a Cozmo would register blocks that were for a different Cozmo.</w:t>
      </w:r>
    </w:p>
    <w:p w14:paraId="52A9DF13" w14:textId="77777777" w:rsidR="00855BC0" w:rsidRPr="003C1178" w:rsidRDefault="00855BC0" w:rsidP="00855BC0">
      <w:pPr>
        <w:pStyle w:val="NoSpacing"/>
        <w:ind w:left="432"/>
      </w:pPr>
      <w:r w:rsidRPr="003C1178">
        <w:t>19</w:t>
      </w:r>
      <w:r w:rsidRPr="003C1178">
        <w:rPr>
          <w:vertAlign w:val="superscript"/>
        </w:rPr>
        <w:t>th</w:t>
      </w:r>
      <w:r w:rsidRPr="003C1178">
        <w:t xml:space="preserve"> February 2019: Group Meeting</w:t>
      </w:r>
    </w:p>
    <w:p w14:paraId="59DFCDB8" w14:textId="77777777" w:rsidR="00855BC0" w:rsidRPr="003C1178" w:rsidRDefault="00855BC0" w:rsidP="00855BC0">
      <w:pPr>
        <w:pStyle w:val="NoSpacing"/>
        <w:ind w:left="1152"/>
      </w:pPr>
      <w:r w:rsidRPr="003C1178">
        <w:t>Gordon had to attend office meeting for his job, so Sam and I started the meeting. We agreed Python code for robot should go into the Appendix. We reviewed Prototype – an additional ‘warning’ message on medicines if user attempts to take medication before due time. We added a mechanism on log-in screen for user to look into camera for retina scan identification. On Exercises, a game of golf and a game of bowling have been inserted and can be added. Amendment on Medication taken screen – currently must press ‘Taken’ button but amendment will permit ticking in the box to achieve the same thing. Report amendments – for Storyboard, we agreed to put the version of the design that was given for the Storyboard presentation in the Appendix. Mary will note the changes to our design that came from feedback at the presentation and that came through the course lecture on security. We reviewed the requirements and screens with arrows pointing to buttons with further explanation fulfils the need to describe interactions available. Gordon arrived and gave an update on where he is with the Cozmo code. Sam gave Gordon the opportunity to work through the Prototype so that Gordon could give feedback. We agreed that our current meeting plan is good with all of our schedules.</w:t>
      </w:r>
    </w:p>
    <w:p w14:paraId="37184BA9" w14:textId="77777777" w:rsidR="00855BC0" w:rsidRPr="003C1178" w:rsidRDefault="00855BC0">
      <w:r w:rsidRPr="003C1178">
        <w:br w:type="page"/>
      </w:r>
    </w:p>
    <w:p w14:paraId="79E3E24F" w14:textId="6FBCBFD5" w:rsidR="00855BC0" w:rsidRPr="003C1178" w:rsidRDefault="00855BC0" w:rsidP="00855BC0">
      <w:pPr>
        <w:pStyle w:val="NoSpacing"/>
        <w:ind w:left="432"/>
      </w:pPr>
      <w:r w:rsidRPr="003C1178">
        <w:lastRenderedPageBreak/>
        <w:t>20</w:t>
      </w:r>
      <w:r w:rsidRPr="003C1178">
        <w:rPr>
          <w:vertAlign w:val="superscript"/>
        </w:rPr>
        <w:t>th</w:t>
      </w:r>
      <w:r w:rsidRPr="003C1178">
        <w:t xml:space="preserve"> February 2019: Group Meeting</w:t>
      </w:r>
    </w:p>
    <w:p w14:paraId="366DE211" w14:textId="77777777" w:rsidR="00855BC0" w:rsidRPr="003C1178" w:rsidRDefault="00855BC0" w:rsidP="00855BC0">
      <w:pPr>
        <w:pStyle w:val="NoSpacing"/>
        <w:ind w:left="1152"/>
      </w:pPr>
      <w:r w:rsidRPr="003C1178">
        <w:t>As we do not have the Cozmo robot today, we will be organising our presentation for Friday.</w:t>
      </w:r>
    </w:p>
    <w:p w14:paraId="30867946" w14:textId="77777777" w:rsidR="00855BC0" w:rsidRPr="003C1178" w:rsidRDefault="00855BC0" w:rsidP="00855BC0">
      <w:pPr>
        <w:pStyle w:val="NoSpacing"/>
        <w:ind w:left="1152"/>
      </w:pPr>
      <w:r w:rsidRPr="003C1178">
        <w:t xml:space="preserve">Discussion as to how to present Prototype. Sam will show the Interactive Design apart from the Robotics section – he will pass over the presenting to Gordon. We ran through just the Interactive Design presentation, timing was just over 5 minutes. A few last minute changes to the Prototype. Read Theo’s eMail about timings to pick up robot, so those work for us. </w:t>
      </w:r>
    </w:p>
    <w:p w14:paraId="31E736C4" w14:textId="77777777" w:rsidR="00855BC0" w:rsidRPr="003C1178" w:rsidRDefault="00855BC0" w:rsidP="00855BC0">
      <w:pPr>
        <w:pStyle w:val="NoSpacing"/>
        <w:ind w:left="432"/>
      </w:pPr>
      <w:r w:rsidRPr="003C1178">
        <w:t>21</w:t>
      </w:r>
      <w:r w:rsidRPr="003C1178">
        <w:rPr>
          <w:vertAlign w:val="superscript"/>
        </w:rPr>
        <w:t>st</w:t>
      </w:r>
      <w:r w:rsidRPr="003C1178">
        <w:t xml:space="preserve"> February 2019: Group Meeting</w:t>
      </w:r>
    </w:p>
    <w:p w14:paraId="0E2CC9DC" w14:textId="77777777" w:rsidR="00855BC0" w:rsidRPr="003C1178" w:rsidRDefault="00855BC0" w:rsidP="00855BC0">
      <w:pPr>
        <w:pStyle w:val="NoSpacing"/>
        <w:ind w:left="1152"/>
      </w:pPr>
      <w:r w:rsidRPr="003C1178">
        <w:t>We are reviewing Cozmo robot functionality for tomorrow’s presentation. Sam will be amending the Add Medications so that the interaction button reads ‘Edit’ to be able to delete a medication. He will amend the Energy screen to include ‘Tap bar to view usage details for that day’.</w:t>
      </w:r>
    </w:p>
    <w:p w14:paraId="6748A96D" w14:textId="77777777" w:rsidR="00855BC0" w:rsidRPr="003C1178" w:rsidRDefault="00855BC0" w:rsidP="00855BC0">
      <w:pPr>
        <w:pStyle w:val="NoSpacing"/>
        <w:ind w:left="432"/>
      </w:pPr>
      <w:r w:rsidRPr="003C1178">
        <w:t>22</w:t>
      </w:r>
      <w:r w:rsidRPr="003C1178">
        <w:rPr>
          <w:vertAlign w:val="superscript"/>
        </w:rPr>
        <w:t>nd</w:t>
      </w:r>
      <w:r w:rsidRPr="003C1178">
        <w:t xml:space="preserve"> February 2019: Group Meeting</w:t>
      </w:r>
    </w:p>
    <w:p w14:paraId="6998B6C0" w14:textId="77777777" w:rsidR="00855BC0" w:rsidRPr="003C1178" w:rsidRDefault="00855BC0" w:rsidP="00855BC0">
      <w:pPr>
        <w:pStyle w:val="NoSpacing"/>
        <w:ind w:left="1872"/>
      </w:pPr>
      <w:r w:rsidRPr="003C1178">
        <w:t>Final run-through before presentation</w:t>
      </w:r>
    </w:p>
    <w:p w14:paraId="22A7E321" w14:textId="77777777" w:rsidR="00855BC0" w:rsidRPr="003C1178" w:rsidRDefault="00855BC0" w:rsidP="00855BC0">
      <w:pPr>
        <w:pStyle w:val="NoSpacing"/>
        <w:ind w:left="1152"/>
      </w:pPr>
      <w:r w:rsidRPr="003C1178">
        <w:t>Presentation Feedback</w:t>
      </w:r>
    </w:p>
    <w:p w14:paraId="1DC13ABD" w14:textId="77777777" w:rsidR="00855BC0" w:rsidRPr="003C1178" w:rsidRDefault="00855BC0" w:rsidP="00855BC0">
      <w:pPr>
        <w:pStyle w:val="NoSpacing"/>
        <w:ind w:left="1872"/>
      </w:pPr>
      <w:r w:rsidRPr="003C1178">
        <w:t>Home Screen: one-word label per button needed</w:t>
      </w:r>
    </w:p>
    <w:p w14:paraId="18F71EA8" w14:textId="77777777" w:rsidR="00855BC0" w:rsidRPr="003C1178" w:rsidRDefault="00855BC0" w:rsidP="00855BC0">
      <w:pPr>
        <w:pStyle w:val="NoSpacing"/>
        <w:ind w:left="1872"/>
      </w:pPr>
      <w:r w:rsidRPr="003C1178">
        <w:t xml:space="preserve">Medicine: too busy – select ‘change button’ </w:t>
      </w:r>
    </w:p>
    <w:p w14:paraId="5B5FDD22" w14:textId="77777777" w:rsidR="00855BC0" w:rsidRPr="003C1178" w:rsidRDefault="00855BC0" w:rsidP="00855BC0">
      <w:pPr>
        <w:pStyle w:val="NoSpacing"/>
        <w:ind w:left="2592"/>
      </w:pPr>
      <w:r w:rsidRPr="003C1178">
        <w:t>Take app to doctor</w:t>
      </w:r>
    </w:p>
    <w:p w14:paraId="07B353D9" w14:textId="77777777" w:rsidR="00855BC0" w:rsidRPr="003C1178" w:rsidRDefault="00855BC0" w:rsidP="00855BC0">
      <w:pPr>
        <w:pStyle w:val="NoSpacing"/>
        <w:ind w:left="2592"/>
      </w:pPr>
      <w:r w:rsidRPr="003C1178">
        <w:t>Medicine Details Screen – simplify details</w:t>
      </w:r>
    </w:p>
    <w:p w14:paraId="05A44DEE" w14:textId="77777777" w:rsidR="00855BC0" w:rsidRPr="003C1178" w:rsidRDefault="00855BC0" w:rsidP="00855BC0">
      <w:pPr>
        <w:pStyle w:val="NoSpacing"/>
        <w:ind w:left="2592"/>
      </w:pPr>
      <w:r w:rsidRPr="003C1178">
        <w:t>Simplify warning message</w:t>
      </w:r>
    </w:p>
    <w:p w14:paraId="0B4E4961" w14:textId="77777777" w:rsidR="00855BC0" w:rsidRPr="003C1178" w:rsidRDefault="00855BC0" w:rsidP="00855BC0">
      <w:pPr>
        <w:pStyle w:val="NoSpacing"/>
        <w:ind w:left="1872"/>
      </w:pPr>
      <w:r w:rsidRPr="003C1178">
        <w:t>Energy</w:t>
      </w:r>
    </w:p>
    <w:p w14:paraId="5561BE44" w14:textId="77777777" w:rsidR="00855BC0" w:rsidRPr="003C1178" w:rsidRDefault="00855BC0" w:rsidP="00855BC0">
      <w:pPr>
        <w:pStyle w:val="NoSpacing"/>
        <w:ind w:left="2592"/>
      </w:pPr>
      <w:r w:rsidRPr="003C1178">
        <w:t>What to do if a ‘smart’ appliance doesn’t show as available -&gt; add Refresh button</w:t>
      </w:r>
    </w:p>
    <w:p w14:paraId="21CD211A" w14:textId="77777777" w:rsidR="00855BC0" w:rsidRPr="003C1178" w:rsidRDefault="00855BC0" w:rsidP="00855BC0">
      <w:pPr>
        <w:pStyle w:val="NoSpacing"/>
        <w:ind w:left="2592"/>
      </w:pPr>
      <w:r w:rsidRPr="003C1178">
        <w:t>Empty appliance list – ‘tip’ to turn it on and off – Research why they don’t connect - Sam</w:t>
      </w:r>
    </w:p>
    <w:p w14:paraId="557BB996" w14:textId="77777777" w:rsidR="00855BC0" w:rsidRPr="003C1178" w:rsidRDefault="00855BC0" w:rsidP="00855BC0">
      <w:pPr>
        <w:pStyle w:val="NoSpacing"/>
        <w:ind w:left="2592"/>
      </w:pPr>
      <w:r w:rsidRPr="003C1178">
        <w:t>Research further how energy bills give previous information - Gordon</w:t>
      </w:r>
    </w:p>
    <w:p w14:paraId="068B92DA" w14:textId="77777777" w:rsidR="00855BC0" w:rsidRPr="003C1178" w:rsidRDefault="00855BC0" w:rsidP="00855BC0">
      <w:pPr>
        <w:pStyle w:val="NoSpacing"/>
        <w:ind w:left="1872"/>
      </w:pPr>
      <w:r w:rsidRPr="003C1178">
        <w:t>Exercise</w:t>
      </w:r>
    </w:p>
    <w:p w14:paraId="338D6321" w14:textId="77777777" w:rsidR="00855BC0" w:rsidRPr="003C1178" w:rsidRDefault="00855BC0" w:rsidP="00855BC0">
      <w:pPr>
        <w:pStyle w:val="NoSpacing"/>
        <w:ind w:left="2592"/>
      </w:pPr>
      <w:r w:rsidRPr="003C1178">
        <w:t>Exercise icon images do not match the type of exercise</w:t>
      </w:r>
    </w:p>
    <w:p w14:paraId="5220A9BA" w14:textId="77777777" w:rsidR="00855BC0" w:rsidRPr="003C1178" w:rsidRDefault="00855BC0" w:rsidP="00855BC0">
      <w:pPr>
        <w:pStyle w:val="NoSpacing"/>
        <w:ind w:left="1872"/>
      </w:pPr>
      <w:r w:rsidRPr="003C1178">
        <w:t>Cozmo</w:t>
      </w:r>
    </w:p>
    <w:p w14:paraId="4A1C1C03" w14:textId="77777777" w:rsidR="00855BC0" w:rsidRPr="003C1178" w:rsidRDefault="00855BC0" w:rsidP="00855BC0">
      <w:pPr>
        <w:pStyle w:val="NoSpacing"/>
        <w:ind w:left="2592"/>
      </w:pPr>
      <w:r w:rsidRPr="003C1178">
        <w:t>Consider start and end positions</w:t>
      </w:r>
    </w:p>
    <w:p w14:paraId="336B77F5" w14:textId="77777777" w:rsidR="00855BC0" w:rsidRPr="003C1178" w:rsidRDefault="00855BC0" w:rsidP="00855BC0">
      <w:pPr>
        <w:pStyle w:val="NoSpacing"/>
        <w:ind w:left="2592"/>
      </w:pPr>
      <w:r w:rsidRPr="003C1178">
        <w:t>Middle was fine</w:t>
      </w:r>
    </w:p>
    <w:p w14:paraId="3CE5B5D1" w14:textId="77777777" w:rsidR="00855BC0" w:rsidRPr="003C1178" w:rsidRDefault="00855BC0" w:rsidP="00855BC0">
      <w:pPr>
        <w:pStyle w:val="NoSpacing"/>
        <w:ind w:left="432"/>
      </w:pPr>
      <w:r w:rsidRPr="003C1178">
        <w:t>25</w:t>
      </w:r>
      <w:r w:rsidRPr="003C1178">
        <w:rPr>
          <w:vertAlign w:val="superscript"/>
        </w:rPr>
        <w:t>th</w:t>
      </w:r>
      <w:r w:rsidRPr="003C1178">
        <w:t xml:space="preserve"> February 2019: Group Meeting</w:t>
      </w:r>
    </w:p>
    <w:p w14:paraId="537CD529" w14:textId="77777777" w:rsidR="00855BC0" w:rsidRPr="003C1178" w:rsidRDefault="00855BC0" w:rsidP="00855BC0">
      <w:pPr>
        <w:pStyle w:val="NoSpacing"/>
        <w:ind w:left="1152"/>
      </w:pPr>
      <w:r w:rsidRPr="003C1178">
        <w:t>Final review of report. A few remaining actions which all will review and communicate agreement before submission.</w:t>
      </w:r>
    </w:p>
    <w:p w14:paraId="770A759C" w14:textId="77777777" w:rsidR="00855BC0" w:rsidRPr="003C1178" w:rsidRDefault="00855BC0" w:rsidP="00855BC0">
      <w:pPr>
        <w:pStyle w:val="NoSpacing"/>
        <w:ind w:left="720"/>
      </w:pPr>
    </w:p>
    <w:p w14:paraId="674EDB34" w14:textId="77777777" w:rsidR="00855BC0" w:rsidRPr="003C1178" w:rsidRDefault="00855BC0" w:rsidP="00855BC0">
      <w:pPr>
        <w:pStyle w:val="NoSpacing"/>
        <w:ind w:left="720"/>
      </w:pPr>
      <w:r w:rsidRPr="003C1178">
        <w:t xml:space="preserve"> </w:t>
      </w:r>
    </w:p>
    <w:p w14:paraId="573C4B8E" w14:textId="77777777" w:rsidR="00855BC0" w:rsidRPr="003C1178" w:rsidRDefault="00855BC0" w:rsidP="00855BC0">
      <w:pPr>
        <w:pStyle w:val="NoSpacing"/>
      </w:pPr>
    </w:p>
    <w:p w14:paraId="4684EC88" w14:textId="77777777" w:rsidR="00327FFE" w:rsidRPr="003C1178" w:rsidRDefault="00327FFE">
      <w:pPr>
        <w:rPr>
          <w:rFonts w:asciiTheme="majorHAnsi" w:eastAsiaTheme="majorEastAsia" w:hAnsiTheme="majorHAnsi" w:cstheme="majorBidi"/>
          <w:b/>
          <w:bCs/>
          <w:color w:val="365F91" w:themeColor="accent1" w:themeShade="BF"/>
          <w:sz w:val="28"/>
          <w:szCs w:val="28"/>
        </w:rPr>
      </w:pPr>
      <w:r w:rsidRPr="003C1178">
        <w:br w:type="page"/>
      </w:r>
    </w:p>
    <w:p w14:paraId="187170E5" w14:textId="7795BD1D" w:rsidR="003B37FF" w:rsidRPr="003C1178" w:rsidRDefault="003B37FF" w:rsidP="00327FFE">
      <w:pPr>
        <w:pStyle w:val="Heading1"/>
      </w:pPr>
      <w:bookmarkStart w:id="900" w:name="_Toc2052928"/>
      <w:r w:rsidRPr="003C1178">
        <w:lastRenderedPageBreak/>
        <w:t>References</w:t>
      </w:r>
      <w:bookmarkEnd w:id="900"/>
    </w:p>
    <w:p w14:paraId="5304B2A5" w14:textId="77777777" w:rsidR="003B37FF" w:rsidRPr="003C1178" w:rsidRDefault="003B37FF" w:rsidP="003B37FF">
      <w:pPr>
        <w:pStyle w:val="NoSpacing"/>
        <w:ind w:left="851"/>
      </w:pPr>
    </w:p>
    <w:p w14:paraId="76463948" w14:textId="501AB659" w:rsidR="00997C1F" w:rsidRPr="003C1178" w:rsidRDefault="00997C1F" w:rsidP="00CE146E">
      <w:pPr>
        <w:pStyle w:val="NoSpacing"/>
        <w:ind w:left="1571" w:hanging="720"/>
      </w:pPr>
      <w:r w:rsidRPr="003C1178">
        <w:t>8 Creative Ways to Remember to Take Your Medicine Every Day. 3 August 2014. Retrieved 17 February 2019</w:t>
      </w:r>
      <w:r w:rsidR="00A01B14" w:rsidRPr="003C1178">
        <w:t>. Available</w:t>
      </w:r>
      <w:r w:rsidRPr="003C1178">
        <w:t xml:space="preserve"> from </w:t>
      </w:r>
      <w:hyperlink r:id="rId90" w:history="1">
        <w:r w:rsidRPr="003C1178">
          <w:rPr>
            <w:rStyle w:val="Hyperlink"/>
          </w:rPr>
          <w:t>https://www.drugs.com/article/taking-your-medicine.html</w:t>
        </w:r>
      </w:hyperlink>
      <w:r w:rsidRPr="003C1178">
        <w:t xml:space="preserve">. </w:t>
      </w:r>
    </w:p>
    <w:p w14:paraId="7F107B16" w14:textId="77777777" w:rsidR="00997C1F" w:rsidRPr="003C1178" w:rsidRDefault="00997C1F" w:rsidP="003B37FF">
      <w:pPr>
        <w:pStyle w:val="NoSpacing"/>
        <w:ind w:left="851"/>
      </w:pPr>
    </w:p>
    <w:p w14:paraId="4827BA57" w14:textId="5102542D" w:rsidR="00A01B14" w:rsidRPr="003C1178" w:rsidRDefault="00A01B14" w:rsidP="00CE146E">
      <w:pPr>
        <w:pStyle w:val="NoSpacing"/>
        <w:ind w:left="1571" w:hanging="720"/>
        <w:rPr>
          <w:rFonts w:cstheme="minorHAnsi"/>
        </w:rPr>
      </w:pPr>
      <w:r w:rsidRPr="003C1178">
        <w:rPr>
          <w:rFonts w:cstheme="minorHAnsi"/>
          <w:shd w:val="clear" w:color="auto" w:fill="FFFFFF"/>
        </w:rPr>
        <w:t xml:space="preserve">Allen, D., &amp; Janda, K.B. (2006). The Effects of Household Characteristics and Energy Use Consciousness on the Effectiveness of Real-Time Energy Use Feedback : A Pilot Study [Online]. Retrieved 23 February 2019. Available from </w:t>
      </w:r>
      <w:hyperlink r:id="rId91" w:history="1">
        <w:r w:rsidRPr="003C1178">
          <w:rPr>
            <w:rStyle w:val="Hyperlink"/>
            <w:rFonts w:cstheme="minorHAnsi"/>
            <w:shd w:val="clear" w:color="auto" w:fill="FFFFFF"/>
          </w:rPr>
          <w:t>https://www.semanticscholar.org/paper/The-Effects-of-Household-Characteristics-and-Energy-Allen-Janda/20c9ce3dd902edeb7e1110207a02d9bbe0bf561c</w:t>
        </w:r>
      </w:hyperlink>
      <w:r w:rsidRPr="003C1178">
        <w:rPr>
          <w:rFonts w:cstheme="minorHAnsi"/>
          <w:shd w:val="clear" w:color="auto" w:fill="FFFFFF"/>
        </w:rPr>
        <w:t xml:space="preserve">. </w:t>
      </w:r>
    </w:p>
    <w:p w14:paraId="3C2CF276" w14:textId="77777777" w:rsidR="001E3195" w:rsidRPr="003C1178" w:rsidRDefault="001E3195" w:rsidP="00CE146E">
      <w:pPr>
        <w:pStyle w:val="NoSpacing"/>
        <w:ind w:left="1571" w:hanging="720"/>
      </w:pPr>
    </w:p>
    <w:p w14:paraId="364EE59E" w14:textId="77777777" w:rsidR="00ED1CDC" w:rsidRPr="003C1178" w:rsidRDefault="00CC4E49" w:rsidP="00CE146E">
      <w:pPr>
        <w:pStyle w:val="NoSpacing"/>
        <w:ind w:left="1571" w:hanging="720"/>
      </w:pPr>
      <w:r w:rsidRPr="003C1178">
        <w:t>Arthur</w:t>
      </w:r>
      <w:r w:rsidR="00ED1CDC" w:rsidRPr="003C1178">
        <w:t xml:space="preserve">VideoSong. (2018 Oct 23). </w:t>
      </w:r>
      <w:r w:rsidR="00ED1CDC" w:rsidRPr="003C1178">
        <w:rPr>
          <w:i/>
        </w:rPr>
        <w:t>Just Dance 2018, Rockabye</w:t>
      </w:r>
      <w:r w:rsidR="00ED1CDC" w:rsidRPr="003C1178">
        <w:t xml:space="preserve">. Retrieved 21 February 2019 from </w:t>
      </w:r>
      <w:hyperlink r:id="rId92" w:history="1">
        <w:r w:rsidR="00ED1CDC" w:rsidRPr="003C1178">
          <w:rPr>
            <w:rStyle w:val="Hyperlink"/>
          </w:rPr>
          <w:t>https://www.youtube.com/watch?v=tNUtAzh-C2U</w:t>
        </w:r>
      </w:hyperlink>
      <w:r w:rsidR="00ED1CDC" w:rsidRPr="003C1178">
        <w:t xml:space="preserve">. </w:t>
      </w:r>
    </w:p>
    <w:p w14:paraId="0BCBA429" w14:textId="77777777" w:rsidR="00ED1CDC" w:rsidRPr="003C1178" w:rsidRDefault="00ED1CDC" w:rsidP="00CE146E">
      <w:pPr>
        <w:pStyle w:val="NoSpacing"/>
        <w:ind w:left="1571" w:hanging="720"/>
      </w:pPr>
    </w:p>
    <w:p w14:paraId="1E65707E" w14:textId="77777777" w:rsidR="003B37FF" w:rsidRPr="003C1178" w:rsidRDefault="003B37FF" w:rsidP="00CE146E">
      <w:pPr>
        <w:pStyle w:val="NoSpacing"/>
        <w:ind w:left="1571" w:hanging="720"/>
      </w:pPr>
      <w:r w:rsidRPr="003C1178">
        <w:t xml:space="preserve">Baylor Scott &amp; White Health, (2012, 30 July), Hands-On Health Care Discussions. Scrubbing In: Tips for encouraging the elderly to exercise [online]. Retrieved 2 February 2019, from </w:t>
      </w:r>
      <w:hyperlink r:id="rId93" w:history="1">
        <w:r w:rsidRPr="003C1178">
          <w:rPr>
            <w:rStyle w:val="Hyperlink"/>
          </w:rPr>
          <w:t>https://scrubbing.in/encouraging-the-elderly-to-exercise/</w:t>
        </w:r>
      </w:hyperlink>
      <w:r w:rsidRPr="003C1178">
        <w:t xml:space="preserve">. </w:t>
      </w:r>
    </w:p>
    <w:p w14:paraId="34996312" w14:textId="77777777" w:rsidR="00911080" w:rsidRPr="003C1178" w:rsidRDefault="00911080" w:rsidP="00CE146E">
      <w:pPr>
        <w:pStyle w:val="NoSpacing"/>
        <w:ind w:left="1571" w:hanging="720"/>
      </w:pPr>
    </w:p>
    <w:p w14:paraId="7B7A8672" w14:textId="7BC36DB9" w:rsidR="00911080" w:rsidRPr="003C1178" w:rsidRDefault="00911080" w:rsidP="00CE146E">
      <w:pPr>
        <w:pStyle w:val="NoSpacing"/>
        <w:ind w:left="1571" w:hanging="720"/>
      </w:pPr>
      <w:r w:rsidRPr="003C1178">
        <w:t>BBC News, (2019). Retrieved 2</w:t>
      </w:r>
      <w:r w:rsidR="00A50A06" w:rsidRPr="003C1178">
        <w:t>3</w:t>
      </w:r>
      <w:r w:rsidRPr="003C1178">
        <w:t xml:space="preserve"> Februar</w:t>
      </w:r>
      <w:r w:rsidR="00C471CE" w:rsidRPr="003C1178">
        <w:t>y</w:t>
      </w:r>
      <w:r w:rsidRPr="003C1178">
        <w:t xml:space="preserve"> 2019, from </w:t>
      </w:r>
      <w:hyperlink r:id="rId94" w:history="1">
        <w:r w:rsidR="00A50A06" w:rsidRPr="003C1178">
          <w:rPr>
            <w:rStyle w:val="Hyperlink"/>
            <w:color w:val="auto"/>
            <w:u w:val="none"/>
          </w:rPr>
          <w:t>BBC</w:t>
        </w:r>
      </w:hyperlink>
      <w:r w:rsidR="00A50A06" w:rsidRPr="003C1178">
        <w:rPr>
          <w:rStyle w:val="Hyperlink"/>
          <w:color w:val="auto"/>
          <w:u w:val="none"/>
        </w:rPr>
        <w:t xml:space="preserve"> news </w:t>
      </w:r>
      <w:r w:rsidR="00F91F57" w:rsidRPr="003C1178">
        <w:rPr>
          <w:rStyle w:val="Hyperlink"/>
          <w:color w:val="auto"/>
          <w:u w:val="none"/>
        </w:rPr>
        <w:t xml:space="preserve">application </w:t>
      </w:r>
      <w:r w:rsidR="00A50A06" w:rsidRPr="003C1178">
        <w:rPr>
          <w:rStyle w:val="Hyperlink"/>
          <w:color w:val="auto"/>
          <w:u w:val="none"/>
        </w:rPr>
        <w:t>for android</w:t>
      </w:r>
      <w:r w:rsidRPr="003C1178">
        <w:t xml:space="preserve">. </w:t>
      </w:r>
    </w:p>
    <w:p w14:paraId="7C725E4E" w14:textId="4A98E1C7" w:rsidR="001F764A" w:rsidRPr="003C1178" w:rsidRDefault="001F764A" w:rsidP="00CE146E">
      <w:pPr>
        <w:pStyle w:val="NoSpacing"/>
        <w:ind w:left="1571" w:hanging="720"/>
      </w:pPr>
    </w:p>
    <w:p w14:paraId="661A6A7B" w14:textId="0F7BD287" w:rsidR="001F764A" w:rsidRPr="003C1178" w:rsidRDefault="001F764A" w:rsidP="00CE146E">
      <w:pPr>
        <w:pStyle w:val="NoSpacing"/>
        <w:ind w:left="1571" w:hanging="720"/>
      </w:pPr>
      <w:r w:rsidRPr="003C1178">
        <w:t xml:space="preserve">Bonino, D., Corno, F., De Russis, L. (2012) Home energy consumption feedback: A user survey. </w:t>
      </w:r>
      <w:r w:rsidRPr="003C1178">
        <w:rPr>
          <w:i/>
        </w:rPr>
        <w:t>Energy and Buildings 47</w:t>
      </w:r>
      <w:r w:rsidRPr="003C1178">
        <w:t xml:space="preserve"> 383-393. </w:t>
      </w:r>
      <w:hyperlink r:id="rId95" w:history="1">
        <w:r w:rsidRPr="003C1178">
          <w:rPr>
            <w:rStyle w:val="Hyperlink"/>
          </w:rPr>
          <w:t>https://doi.org/10.1016/j.enbuild.2011.12.017</w:t>
        </w:r>
      </w:hyperlink>
    </w:p>
    <w:p w14:paraId="2684CC9C" w14:textId="73CDE2DF" w:rsidR="003B37FF" w:rsidRPr="003C1178" w:rsidRDefault="003B37FF" w:rsidP="001F764A">
      <w:pPr>
        <w:pStyle w:val="NoSpacing"/>
      </w:pPr>
    </w:p>
    <w:p w14:paraId="4FAA46A0" w14:textId="77777777" w:rsidR="00CE146E" w:rsidRPr="003C1178" w:rsidRDefault="00CE146E" w:rsidP="00CE146E">
      <w:pPr>
        <w:ind w:left="1571" w:hanging="720"/>
      </w:pPr>
      <w:r w:rsidRPr="003C1178">
        <w:t xml:space="preserve">Culén, A. L., &amp; Bratteteig, T. (2013). Touch-screens and elderly users: A perfect match? </w:t>
      </w:r>
      <w:r w:rsidRPr="003C1178">
        <w:rPr>
          <w:i/>
        </w:rPr>
        <w:t>Changes.</w:t>
      </w:r>
      <w:r w:rsidRPr="003C1178">
        <w:t xml:space="preserve"> </w:t>
      </w:r>
      <w:r w:rsidRPr="003C1178">
        <w:rPr>
          <w:b/>
          <w:i/>
        </w:rPr>
        <w:t>7</w:t>
      </w:r>
      <w:r w:rsidR="00DC1B84" w:rsidRPr="003C1178">
        <w:rPr>
          <w:i/>
        </w:rPr>
        <w:t xml:space="preserve"> </w:t>
      </w:r>
      <w:r w:rsidRPr="003C1178">
        <w:t xml:space="preserve">(15) 460-465. </w:t>
      </w:r>
    </w:p>
    <w:p w14:paraId="52644CAE" w14:textId="394BE16C" w:rsidR="003B37FF" w:rsidRPr="003C1178" w:rsidRDefault="003B37FF" w:rsidP="00CE146E">
      <w:pPr>
        <w:pStyle w:val="NoSpacing"/>
        <w:ind w:left="1571" w:hanging="720"/>
      </w:pPr>
      <w:r w:rsidRPr="003C1178">
        <w:t xml:space="preserve">DailyCaring (2019). Seated Tai Chi for Seniors: 3 Simple Routines Improve Flexibility and Well-being [online]. Retrieved 29 January 2019, from </w:t>
      </w:r>
      <w:hyperlink r:id="rId96" w:history="1">
        <w:r w:rsidRPr="003C1178">
          <w:rPr>
            <w:rStyle w:val="Hyperlink"/>
          </w:rPr>
          <w:t>https://dailycaring.com/seated-tai-chi-for-seniors-3-simple-routines-improve-flexibility-and-well-being-video/</w:t>
        </w:r>
      </w:hyperlink>
      <w:r w:rsidRPr="003C1178">
        <w:t>.</w:t>
      </w:r>
    </w:p>
    <w:p w14:paraId="6164222E" w14:textId="77777777" w:rsidR="00A01B14" w:rsidRPr="003C1178" w:rsidRDefault="00A01B14" w:rsidP="00CE146E">
      <w:pPr>
        <w:pStyle w:val="NoSpacing"/>
        <w:ind w:left="1571" w:hanging="720"/>
      </w:pPr>
    </w:p>
    <w:p w14:paraId="598024C3" w14:textId="3788C62B" w:rsidR="00A01B14" w:rsidRPr="003C1178" w:rsidRDefault="00A01B14" w:rsidP="00CE146E">
      <w:pPr>
        <w:pStyle w:val="NoSpacing"/>
        <w:ind w:left="1571" w:hanging="720"/>
      </w:pPr>
      <w:r w:rsidRPr="003C1178">
        <w:t xml:space="preserve">Darby, S. (2006). The Effectiveness of Feedback on Energy Consumption: A Review for DEFRA of the Literature on Metering, Billing and Direct Displays [online]. Environmental Change Institute, University of Oxford. Retrieved 23 February 2019. Available from </w:t>
      </w:r>
      <w:hyperlink r:id="rId97" w:history="1">
        <w:r w:rsidRPr="003C1178">
          <w:rPr>
            <w:rStyle w:val="Hyperlink"/>
          </w:rPr>
          <w:t>https://www.eci.ox.ac.uk/research/energy/downloads/smart-metering-report.pdf</w:t>
        </w:r>
      </w:hyperlink>
      <w:r w:rsidRPr="003C1178">
        <w:t xml:space="preserve">. </w:t>
      </w:r>
    </w:p>
    <w:p w14:paraId="19B7F081" w14:textId="77777777" w:rsidR="00AF036B" w:rsidRPr="003C1178" w:rsidRDefault="00AF036B" w:rsidP="00CE146E">
      <w:pPr>
        <w:pStyle w:val="NoSpacing"/>
        <w:ind w:left="1571" w:hanging="720"/>
      </w:pPr>
    </w:p>
    <w:p w14:paraId="17B1845C" w14:textId="41CF6D86" w:rsidR="00DF288F" w:rsidRPr="003C1178" w:rsidRDefault="00AF036B" w:rsidP="00DF288F">
      <w:pPr>
        <w:pStyle w:val="NoSpacing"/>
        <w:ind w:left="1571" w:hanging="720"/>
      </w:pPr>
      <w:r w:rsidRPr="003C1178">
        <w:t>Edwards, S. &amp; Axe, S. (</w:t>
      </w:r>
      <w:r w:rsidR="00DF288F" w:rsidRPr="003C1178">
        <w:t xml:space="preserve">2015). The 10 ‘R's of safe multidisciplinary drug administration. </w:t>
      </w:r>
      <w:r w:rsidR="00DF288F" w:rsidRPr="003C1178">
        <w:rPr>
          <w:i/>
        </w:rPr>
        <w:t>Nurse Prescribing 13</w:t>
      </w:r>
      <w:r w:rsidR="00DF288F" w:rsidRPr="003C1178">
        <w:t xml:space="preserve">(8) 352-360. </w:t>
      </w:r>
      <w:hyperlink r:id="rId98" w:history="1">
        <w:r w:rsidR="00DF288F" w:rsidRPr="003C1178">
          <w:rPr>
            <w:rStyle w:val="Hyperlink"/>
          </w:rPr>
          <w:t>https://doi.org/10.12968/npre.2015.13.8.398</w:t>
        </w:r>
      </w:hyperlink>
      <w:r w:rsidR="00EB0206" w:rsidRPr="003C1178">
        <w:t>.</w:t>
      </w:r>
    </w:p>
    <w:p w14:paraId="6CDE7FE8" w14:textId="77777777" w:rsidR="003B37FF" w:rsidRPr="003C1178" w:rsidRDefault="003B37FF" w:rsidP="007717A5">
      <w:pPr>
        <w:pStyle w:val="NoSpacing"/>
        <w:ind w:left="851"/>
      </w:pPr>
    </w:p>
    <w:p w14:paraId="2EDDD92C" w14:textId="77777777" w:rsidR="003B37FF" w:rsidRPr="003C1178" w:rsidRDefault="003B37FF" w:rsidP="00CE146E">
      <w:pPr>
        <w:pStyle w:val="NoSpacing"/>
        <w:ind w:left="1571" w:hanging="720"/>
      </w:pPr>
      <w:r w:rsidRPr="003C1178">
        <w:t>Forlizzi, J., and Battarbee, K., (2004). DIS ’04 Proceedings of the 5</w:t>
      </w:r>
      <w:r w:rsidRPr="003C1178">
        <w:rPr>
          <w:vertAlign w:val="superscript"/>
        </w:rPr>
        <w:t>th</w:t>
      </w:r>
      <w:r w:rsidRPr="003C1178">
        <w:t xml:space="preserve"> conference on Designing Interactive systems: processes, practices, methods, and techniques. Cambridge, Massachusetts, USA, 1 – 4 August 2004. Pp. 261-268. Available at: </w:t>
      </w:r>
      <w:hyperlink r:id="rId99" w:history="1">
        <w:r w:rsidR="00DC1B84" w:rsidRPr="003C1178">
          <w:rPr>
            <w:rStyle w:val="Hyperlink"/>
          </w:rPr>
          <w:t>https://doi.10/1145/1013115.1013152</w:t>
        </w:r>
      </w:hyperlink>
      <w:r w:rsidR="007717A5" w:rsidRPr="003C1178">
        <w:t>.</w:t>
      </w:r>
      <w:r w:rsidR="00DC1B84" w:rsidRPr="003C1178">
        <w:t xml:space="preserve"> </w:t>
      </w:r>
      <w:r w:rsidR="007717A5" w:rsidRPr="003C1178">
        <w:t xml:space="preserve"> </w:t>
      </w:r>
    </w:p>
    <w:p w14:paraId="0FE14A6C" w14:textId="77777777" w:rsidR="00E0791B" w:rsidRPr="003C1178" w:rsidRDefault="00E0791B" w:rsidP="00CE146E">
      <w:pPr>
        <w:pStyle w:val="NoSpacing"/>
        <w:ind w:left="1571" w:hanging="720"/>
      </w:pPr>
    </w:p>
    <w:p w14:paraId="50F0D81E" w14:textId="77777777" w:rsidR="007717A5" w:rsidRPr="003C1178" w:rsidRDefault="007717A5" w:rsidP="00CE146E">
      <w:pPr>
        <w:pStyle w:val="NoSpacing"/>
        <w:ind w:left="1571" w:hanging="720"/>
      </w:pPr>
      <w:r w:rsidRPr="003C1178">
        <w:t xml:space="preserve">Isakovic, M., Sedlar, U., Volk, M. &amp; Bester, J. (2016) Usability Pitfalls of Diabetes mHealth Apps for the Elderly. </w:t>
      </w:r>
      <w:r w:rsidRPr="003C1178">
        <w:rPr>
          <w:i/>
        </w:rPr>
        <w:t xml:space="preserve">Journal of Diabetes Research 9. </w:t>
      </w:r>
      <w:hyperlink r:id="rId100" w:history="1">
        <w:r w:rsidR="00B16E0E" w:rsidRPr="003C1178">
          <w:rPr>
            <w:rStyle w:val="Hyperlink"/>
          </w:rPr>
          <w:t>https://doi.org/10.1155/2016/1604609</w:t>
        </w:r>
      </w:hyperlink>
      <w:r w:rsidR="00B16E0E" w:rsidRPr="003C1178">
        <w:t xml:space="preserve">. </w:t>
      </w:r>
    </w:p>
    <w:p w14:paraId="429FCA4B" w14:textId="77777777" w:rsidR="00B16E0E" w:rsidRPr="003C1178" w:rsidRDefault="00B16E0E" w:rsidP="007717A5">
      <w:pPr>
        <w:pStyle w:val="NoSpacing"/>
        <w:ind w:left="851"/>
      </w:pPr>
    </w:p>
    <w:p w14:paraId="07207F75" w14:textId="77777777" w:rsidR="00B16E0E" w:rsidRPr="003C1178" w:rsidRDefault="00B16E0E" w:rsidP="00CE146E">
      <w:pPr>
        <w:pStyle w:val="NoSpacing"/>
        <w:ind w:left="1571" w:hanging="720"/>
      </w:pPr>
      <w:r w:rsidRPr="003C1178">
        <w:lastRenderedPageBreak/>
        <w:t xml:space="preserve">Kontomanolis, E., Michalopoulos, S., Gkasdaris, G., and Gasoulakis, Z., (2017). The social stigma of HIV-AIDS: Society’s Role. </w:t>
      </w:r>
      <w:r w:rsidRPr="003C1178">
        <w:rPr>
          <w:i/>
        </w:rPr>
        <w:t xml:space="preserve">HIV//AIDS – Research and Palliative Care </w:t>
      </w:r>
      <w:r w:rsidRPr="003C1178">
        <w:rPr>
          <w:b/>
          <w:i/>
        </w:rPr>
        <w:t>9</w:t>
      </w:r>
      <w:r w:rsidR="001C44BF" w:rsidRPr="003C1178">
        <w:rPr>
          <w:b/>
          <w:i/>
        </w:rPr>
        <w:t xml:space="preserve"> </w:t>
      </w:r>
      <w:r w:rsidRPr="003C1178">
        <w:rPr>
          <w:i/>
        </w:rPr>
        <w:t>(2017)</w:t>
      </w:r>
      <w:r w:rsidRPr="003C1178">
        <w:t xml:space="preserve">, 111 – 118. Doi: </w:t>
      </w:r>
      <w:hyperlink r:id="rId101" w:history="1">
        <w:r w:rsidRPr="003C1178">
          <w:rPr>
            <w:rStyle w:val="Hyperlink"/>
          </w:rPr>
          <w:t>https://dx.doi.org/10.2147%2FHIV.S129992</w:t>
        </w:r>
      </w:hyperlink>
      <w:r w:rsidRPr="003C1178">
        <w:t xml:space="preserve">. </w:t>
      </w:r>
    </w:p>
    <w:p w14:paraId="04C667AD" w14:textId="77777777" w:rsidR="00B16E0E" w:rsidRPr="003C1178" w:rsidRDefault="00B16E0E" w:rsidP="00CE146E">
      <w:pPr>
        <w:pStyle w:val="NoSpacing"/>
        <w:ind w:left="1571" w:hanging="720"/>
      </w:pPr>
    </w:p>
    <w:p w14:paraId="4A8405DA" w14:textId="77777777" w:rsidR="003B37FF" w:rsidRPr="003C1178" w:rsidRDefault="003B37FF" w:rsidP="00CE146E">
      <w:pPr>
        <w:pStyle w:val="NoSpacing"/>
        <w:ind w:left="1571" w:hanging="720"/>
      </w:pPr>
      <w:r w:rsidRPr="003C1178">
        <w:t xml:space="preserve">Lomas-Vega, R., Obrero-Gaitan, E., Molina-Ortega, F., &amp; Del-Pino-Casado, R. (2017).  Tai Chi for Risk of Falls. A Meta-analysis. </w:t>
      </w:r>
      <w:r w:rsidRPr="003C1178">
        <w:rPr>
          <w:i/>
        </w:rPr>
        <w:t xml:space="preserve">Journal of American Geriatrics Society. </w:t>
      </w:r>
      <w:r w:rsidRPr="003C1178">
        <w:rPr>
          <w:b/>
          <w:i/>
        </w:rPr>
        <w:t>65</w:t>
      </w:r>
      <w:r w:rsidR="001C44BF" w:rsidRPr="003C1178">
        <w:rPr>
          <w:b/>
          <w:i/>
        </w:rPr>
        <w:t xml:space="preserve"> </w:t>
      </w:r>
      <w:r w:rsidRPr="003C1178">
        <w:t xml:space="preserve">(9) 2037-2043. </w:t>
      </w:r>
      <w:hyperlink r:id="rId102" w:history="1">
        <w:r w:rsidR="00B16E0E" w:rsidRPr="003C1178">
          <w:rPr>
            <w:rStyle w:val="Hyperlink"/>
          </w:rPr>
          <w:t>https://doi.org/10.1111/jgs.15008</w:t>
        </w:r>
      </w:hyperlink>
      <w:r w:rsidRPr="003C1178">
        <w:t>.</w:t>
      </w:r>
    </w:p>
    <w:p w14:paraId="45E16A44" w14:textId="77777777" w:rsidR="00B16E0E" w:rsidRPr="003C1178" w:rsidRDefault="00B16E0E" w:rsidP="00CE146E">
      <w:pPr>
        <w:pStyle w:val="NoSpacing"/>
        <w:ind w:left="1571" w:hanging="720"/>
      </w:pPr>
    </w:p>
    <w:p w14:paraId="73B68605" w14:textId="0DE66461" w:rsidR="003B37FF" w:rsidRPr="003C1178" w:rsidRDefault="00B16E0E" w:rsidP="00CE146E">
      <w:pPr>
        <w:pStyle w:val="NoSpacing"/>
        <w:ind w:left="1571" w:hanging="720"/>
        <w:rPr>
          <w:shd w:val="clear" w:color="auto" w:fill="F2F6F8"/>
        </w:rPr>
      </w:pPr>
      <w:r w:rsidRPr="003C1178">
        <w:t xml:space="preserve">MedConfidential Org (2018). Retrieved from </w:t>
      </w:r>
      <w:hyperlink r:id="rId103" w:history="1">
        <w:r w:rsidRPr="003C1178">
          <w:rPr>
            <w:rStyle w:val="Hyperlink"/>
            <w:rFonts w:cstheme="minorHAnsi"/>
            <w:shd w:val="clear" w:color="auto" w:fill="F2F6F8"/>
          </w:rPr>
          <w:t>https://medconfidential.org/about/</w:t>
        </w:r>
      </w:hyperlink>
      <w:r w:rsidRPr="003C1178">
        <w:rPr>
          <w:shd w:val="clear" w:color="auto" w:fill="F2F6F8"/>
        </w:rPr>
        <w:t>.</w:t>
      </w:r>
    </w:p>
    <w:p w14:paraId="5AA591E9" w14:textId="1CDB8C16" w:rsidR="00980FAD" w:rsidRPr="003C1178" w:rsidRDefault="00980FAD" w:rsidP="00CE146E">
      <w:pPr>
        <w:pStyle w:val="NoSpacing"/>
        <w:ind w:left="1571" w:hanging="720"/>
      </w:pPr>
    </w:p>
    <w:p w14:paraId="2D99E5CF" w14:textId="15B69683" w:rsidR="00980FAD" w:rsidRPr="003C1178" w:rsidRDefault="00980FAD" w:rsidP="00CE146E">
      <w:pPr>
        <w:pStyle w:val="NoSpacing"/>
        <w:ind w:left="1571" w:hanging="720"/>
      </w:pPr>
      <w:r w:rsidRPr="003C1178">
        <w:t xml:space="preserve">Montemerlo, M., Pineau, J., Roy, N., Thrun, S. &amp; Verma, V. (2002) Experiences with a Mobile Robotic Guide for the Elderly. </w:t>
      </w:r>
      <w:r w:rsidRPr="003C1178">
        <w:rPr>
          <w:i/>
        </w:rPr>
        <w:t xml:space="preserve">American Association for Artificial Intelligence </w:t>
      </w:r>
      <w:r w:rsidRPr="003C1178">
        <w:t>587-592.</w:t>
      </w:r>
    </w:p>
    <w:p w14:paraId="3C406D6B" w14:textId="77777777" w:rsidR="00B16E0E" w:rsidRPr="003C1178" w:rsidRDefault="00B16E0E" w:rsidP="00CE146E">
      <w:pPr>
        <w:pStyle w:val="NoSpacing"/>
        <w:ind w:left="1571" w:hanging="720"/>
      </w:pPr>
    </w:p>
    <w:p w14:paraId="0EB2889A" w14:textId="77777777" w:rsidR="003B37FF" w:rsidRPr="003C1178" w:rsidRDefault="003B37FF" w:rsidP="00CE146E">
      <w:pPr>
        <w:pStyle w:val="NoSpacing"/>
        <w:ind w:left="1571" w:hanging="720"/>
      </w:pPr>
      <w:r w:rsidRPr="003C1178">
        <w:t xml:space="preserve">Myers, W. (2015, 21 May). Eleven Fun Ways Older Adults can get in Shape [online]. Retrieved 2 February 2019, from  </w:t>
      </w:r>
      <w:hyperlink r:id="rId104" w:history="1">
        <w:r w:rsidRPr="003C1178">
          <w:rPr>
            <w:rStyle w:val="Hyperlink"/>
          </w:rPr>
          <w:t>https://www.everydayhealth.com/senior-health/fun-ways-seniors-can-get-in-shape.aspx</w:t>
        </w:r>
      </w:hyperlink>
      <w:r w:rsidRPr="003C1178">
        <w:t xml:space="preserve">. </w:t>
      </w:r>
    </w:p>
    <w:p w14:paraId="722F308B" w14:textId="77777777" w:rsidR="003B37FF" w:rsidRPr="003C1178" w:rsidRDefault="003B37FF" w:rsidP="00CE146E">
      <w:pPr>
        <w:pStyle w:val="NoSpacing"/>
        <w:ind w:left="1571" w:hanging="720"/>
      </w:pPr>
    </w:p>
    <w:p w14:paraId="176631F8" w14:textId="77777777" w:rsidR="003B37FF" w:rsidRPr="003C1178" w:rsidRDefault="003B37FF" w:rsidP="00CE146E">
      <w:pPr>
        <w:pStyle w:val="NoSpacing"/>
        <w:ind w:left="1571" w:hanging="720"/>
      </w:pPr>
      <w:r w:rsidRPr="003C1178">
        <w:t xml:space="preserve">NHS (2019, 4 July). Physical Activity Guidelines for Older Adults [online]. Retrieved 29 January 2019, from </w:t>
      </w:r>
      <w:hyperlink r:id="rId105" w:history="1">
        <w:r w:rsidRPr="003C1178">
          <w:rPr>
            <w:rStyle w:val="Hyperlink"/>
          </w:rPr>
          <w:t>https://www.nhs.uk/live-well/exercise/physical-activity-guidelines-older-adults/</w:t>
        </w:r>
      </w:hyperlink>
      <w:r w:rsidRPr="003C1178">
        <w:t xml:space="preserve">. </w:t>
      </w:r>
    </w:p>
    <w:p w14:paraId="4697B91B" w14:textId="77777777" w:rsidR="00385310" w:rsidRPr="003C1178" w:rsidRDefault="00385310" w:rsidP="00CE146E">
      <w:pPr>
        <w:pStyle w:val="NoSpacing"/>
        <w:ind w:left="1571" w:hanging="720"/>
      </w:pPr>
    </w:p>
    <w:p w14:paraId="45A51B9F" w14:textId="77777777" w:rsidR="00385310" w:rsidRPr="003C1178" w:rsidRDefault="00385310" w:rsidP="00CE146E">
      <w:pPr>
        <w:pStyle w:val="NoSpacing"/>
        <w:ind w:left="1571" w:hanging="720"/>
      </w:pPr>
      <w:r w:rsidRPr="003C1178">
        <w:t xml:space="preserve">Preece, J., Rogers, Y., and Sharp, H., (2015). </w:t>
      </w:r>
      <w:r w:rsidRPr="003C1178">
        <w:rPr>
          <w:i/>
        </w:rPr>
        <w:t>Interaction Design: Beyond Human-Computer Interaction</w:t>
      </w:r>
      <w:r w:rsidRPr="003C1178">
        <w:t xml:space="preserve"> </w:t>
      </w:r>
      <w:r w:rsidR="009C4B73" w:rsidRPr="003C1178">
        <w:t>(</w:t>
      </w:r>
      <w:r w:rsidRPr="003C1178">
        <w:t>Fourth Edition</w:t>
      </w:r>
      <w:r w:rsidR="009C4B73" w:rsidRPr="003C1178">
        <w:t>)</w:t>
      </w:r>
      <w:r w:rsidRPr="003C1178">
        <w:t>. Chichester</w:t>
      </w:r>
      <w:r w:rsidR="009C4B73" w:rsidRPr="003C1178">
        <w:t>, UK</w:t>
      </w:r>
      <w:r w:rsidRPr="003C1178">
        <w:t>: John Wiley and Sons Ltd.</w:t>
      </w:r>
    </w:p>
    <w:p w14:paraId="6A21824B" w14:textId="77777777" w:rsidR="00522A00" w:rsidRPr="003C1178" w:rsidRDefault="00522A00" w:rsidP="00CE146E">
      <w:pPr>
        <w:pStyle w:val="NoSpacing"/>
        <w:ind w:left="1571" w:hanging="720"/>
      </w:pPr>
    </w:p>
    <w:p w14:paraId="229067CA" w14:textId="77777777" w:rsidR="00522A00" w:rsidRPr="003C1178" w:rsidRDefault="00522A00" w:rsidP="00CE146E">
      <w:pPr>
        <w:pStyle w:val="NoSpacing"/>
        <w:ind w:left="1571" w:hanging="720"/>
      </w:pPr>
      <w:r w:rsidRPr="003C1178">
        <w:t>Pun</w:t>
      </w:r>
      <w:r w:rsidR="0028470C" w:rsidRPr="003C1178">
        <w:t>, K.,</w:t>
      </w:r>
      <w:r w:rsidRPr="003C1178">
        <w:t xml:space="preserve"> (2016). Do’s and Don’ts on Designing for Accessibility [online]. </w:t>
      </w:r>
      <w:r w:rsidR="007717A5" w:rsidRPr="003C1178">
        <w:t xml:space="preserve">Gov.UK, Accessibility in Government. Available from: </w:t>
      </w:r>
      <w:hyperlink r:id="rId106" w:history="1">
        <w:r w:rsidR="007717A5" w:rsidRPr="003C1178">
          <w:rPr>
            <w:rStyle w:val="Hyperlink"/>
          </w:rPr>
          <w:t>https://accessibility.blog.gov.uk/2016/09/02/dos-and-donts-on-designing-for-accessibility/</w:t>
        </w:r>
      </w:hyperlink>
      <w:r w:rsidR="007717A5" w:rsidRPr="003C1178">
        <w:t xml:space="preserve">. </w:t>
      </w:r>
    </w:p>
    <w:p w14:paraId="18EA837B" w14:textId="77777777" w:rsidR="001C44BF" w:rsidRPr="003C1178" w:rsidRDefault="001C44BF" w:rsidP="00CE146E">
      <w:pPr>
        <w:pStyle w:val="NoSpacing"/>
        <w:ind w:left="1571" w:hanging="720"/>
      </w:pPr>
    </w:p>
    <w:p w14:paraId="77C2CA04" w14:textId="77777777" w:rsidR="001C44BF" w:rsidRPr="003C1178" w:rsidRDefault="001C44BF" w:rsidP="00CE146E">
      <w:pPr>
        <w:pStyle w:val="NoSpacing"/>
        <w:ind w:left="1571" w:hanging="720"/>
      </w:pPr>
      <w:r w:rsidRPr="003C1178">
        <w:t xml:space="preserve">Robinson, L., Smith, M., and Segal, J., (2019). Senior Exercise and Fitness Tips [online]. Retrieved 22 February 2019, from </w:t>
      </w:r>
      <w:hyperlink r:id="rId107" w:history="1">
        <w:r w:rsidRPr="003C1178">
          <w:rPr>
            <w:rStyle w:val="Hyperlink"/>
          </w:rPr>
          <w:t>https://www.helpguide.org/articles/healthy-living/exercise-and-fitness-as-you-age.htm/</w:t>
        </w:r>
      </w:hyperlink>
      <w:r w:rsidRPr="003C1178">
        <w:t xml:space="preserve">. </w:t>
      </w:r>
    </w:p>
    <w:p w14:paraId="06CCEE79" w14:textId="77777777" w:rsidR="003B37FF" w:rsidRPr="003C1178" w:rsidRDefault="003B37FF" w:rsidP="003B37FF">
      <w:pPr>
        <w:pStyle w:val="NoSpacing"/>
        <w:ind w:left="851"/>
      </w:pPr>
    </w:p>
    <w:p w14:paraId="7EE54489" w14:textId="7E80224A" w:rsidR="003B37FF" w:rsidRPr="003C1178" w:rsidRDefault="003B37FF" w:rsidP="001C44BF">
      <w:pPr>
        <w:pStyle w:val="NoSpacing"/>
        <w:ind w:left="1571" w:hanging="720"/>
      </w:pPr>
      <w:r w:rsidRPr="003C1178">
        <w:t>Sandlund, E., &amp; Norlander, T. (2000) The Effects of Tai Chi Chuan Relaxation and Exercise o</w:t>
      </w:r>
      <w:r w:rsidR="001C44BF" w:rsidRPr="003C1178">
        <w:t>n Stress Responses and Well-</w:t>
      </w:r>
      <w:r w:rsidRPr="003C1178">
        <w:t xml:space="preserve">Being: An Overview of Research. </w:t>
      </w:r>
      <w:r w:rsidRPr="003C1178">
        <w:rPr>
          <w:i/>
        </w:rPr>
        <w:t>International Journal of Stress Management. 7</w:t>
      </w:r>
      <w:r w:rsidRPr="003C1178">
        <w:t xml:space="preserve">(2) 139-149. </w:t>
      </w:r>
      <w:hyperlink r:id="rId108" w:history="1">
        <w:r w:rsidRPr="003C1178">
          <w:rPr>
            <w:rStyle w:val="Hyperlink"/>
          </w:rPr>
          <w:t>https://doi.org/10.1023/A:1009536319034</w:t>
        </w:r>
      </w:hyperlink>
      <w:r w:rsidRPr="003C1178">
        <w:t xml:space="preserve">. </w:t>
      </w:r>
    </w:p>
    <w:p w14:paraId="3A1B60D8" w14:textId="77777777" w:rsidR="00855BC0" w:rsidRPr="003C1178" w:rsidRDefault="00855BC0" w:rsidP="001C44BF">
      <w:pPr>
        <w:pStyle w:val="NoSpacing"/>
        <w:ind w:left="1571" w:hanging="720"/>
      </w:pPr>
    </w:p>
    <w:p w14:paraId="295420A4" w14:textId="7ACD60B6" w:rsidR="00994356" w:rsidRDefault="00994356" w:rsidP="00994356">
      <w:pPr>
        <w:pStyle w:val="NoSpacing"/>
        <w:ind w:left="1571" w:hanging="720"/>
      </w:pPr>
      <w:r w:rsidRPr="003C1178">
        <w:t>V</w:t>
      </w:r>
      <w:r w:rsidR="00412E1F" w:rsidRPr="003C1178">
        <w:t>la</w:t>
      </w:r>
      <w:r w:rsidRPr="003C1178">
        <w:t xml:space="preserve">snik, JJ., Aliotta, SL. &amp; DeLor B. (2005) Medication adherence: factors influencing compliance with prescribed medication plans. </w:t>
      </w:r>
      <w:r w:rsidRPr="003C1178">
        <w:rPr>
          <w:i/>
        </w:rPr>
        <w:t>Case Manager 16</w:t>
      </w:r>
      <w:r w:rsidRPr="003C1178">
        <w:t xml:space="preserve">(2) 47-51. </w:t>
      </w:r>
      <w:hyperlink r:id="rId109" w:history="1">
        <w:r w:rsidR="00412E1F" w:rsidRPr="003C1178">
          <w:rPr>
            <w:rStyle w:val="Hyperlink"/>
          </w:rPr>
          <w:t>https://doi.org/10.1016/j.casemgr.2005.01.009</w:t>
        </w:r>
      </w:hyperlink>
    </w:p>
    <w:p w14:paraId="5ABB5EEA" w14:textId="77777777" w:rsidR="00412E1F" w:rsidRDefault="00412E1F" w:rsidP="00994356">
      <w:pPr>
        <w:pStyle w:val="NoSpacing"/>
        <w:ind w:left="1571" w:hanging="720"/>
      </w:pPr>
    </w:p>
    <w:p w14:paraId="038AA20B" w14:textId="77777777" w:rsidR="00994356" w:rsidRDefault="00994356" w:rsidP="00994356">
      <w:pPr>
        <w:pStyle w:val="NoSpacing"/>
        <w:ind w:left="1571" w:hanging="720"/>
      </w:pPr>
    </w:p>
    <w:p w14:paraId="3C833EE5" w14:textId="77777777" w:rsidR="003B37FF" w:rsidRDefault="003B37FF" w:rsidP="00CE146E">
      <w:pPr>
        <w:pStyle w:val="NoSpacing"/>
        <w:ind w:left="589" w:hanging="720"/>
        <w:rPr>
          <w:b/>
          <w:i/>
        </w:rPr>
      </w:pPr>
    </w:p>
    <w:p w14:paraId="1210AC3D" w14:textId="77777777" w:rsidR="00F2257A" w:rsidRPr="00F2257A" w:rsidRDefault="00F2257A" w:rsidP="00F2257A">
      <w:pPr>
        <w:pStyle w:val="NoSpacing"/>
        <w:rPr>
          <w:b/>
          <w:i/>
        </w:rPr>
      </w:pPr>
    </w:p>
    <w:sectPr w:rsidR="00F2257A" w:rsidRPr="00F2257A" w:rsidSect="001A50B4">
      <w:headerReference w:type="default" r:id="rId110"/>
      <w:footerReference w:type="default" r:id="rId1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84808" w14:textId="77777777" w:rsidR="008C3084" w:rsidRDefault="008C3084" w:rsidP="001A50B4">
      <w:pPr>
        <w:spacing w:after="0" w:line="240" w:lineRule="auto"/>
      </w:pPr>
      <w:r>
        <w:separator/>
      </w:r>
    </w:p>
  </w:endnote>
  <w:endnote w:type="continuationSeparator" w:id="0">
    <w:p w14:paraId="4B94D5B0" w14:textId="77777777" w:rsidR="008C3084" w:rsidRDefault="008C3084"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14:paraId="10CD29A3" w14:textId="584A11E3" w:rsidR="000F7249" w:rsidRDefault="000F72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032B9">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032B9">
              <w:rPr>
                <w:b/>
                <w:bCs/>
                <w:noProof/>
              </w:rPr>
              <w:t>42</w:t>
            </w:r>
            <w:r>
              <w:rPr>
                <w:b/>
                <w:bCs/>
                <w:sz w:val="24"/>
                <w:szCs w:val="24"/>
              </w:rPr>
              <w:fldChar w:fldCharType="end"/>
            </w:r>
          </w:p>
        </w:sdtContent>
      </w:sdt>
    </w:sdtContent>
  </w:sdt>
  <w:p w14:paraId="29C3138E" w14:textId="77777777" w:rsidR="000F7249" w:rsidRDefault="000F72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99EA96" w14:textId="77777777" w:rsidR="008C3084" w:rsidRDefault="008C3084" w:rsidP="001A50B4">
      <w:pPr>
        <w:spacing w:after="0" w:line="240" w:lineRule="auto"/>
      </w:pPr>
      <w:r>
        <w:separator/>
      </w:r>
    </w:p>
  </w:footnote>
  <w:footnote w:type="continuationSeparator" w:id="0">
    <w:p w14:paraId="2B0DFA14" w14:textId="77777777" w:rsidR="008C3084" w:rsidRDefault="008C3084"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DA647" w14:textId="77777777" w:rsidR="000F7249" w:rsidRDefault="000F7249">
    <w:pPr>
      <w:pStyle w:val="Header"/>
    </w:pPr>
    <w:r>
      <w:t>Design Report</w:t>
    </w:r>
  </w:p>
  <w:p w14:paraId="2DF0D0BB" w14:textId="77777777" w:rsidR="000F7249" w:rsidRDefault="000F72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9E713FA"/>
    <w:multiLevelType w:val="hybridMultilevel"/>
    <w:tmpl w:val="19AA08AC"/>
    <w:lvl w:ilvl="0" w:tplc="08090001">
      <w:start w:val="1"/>
      <w:numFmt w:val="bullet"/>
      <w:lvlText w:val=""/>
      <w:lvlJc w:val="left"/>
      <w:pPr>
        <w:ind w:left="992" w:hanging="360"/>
      </w:pPr>
      <w:rPr>
        <w:rFonts w:ascii="Symbol" w:hAnsi="Symbol" w:hint="default"/>
      </w:rPr>
    </w:lvl>
    <w:lvl w:ilvl="1" w:tplc="08090003" w:tentative="1">
      <w:start w:val="1"/>
      <w:numFmt w:val="bullet"/>
      <w:lvlText w:val="o"/>
      <w:lvlJc w:val="left"/>
      <w:pPr>
        <w:ind w:left="1712" w:hanging="360"/>
      </w:pPr>
      <w:rPr>
        <w:rFonts w:ascii="Courier New" w:hAnsi="Courier New" w:cs="Courier New" w:hint="default"/>
      </w:rPr>
    </w:lvl>
    <w:lvl w:ilvl="2" w:tplc="08090005" w:tentative="1">
      <w:start w:val="1"/>
      <w:numFmt w:val="bullet"/>
      <w:lvlText w:val=""/>
      <w:lvlJc w:val="left"/>
      <w:pPr>
        <w:ind w:left="2432" w:hanging="360"/>
      </w:pPr>
      <w:rPr>
        <w:rFonts w:ascii="Wingdings" w:hAnsi="Wingdings" w:hint="default"/>
      </w:rPr>
    </w:lvl>
    <w:lvl w:ilvl="3" w:tplc="08090001" w:tentative="1">
      <w:start w:val="1"/>
      <w:numFmt w:val="bullet"/>
      <w:lvlText w:val=""/>
      <w:lvlJc w:val="left"/>
      <w:pPr>
        <w:ind w:left="3152" w:hanging="360"/>
      </w:pPr>
      <w:rPr>
        <w:rFonts w:ascii="Symbol" w:hAnsi="Symbol" w:hint="default"/>
      </w:rPr>
    </w:lvl>
    <w:lvl w:ilvl="4" w:tplc="08090003" w:tentative="1">
      <w:start w:val="1"/>
      <w:numFmt w:val="bullet"/>
      <w:lvlText w:val="o"/>
      <w:lvlJc w:val="left"/>
      <w:pPr>
        <w:ind w:left="3872" w:hanging="360"/>
      </w:pPr>
      <w:rPr>
        <w:rFonts w:ascii="Courier New" w:hAnsi="Courier New" w:cs="Courier New" w:hint="default"/>
      </w:rPr>
    </w:lvl>
    <w:lvl w:ilvl="5" w:tplc="08090005" w:tentative="1">
      <w:start w:val="1"/>
      <w:numFmt w:val="bullet"/>
      <w:lvlText w:val=""/>
      <w:lvlJc w:val="left"/>
      <w:pPr>
        <w:ind w:left="4592" w:hanging="360"/>
      </w:pPr>
      <w:rPr>
        <w:rFonts w:ascii="Wingdings" w:hAnsi="Wingdings" w:hint="default"/>
      </w:rPr>
    </w:lvl>
    <w:lvl w:ilvl="6" w:tplc="08090001" w:tentative="1">
      <w:start w:val="1"/>
      <w:numFmt w:val="bullet"/>
      <w:lvlText w:val=""/>
      <w:lvlJc w:val="left"/>
      <w:pPr>
        <w:ind w:left="5312" w:hanging="360"/>
      </w:pPr>
      <w:rPr>
        <w:rFonts w:ascii="Symbol" w:hAnsi="Symbol" w:hint="default"/>
      </w:rPr>
    </w:lvl>
    <w:lvl w:ilvl="7" w:tplc="08090003" w:tentative="1">
      <w:start w:val="1"/>
      <w:numFmt w:val="bullet"/>
      <w:lvlText w:val="o"/>
      <w:lvlJc w:val="left"/>
      <w:pPr>
        <w:ind w:left="6032" w:hanging="360"/>
      </w:pPr>
      <w:rPr>
        <w:rFonts w:ascii="Courier New" w:hAnsi="Courier New" w:cs="Courier New" w:hint="default"/>
      </w:rPr>
    </w:lvl>
    <w:lvl w:ilvl="8" w:tplc="08090005" w:tentative="1">
      <w:start w:val="1"/>
      <w:numFmt w:val="bullet"/>
      <w:lvlText w:val=""/>
      <w:lvlJc w:val="left"/>
      <w:pPr>
        <w:ind w:left="6752" w:hanging="360"/>
      </w:pPr>
      <w:rPr>
        <w:rFonts w:ascii="Wingdings" w:hAnsi="Wingdings" w:hint="default"/>
      </w:rPr>
    </w:lvl>
  </w:abstractNum>
  <w:abstractNum w:abstractNumId="2">
    <w:nsid w:val="0DBA5874"/>
    <w:multiLevelType w:val="hybridMultilevel"/>
    <w:tmpl w:val="6AF21D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4">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5">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6">
    <w:nsid w:val="18A65460"/>
    <w:multiLevelType w:val="multilevel"/>
    <w:tmpl w:val="D1F2DA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48D78C1"/>
    <w:multiLevelType w:val="hybridMultilevel"/>
    <w:tmpl w:val="9B64B3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2A721BC1"/>
    <w:multiLevelType w:val="hybridMultilevel"/>
    <w:tmpl w:val="5F300E94"/>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1">
    <w:nsid w:val="2AD262A6"/>
    <w:multiLevelType w:val="hybridMultilevel"/>
    <w:tmpl w:val="A9F83AE0"/>
    <w:lvl w:ilvl="0" w:tplc="08090001">
      <w:start w:val="1"/>
      <w:numFmt w:val="bullet"/>
      <w:lvlText w:val=""/>
      <w:lvlJc w:val="left"/>
      <w:pPr>
        <w:ind w:left="992" w:hanging="360"/>
      </w:pPr>
      <w:rPr>
        <w:rFonts w:ascii="Symbol" w:hAnsi="Symbol" w:hint="default"/>
      </w:r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12">
    <w:nsid w:val="2BDD69DD"/>
    <w:multiLevelType w:val="hybridMultilevel"/>
    <w:tmpl w:val="1D92AB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6">
    <w:nsid w:val="40913034"/>
    <w:multiLevelType w:val="hybridMultilevel"/>
    <w:tmpl w:val="2C40070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8">
    <w:nsid w:val="465B595D"/>
    <w:multiLevelType w:val="hybridMultilevel"/>
    <w:tmpl w:val="217CD832"/>
    <w:lvl w:ilvl="0" w:tplc="08090001">
      <w:start w:val="1"/>
      <w:numFmt w:val="bullet"/>
      <w:lvlText w:val=""/>
      <w:lvlJc w:val="left"/>
      <w:pPr>
        <w:ind w:left="1044" w:hanging="360"/>
      </w:pPr>
      <w:rPr>
        <w:rFonts w:ascii="Symbol" w:hAnsi="Symbol" w:hint="default"/>
      </w:r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9">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0">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5686199B"/>
    <w:multiLevelType w:val="hybridMultilevel"/>
    <w:tmpl w:val="FFC6D2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23">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5">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27">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6"/>
  </w:num>
  <w:num w:numId="2">
    <w:abstractNumId w:val="1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0"/>
  </w:num>
  <w:num w:numId="12">
    <w:abstractNumId w:val="25"/>
  </w:num>
  <w:num w:numId="13">
    <w:abstractNumId w:val="19"/>
  </w:num>
  <w:num w:numId="14">
    <w:abstractNumId w:val="24"/>
  </w:num>
  <w:num w:numId="15">
    <w:abstractNumId w:val="3"/>
  </w:num>
  <w:num w:numId="16">
    <w:abstractNumId w:val="17"/>
  </w:num>
  <w:num w:numId="17">
    <w:abstractNumId w:val="4"/>
  </w:num>
  <w:num w:numId="18">
    <w:abstractNumId w:val="27"/>
  </w:num>
  <w:num w:numId="19">
    <w:abstractNumId w:val="23"/>
  </w:num>
  <w:num w:numId="20">
    <w:abstractNumId w:val="14"/>
  </w:num>
  <w:num w:numId="21">
    <w:abstractNumId w:val="8"/>
  </w:num>
  <w:num w:numId="22">
    <w:abstractNumId w:val="20"/>
  </w:num>
  <w:num w:numId="23">
    <w:abstractNumId w:val="16"/>
  </w:num>
  <w:num w:numId="24">
    <w:abstractNumId w:val="22"/>
  </w:num>
  <w:num w:numId="25">
    <w:abstractNumId w:val="5"/>
  </w:num>
  <w:num w:numId="26">
    <w:abstractNumId w:val="15"/>
  </w:num>
  <w:num w:numId="27">
    <w:abstractNumId w:val="26"/>
  </w:num>
  <w:num w:numId="28">
    <w:abstractNumId w:val="9"/>
  </w:num>
  <w:num w:numId="29">
    <w:abstractNumId w:val="2"/>
  </w:num>
  <w:num w:numId="30">
    <w:abstractNumId w:val="12"/>
  </w:num>
  <w:num w:numId="31">
    <w:abstractNumId w:val="21"/>
  </w:num>
  <w:num w:numId="32">
    <w:abstractNumId w:val="10"/>
  </w:num>
  <w:num w:numId="33">
    <w:abstractNumId w:val="18"/>
  </w:num>
  <w:num w:numId="34">
    <w:abstractNumId w:val="1"/>
  </w:num>
  <w:num w:numId="3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Rennie">
    <w15:presenceInfo w15:providerId="Windows Live" w15:userId="4d84eae47807ee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4C5A"/>
    <w:rsid w:val="00015AF9"/>
    <w:rsid w:val="00015C9C"/>
    <w:rsid w:val="00021B0D"/>
    <w:rsid w:val="0002280D"/>
    <w:rsid w:val="00025051"/>
    <w:rsid w:val="00043B9A"/>
    <w:rsid w:val="00055FF6"/>
    <w:rsid w:val="00066A16"/>
    <w:rsid w:val="00071BB6"/>
    <w:rsid w:val="00073740"/>
    <w:rsid w:val="00073E05"/>
    <w:rsid w:val="0008337D"/>
    <w:rsid w:val="000844C1"/>
    <w:rsid w:val="000A1E8F"/>
    <w:rsid w:val="000C7C62"/>
    <w:rsid w:val="000D1F1D"/>
    <w:rsid w:val="000E0A6A"/>
    <w:rsid w:val="000F7249"/>
    <w:rsid w:val="001032B9"/>
    <w:rsid w:val="00126CB5"/>
    <w:rsid w:val="00130A12"/>
    <w:rsid w:val="0014157A"/>
    <w:rsid w:val="001550A8"/>
    <w:rsid w:val="00171E10"/>
    <w:rsid w:val="00176DFE"/>
    <w:rsid w:val="00180101"/>
    <w:rsid w:val="00185412"/>
    <w:rsid w:val="001A50B4"/>
    <w:rsid w:val="001C44BF"/>
    <w:rsid w:val="001E3195"/>
    <w:rsid w:val="001F0B20"/>
    <w:rsid w:val="001F764A"/>
    <w:rsid w:val="002136E2"/>
    <w:rsid w:val="00226506"/>
    <w:rsid w:val="00230511"/>
    <w:rsid w:val="002363FF"/>
    <w:rsid w:val="00237CFC"/>
    <w:rsid w:val="002427F7"/>
    <w:rsid w:val="0025423A"/>
    <w:rsid w:val="0026492B"/>
    <w:rsid w:val="002652F9"/>
    <w:rsid w:val="00267F2B"/>
    <w:rsid w:val="00276BE8"/>
    <w:rsid w:val="0028470C"/>
    <w:rsid w:val="00291AD5"/>
    <w:rsid w:val="0029742D"/>
    <w:rsid w:val="002D2A0A"/>
    <w:rsid w:val="002F45B9"/>
    <w:rsid w:val="0031379E"/>
    <w:rsid w:val="00314E5E"/>
    <w:rsid w:val="003157D7"/>
    <w:rsid w:val="00326926"/>
    <w:rsid w:val="00327FFE"/>
    <w:rsid w:val="00334671"/>
    <w:rsid w:val="003421D5"/>
    <w:rsid w:val="00355A60"/>
    <w:rsid w:val="003752F4"/>
    <w:rsid w:val="00385310"/>
    <w:rsid w:val="00385913"/>
    <w:rsid w:val="00397025"/>
    <w:rsid w:val="003A53C2"/>
    <w:rsid w:val="003B37FF"/>
    <w:rsid w:val="003C1178"/>
    <w:rsid w:val="003C2224"/>
    <w:rsid w:val="003D23B9"/>
    <w:rsid w:val="003D3572"/>
    <w:rsid w:val="003D382B"/>
    <w:rsid w:val="003E79CC"/>
    <w:rsid w:val="00412E1F"/>
    <w:rsid w:val="00414647"/>
    <w:rsid w:val="00430ABE"/>
    <w:rsid w:val="00434106"/>
    <w:rsid w:val="004377DB"/>
    <w:rsid w:val="00445A33"/>
    <w:rsid w:val="00445E25"/>
    <w:rsid w:val="004471C8"/>
    <w:rsid w:val="00471100"/>
    <w:rsid w:val="004842A5"/>
    <w:rsid w:val="00487CA6"/>
    <w:rsid w:val="00495E25"/>
    <w:rsid w:val="004A74E6"/>
    <w:rsid w:val="004B1638"/>
    <w:rsid w:val="004B78DC"/>
    <w:rsid w:val="004D3D52"/>
    <w:rsid w:val="004F19FB"/>
    <w:rsid w:val="005122B5"/>
    <w:rsid w:val="00517983"/>
    <w:rsid w:val="00522A00"/>
    <w:rsid w:val="00523323"/>
    <w:rsid w:val="00535051"/>
    <w:rsid w:val="00556BF3"/>
    <w:rsid w:val="0056035D"/>
    <w:rsid w:val="005644E4"/>
    <w:rsid w:val="00590594"/>
    <w:rsid w:val="00590C1E"/>
    <w:rsid w:val="00597718"/>
    <w:rsid w:val="005A481B"/>
    <w:rsid w:val="005D6850"/>
    <w:rsid w:val="005E2739"/>
    <w:rsid w:val="006262F7"/>
    <w:rsid w:val="0063256D"/>
    <w:rsid w:val="006421CE"/>
    <w:rsid w:val="006739A8"/>
    <w:rsid w:val="00673DC0"/>
    <w:rsid w:val="0068085F"/>
    <w:rsid w:val="006E147D"/>
    <w:rsid w:val="006E1873"/>
    <w:rsid w:val="00710624"/>
    <w:rsid w:val="00721D10"/>
    <w:rsid w:val="00722707"/>
    <w:rsid w:val="00727C8E"/>
    <w:rsid w:val="00742D82"/>
    <w:rsid w:val="00745BB2"/>
    <w:rsid w:val="00750A68"/>
    <w:rsid w:val="007717A5"/>
    <w:rsid w:val="007A02D4"/>
    <w:rsid w:val="007C02D0"/>
    <w:rsid w:val="007D7683"/>
    <w:rsid w:val="007F797E"/>
    <w:rsid w:val="007F7B19"/>
    <w:rsid w:val="00811604"/>
    <w:rsid w:val="00821842"/>
    <w:rsid w:val="00826C0E"/>
    <w:rsid w:val="00842F37"/>
    <w:rsid w:val="00851F2F"/>
    <w:rsid w:val="00855BC0"/>
    <w:rsid w:val="00860F77"/>
    <w:rsid w:val="00871463"/>
    <w:rsid w:val="00871A62"/>
    <w:rsid w:val="00872F4A"/>
    <w:rsid w:val="00880974"/>
    <w:rsid w:val="0089361A"/>
    <w:rsid w:val="0089443A"/>
    <w:rsid w:val="008B414A"/>
    <w:rsid w:val="008C3084"/>
    <w:rsid w:val="008E4B4D"/>
    <w:rsid w:val="008F49C5"/>
    <w:rsid w:val="009105A1"/>
    <w:rsid w:val="00911080"/>
    <w:rsid w:val="00917368"/>
    <w:rsid w:val="00923EDE"/>
    <w:rsid w:val="009271F6"/>
    <w:rsid w:val="00934523"/>
    <w:rsid w:val="00951A75"/>
    <w:rsid w:val="0095219F"/>
    <w:rsid w:val="00952960"/>
    <w:rsid w:val="00954440"/>
    <w:rsid w:val="00974BC4"/>
    <w:rsid w:val="00980FAD"/>
    <w:rsid w:val="0098292E"/>
    <w:rsid w:val="0098356E"/>
    <w:rsid w:val="00987D07"/>
    <w:rsid w:val="00994356"/>
    <w:rsid w:val="009963B6"/>
    <w:rsid w:val="00997AB1"/>
    <w:rsid w:val="00997C1F"/>
    <w:rsid w:val="009A3FDA"/>
    <w:rsid w:val="009A599D"/>
    <w:rsid w:val="009B0205"/>
    <w:rsid w:val="009B0CC8"/>
    <w:rsid w:val="009B626A"/>
    <w:rsid w:val="009C0368"/>
    <w:rsid w:val="009C48D3"/>
    <w:rsid w:val="009C4B73"/>
    <w:rsid w:val="009C637D"/>
    <w:rsid w:val="009D6208"/>
    <w:rsid w:val="00A01B14"/>
    <w:rsid w:val="00A0311E"/>
    <w:rsid w:val="00A153EC"/>
    <w:rsid w:val="00A20B1A"/>
    <w:rsid w:val="00A50A06"/>
    <w:rsid w:val="00A84D6E"/>
    <w:rsid w:val="00A868BA"/>
    <w:rsid w:val="00AE3189"/>
    <w:rsid w:val="00AF036B"/>
    <w:rsid w:val="00AF3480"/>
    <w:rsid w:val="00B06623"/>
    <w:rsid w:val="00B11D30"/>
    <w:rsid w:val="00B16E0E"/>
    <w:rsid w:val="00B2115F"/>
    <w:rsid w:val="00B37830"/>
    <w:rsid w:val="00B45A73"/>
    <w:rsid w:val="00B51CAB"/>
    <w:rsid w:val="00B54348"/>
    <w:rsid w:val="00B73E67"/>
    <w:rsid w:val="00B96EF5"/>
    <w:rsid w:val="00BA572E"/>
    <w:rsid w:val="00BB20BF"/>
    <w:rsid w:val="00BC3CEA"/>
    <w:rsid w:val="00BD2325"/>
    <w:rsid w:val="00BD46F6"/>
    <w:rsid w:val="00BF2E6B"/>
    <w:rsid w:val="00BF31DA"/>
    <w:rsid w:val="00BF37E0"/>
    <w:rsid w:val="00C13D92"/>
    <w:rsid w:val="00C14FA3"/>
    <w:rsid w:val="00C3678E"/>
    <w:rsid w:val="00C471CE"/>
    <w:rsid w:val="00C5149A"/>
    <w:rsid w:val="00C81399"/>
    <w:rsid w:val="00CA3ED3"/>
    <w:rsid w:val="00CA463C"/>
    <w:rsid w:val="00CC1378"/>
    <w:rsid w:val="00CC4E49"/>
    <w:rsid w:val="00CE146E"/>
    <w:rsid w:val="00CE29C6"/>
    <w:rsid w:val="00CF48AA"/>
    <w:rsid w:val="00D04754"/>
    <w:rsid w:val="00D062CB"/>
    <w:rsid w:val="00D16CF5"/>
    <w:rsid w:val="00D177AD"/>
    <w:rsid w:val="00D32626"/>
    <w:rsid w:val="00D47525"/>
    <w:rsid w:val="00D63904"/>
    <w:rsid w:val="00D65D29"/>
    <w:rsid w:val="00D662E8"/>
    <w:rsid w:val="00D66580"/>
    <w:rsid w:val="00D66B2D"/>
    <w:rsid w:val="00D72159"/>
    <w:rsid w:val="00D82A91"/>
    <w:rsid w:val="00D8509A"/>
    <w:rsid w:val="00D9755B"/>
    <w:rsid w:val="00DA2050"/>
    <w:rsid w:val="00DC0C33"/>
    <w:rsid w:val="00DC1B84"/>
    <w:rsid w:val="00DC5375"/>
    <w:rsid w:val="00DF288F"/>
    <w:rsid w:val="00E050D3"/>
    <w:rsid w:val="00E0791B"/>
    <w:rsid w:val="00E12731"/>
    <w:rsid w:val="00E168FA"/>
    <w:rsid w:val="00E34607"/>
    <w:rsid w:val="00E57AF0"/>
    <w:rsid w:val="00E6684F"/>
    <w:rsid w:val="00E67EC7"/>
    <w:rsid w:val="00E717E8"/>
    <w:rsid w:val="00E81ECB"/>
    <w:rsid w:val="00E95C78"/>
    <w:rsid w:val="00EB0206"/>
    <w:rsid w:val="00ED1CDC"/>
    <w:rsid w:val="00EE276A"/>
    <w:rsid w:val="00EE2D5D"/>
    <w:rsid w:val="00EE41E4"/>
    <w:rsid w:val="00F13403"/>
    <w:rsid w:val="00F17CD9"/>
    <w:rsid w:val="00F2257A"/>
    <w:rsid w:val="00F32BAE"/>
    <w:rsid w:val="00F34C02"/>
    <w:rsid w:val="00F41B5A"/>
    <w:rsid w:val="00F44039"/>
    <w:rsid w:val="00F54F33"/>
    <w:rsid w:val="00F75791"/>
    <w:rsid w:val="00F91F57"/>
    <w:rsid w:val="00FB1EFF"/>
    <w:rsid w:val="00FB340C"/>
    <w:rsid w:val="00FB5984"/>
    <w:rsid w:val="00FC0DDB"/>
    <w:rsid w:val="00FD28E8"/>
    <w:rsid w:val="00FD4A83"/>
    <w:rsid w:val="00FD6056"/>
    <w:rsid w:val="00FD6D16"/>
    <w:rsid w:val="00FE37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1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1">
    <w:name w:val="Unresolved Mention1"/>
    <w:basedOn w:val="DefaultParagraphFont"/>
    <w:uiPriority w:val="99"/>
    <w:semiHidden/>
    <w:unhideWhenUsed/>
    <w:rsid w:val="00412E1F"/>
    <w:rPr>
      <w:color w:val="605E5C"/>
      <w:shd w:val="clear" w:color="auto" w:fill="E1DFDD"/>
    </w:rPr>
  </w:style>
  <w:style w:type="paragraph" w:styleId="NormalWeb">
    <w:name w:val="Normal (Web)"/>
    <w:basedOn w:val="Normal"/>
    <w:uiPriority w:val="99"/>
    <w:semiHidden/>
    <w:unhideWhenUsed/>
    <w:rsid w:val="00855BC0"/>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1">
    <w:name w:val="Unresolved Mention1"/>
    <w:basedOn w:val="DefaultParagraphFont"/>
    <w:uiPriority w:val="99"/>
    <w:semiHidden/>
    <w:unhideWhenUsed/>
    <w:rsid w:val="00412E1F"/>
    <w:rPr>
      <w:color w:val="605E5C"/>
      <w:shd w:val="clear" w:color="auto" w:fill="E1DFDD"/>
    </w:rPr>
  </w:style>
  <w:style w:type="paragraph" w:styleId="NormalWeb">
    <w:name w:val="Normal (Web)"/>
    <w:basedOn w:val="Normal"/>
    <w:uiPriority w:val="99"/>
    <w:semiHidden/>
    <w:unhideWhenUsed/>
    <w:rsid w:val="00855BC0"/>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 w:id="350229435">
      <w:bodyDiv w:val="1"/>
      <w:marLeft w:val="0"/>
      <w:marRight w:val="0"/>
      <w:marTop w:val="0"/>
      <w:marBottom w:val="0"/>
      <w:divBdr>
        <w:top w:val="none" w:sz="0" w:space="0" w:color="auto"/>
        <w:left w:val="none" w:sz="0" w:space="0" w:color="auto"/>
        <w:bottom w:val="none" w:sz="0" w:space="0" w:color="auto"/>
        <w:right w:val="none" w:sz="0" w:space="0" w:color="auto"/>
      </w:divBdr>
      <w:divsChild>
        <w:div w:id="1615942519">
          <w:marLeft w:val="0"/>
          <w:marRight w:val="0"/>
          <w:marTop w:val="120"/>
          <w:marBottom w:val="0"/>
          <w:divBdr>
            <w:top w:val="none" w:sz="0" w:space="0" w:color="auto"/>
            <w:left w:val="none" w:sz="0" w:space="0" w:color="auto"/>
            <w:bottom w:val="none" w:sz="0" w:space="0" w:color="auto"/>
            <w:right w:val="none" w:sz="0" w:space="0" w:color="auto"/>
          </w:divBdr>
        </w:div>
        <w:div w:id="678391596">
          <w:marLeft w:val="0"/>
          <w:marRight w:val="0"/>
          <w:marTop w:val="120"/>
          <w:marBottom w:val="0"/>
          <w:divBdr>
            <w:top w:val="none" w:sz="0" w:space="0" w:color="auto"/>
            <w:left w:val="none" w:sz="0" w:space="0" w:color="auto"/>
            <w:bottom w:val="none" w:sz="0" w:space="0" w:color="auto"/>
            <w:right w:val="none" w:sz="0" w:space="0" w:color="auto"/>
          </w:divBdr>
        </w:div>
      </w:divsChild>
    </w:div>
    <w:div w:id="974598434">
      <w:bodyDiv w:val="1"/>
      <w:marLeft w:val="0"/>
      <w:marRight w:val="0"/>
      <w:marTop w:val="0"/>
      <w:marBottom w:val="0"/>
      <w:divBdr>
        <w:top w:val="none" w:sz="0" w:space="0" w:color="auto"/>
        <w:left w:val="none" w:sz="0" w:space="0" w:color="auto"/>
        <w:bottom w:val="none" w:sz="0" w:space="0" w:color="auto"/>
        <w:right w:val="none" w:sz="0" w:space="0" w:color="auto"/>
      </w:divBdr>
    </w:div>
    <w:div w:id="174063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hyperlink" Target="https://www.helpguide.org/articles/healthy-living/exercise-and-fitness-as-you-age.htm/"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hyperlink" Target="https://doi.org/10.1111/jgs.15008" TargetMode="External"/><Relationship Id="rId110"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48.png"/><Relationship Id="rId82" Type="http://schemas.openxmlformats.org/officeDocument/2006/relationships/image" Target="media/image68.png"/><Relationship Id="rId90" Type="http://schemas.openxmlformats.org/officeDocument/2006/relationships/hyperlink" Target="https://www.drugs.com/article/taking-your-medicine.html" TargetMode="External"/><Relationship Id="rId95" Type="http://schemas.openxmlformats.org/officeDocument/2006/relationships/hyperlink" Target="https://doi.org/10.1016/j.enbuild.2011.12.017"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49.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hyperlink" Target="https://doi.org/10.1155/2016/1604609" TargetMode="External"/><Relationship Id="rId105" Type="http://schemas.openxmlformats.org/officeDocument/2006/relationships/hyperlink" Target="https://www.nhs.uk/live-well/exercise/physical-activity-guidelines-older-adults/" TargetMode="External"/><Relationship Id="rId113"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yperlink" Target="https://scrubbing.in/encouraging-the-elderly-to-exercise/" TargetMode="External"/><Relationship Id="rId98" Type="http://schemas.openxmlformats.org/officeDocument/2006/relationships/hyperlink" Target="https://doi.org/10.12968/npre.2015.13.8.398"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67" Type="http://schemas.openxmlformats.org/officeDocument/2006/relationships/image" Target="media/image53.png"/><Relationship Id="rId103" Type="http://schemas.openxmlformats.org/officeDocument/2006/relationships/hyperlink" Target="https://medconfidential.org/about/" TargetMode="External"/><Relationship Id="rId108" Type="http://schemas.openxmlformats.org/officeDocument/2006/relationships/hyperlink" Target="https://doi.org/10.1023/A:1009536319034"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hyperlink" Target="https://www.semanticscholar.org/paper/The-Effects-of-Household-Characteristics-and-Energy-Allen-Janda/20c9ce3dd902edeb7e1110207a02d9bbe0bf561c" TargetMode="External"/><Relationship Id="rId96" Type="http://schemas.openxmlformats.org/officeDocument/2006/relationships/hyperlink" Target="https://dailycaring.com/seated-tai-chi-for-seniors-3-simple-routines-improve-flexibility-and-well-being-video/" TargetMode="External"/><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jpeg"/><Relationship Id="rId106" Type="http://schemas.openxmlformats.org/officeDocument/2006/relationships/hyperlink" Target="https://accessibility.blog.gov.uk/2016/09/02/dos-and-donts-on-designing-for-accessibility/" TargetMode="External"/><Relationship Id="rId114" Type="http://schemas.microsoft.com/office/2011/relationships/people" Target="people.xml"/><Relationship Id="rId10" Type="http://schemas.openxmlformats.org/officeDocument/2006/relationships/hyperlink" Target="https://www.ukessays.com/referencing/apa/" TargetMode="External"/><Relationship Id="rId31" Type="http://schemas.openxmlformats.org/officeDocument/2006/relationships/image" Target="media/image20.jp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70.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s://www.bbc.co.uk/news" TargetMode="External"/><Relationship Id="rId99" Type="http://schemas.openxmlformats.org/officeDocument/2006/relationships/hyperlink" Target="https://doi.10/1145/1013115.1013152" TargetMode="External"/><Relationship Id="rId101" Type="http://schemas.openxmlformats.org/officeDocument/2006/relationships/hyperlink" Target="https://dx.doi.org/10.2147%2FHIV.S129992"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doi.org/10.1016/j.casemgr.2005.01.009" TargetMode="External"/><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hyperlink" Target="https://www.eci.ox.ac.uk/research/energy/downloads/smart-metering-report.pdf" TargetMode="External"/><Relationship Id="rId104" Type="http://schemas.openxmlformats.org/officeDocument/2006/relationships/hyperlink" Target="https://www.everydayhealth.com/senior-health/fun-ways-seniors-can-get-in-shape.aspx" TargetMode="External"/><Relationship Id="rId7" Type="http://schemas.openxmlformats.org/officeDocument/2006/relationships/webSettings" Target="webSettings.xml"/><Relationship Id="rId71" Type="http://schemas.openxmlformats.org/officeDocument/2006/relationships/image" Target="media/image57.png"/><Relationship Id="rId92" Type="http://schemas.openxmlformats.org/officeDocument/2006/relationships/hyperlink" Target="https://www.youtube.com/watch?v=tNUtAzh-C2U"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103673856"/>
        <c:axId val="103675392"/>
      </c:barChart>
      <c:catAx>
        <c:axId val="10367385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675392"/>
        <c:crosses val="autoZero"/>
        <c:auto val="1"/>
        <c:lblAlgn val="ctr"/>
        <c:lblOffset val="100"/>
        <c:noMultiLvlLbl val="0"/>
      </c:catAx>
      <c:valAx>
        <c:axId val="103675392"/>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67385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2CA7B4-5EE0-40D1-895E-D0273AD62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43</Pages>
  <Words>11600</Words>
  <Characters>66123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77568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(H00103552), Mary Holderby (H00180635), Gordon Rennie (H00155853)</dc:creator>
  <cp:lastModifiedBy>Mary Holderby</cp:lastModifiedBy>
  <cp:revision>4</cp:revision>
  <cp:lastPrinted>2019-02-25T23:13:00Z</cp:lastPrinted>
  <dcterms:created xsi:type="dcterms:W3CDTF">2019-02-26T05:35:00Z</dcterms:created>
  <dcterms:modified xsi:type="dcterms:W3CDTF">2019-02-26T07:23:00Z</dcterms:modified>
</cp:coreProperties>
</file>