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026"/>
          </w:tblGrid>
          <w:tr w:rsidR="001A50B4"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5632D12F" w14:textId="77777777"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71EFD0" w14:textId="77777777"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8FB4D6" w14:textId="77777777"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14:paraId="2C8D9F2F" w14:textId="77777777">
            <w:trPr>
              <w:trHeight w:val="360"/>
              <w:jc w:val="center"/>
            </w:trPr>
            <w:tc>
              <w:tcPr>
                <w:tcW w:w="5000" w:type="pct"/>
                <w:vAlign w:val="center"/>
              </w:tcPr>
              <w:p w14:paraId="109B3003" w14:textId="77777777" w:rsidR="001A50B4" w:rsidRDefault="001A50B4">
                <w:pPr>
                  <w:pStyle w:val="NoSpacing"/>
                  <w:jc w:val="center"/>
                </w:pPr>
              </w:p>
            </w:tc>
          </w:tr>
          <w:tr w:rsidR="001A50B4"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209B79" w14:textId="77777777"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r w:rsidR="00923EDE">
                      <w:rPr>
                        <w:b/>
                        <w:bCs/>
                      </w:rPr>
                      <w:t xml:space="preserve"> (H00155853)</w:t>
                    </w:r>
                  </w:p>
                </w:tc>
              </w:sdtContent>
            </w:sdt>
          </w:tr>
          <w:tr w:rsidR="001A50B4"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14:paraId="335D7BC0" w14:textId="77777777" w:rsidR="001A50B4" w:rsidRDefault="00997C1F" w:rsidP="00872F4A">
                    <w:pPr>
                      <w:pStyle w:val="NoSpacing"/>
                      <w:jc w:val="center"/>
                      <w:rPr>
                        <w:b/>
                        <w:bCs/>
                      </w:rPr>
                    </w:pPr>
                    <w:r>
                      <w:rPr>
                        <w:b/>
                        <w:bCs/>
                        <w:lang w:val="en-US"/>
                      </w:rPr>
                      <w:t>2/26/2019</w:t>
                    </w:r>
                  </w:p>
                </w:tc>
              </w:sdtContent>
            </w:sdt>
          </w:tr>
        </w:tbl>
        <w:p w14:paraId="4480E37C" w14:textId="77777777" w:rsidR="001A50B4" w:rsidRDefault="001A50B4"/>
        <w:p w14:paraId="1FA3DE2C" w14:textId="77777777" w:rsidR="001A50B4" w:rsidRDefault="001A50B4"/>
        <w:p w14:paraId="6C8EF474" w14:textId="77777777" w:rsidR="001A50B4" w:rsidRDefault="001A50B4"/>
        <w:p w14:paraId="4345085E" w14:textId="77777777" w:rsidR="00872F4A" w:rsidRDefault="00872F4A"/>
        <w:p w14:paraId="4A5ECC4C" w14:textId="77777777" w:rsidR="00872F4A" w:rsidRDefault="00872F4A"/>
        <w:p w14:paraId="31D06AC2" w14:textId="77777777" w:rsidR="00872F4A" w:rsidRDefault="00872F4A"/>
        <w:p w14:paraId="239C6494" w14:textId="77777777" w:rsidR="00872F4A" w:rsidRDefault="00872F4A"/>
        <w:p w14:paraId="41CB3BE9" w14:textId="77777777" w:rsidR="00872F4A" w:rsidRDefault="00872F4A"/>
        <w:p w14:paraId="2CC631B0" w14:textId="77777777" w:rsidR="00872F4A" w:rsidRDefault="00872F4A"/>
        <w:p w14:paraId="4A6CF0D2" w14:textId="77777777" w:rsidR="00872F4A" w:rsidRDefault="00872F4A"/>
        <w:p w14:paraId="505F97DB" w14:textId="77777777" w:rsidR="00872F4A" w:rsidRDefault="00872F4A"/>
        <w:p w14:paraId="7E519827" w14:textId="77777777" w:rsidR="00CE146E" w:rsidRDefault="00CE146E" w:rsidP="00872F4A">
          <w:pPr>
            <w:pStyle w:val="NoSpacing"/>
            <w:rPr>
              <w:b/>
            </w:rPr>
          </w:pPr>
        </w:p>
        <w:p w14:paraId="1B470A14" w14:textId="77777777" w:rsidR="00CE146E" w:rsidRDefault="00CE146E" w:rsidP="00872F4A">
          <w:pPr>
            <w:pStyle w:val="NoSpacing"/>
            <w:rPr>
              <w:b/>
            </w:rPr>
          </w:pPr>
        </w:p>
        <w:p w14:paraId="0F5A6920" w14:textId="77777777" w:rsidR="00CE146E" w:rsidRDefault="00CE146E" w:rsidP="00872F4A">
          <w:pPr>
            <w:pStyle w:val="NoSpacing"/>
            <w:rPr>
              <w:b/>
            </w:rPr>
          </w:pPr>
        </w:p>
        <w:p w14:paraId="1A7FAB85" w14:textId="77777777" w:rsidR="00872F4A" w:rsidRPr="006679CB" w:rsidRDefault="00872F4A" w:rsidP="00CE146E">
          <w:pPr>
            <w:pStyle w:val="NoSpacing"/>
            <w:ind w:left="720"/>
          </w:pPr>
          <w:r>
            <w:rPr>
              <w:b/>
            </w:rPr>
            <w:t xml:space="preserve">Note: </w:t>
          </w:r>
          <w:r>
            <w:t xml:space="preserve">This document uses APA Referencing Format. (Details found at </w:t>
          </w:r>
          <w:hyperlink r:id="rId9" w:history="1">
            <w:r w:rsidRPr="005F7F38">
              <w:rPr>
                <w:rStyle w:val="Hyperlink"/>
                <w:bCs/>
              </w:rPr>
              <w:t>https://www.ukessays.com/referencing/apa/</w:t>
            </w:r>
          </w:hyperlink>
          <w:r>
            <w:t xml:space="preserve">.) </w:t>
          </w:r>
        </w:p>
        <w:p w14:paraId="2EE3DE51" w14:textId="77777777"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Default="00226506">
              <w:pPr>
                <w:pStyle w:val="TOCHeading"/>
              </w:pPr>
              <w:r>
                <w:t>Table of Contents</w:t>
              </w:r>
            </w:p>
            <w:p w14:paraId="52D0C42E" w14:textId="77777777" w:rsidR="005A481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38421" w:history="1">
                <w:r w:rsidR="005A481B" w:rsidRPr="00F67E12">
                  <w:rPr>
                    <w:rStyle w:val="Hyperlink"/>
                    <w:noProof/>
                  </w:rPr>
                  <w:t>1</w:t>
                </w:r>
                <w:r w:rsidR="005A481B">
                  <w:rPr>
                    <w:rFonts w:eastAsiaTheme="minorEastAsia"/>
                    <w:noProof/>
                    <w:lang w:eastAsia="en-GB"/>
                  </w:rPr>
                  <w:tab/>
                </w:r>
                <w:r w:rsidR="005A481B" w:rsidRPr="00F67E12">
                  <w:rPr>
                    <w:rStyle w:val="Hyperlink"/>
                    <w:noProof/>
                  </w:rPr>
                  <w:t>Background</w:t>
                </w:r>
                <w:r w:rsidR="005A481B">
                  <w:rPr>
                    <w:noProof/>
                    <w:webHidden/>
                  </w:rPr>
                  <w:tab/>
                </w:r>
                <w:r w:rsidR="005A481B">
                  <w:rPr>
                    <w:noProof/>
                    <w:webHidden/>
                  </w:rPr>
                  <w:fldChar w:fldCharType="begin"/>
                </w:r>
                <w:r w:rsidR="005A481B">
                  <w:rPr>
                    <w:noProof/>
                    <w:webHidden/>
                  </w:rPr>
                  <w:instrText xml:space="preserve"> PAGEREF _Toc1738421 \h </w:instrText>
                </w:r>
                <w:r w:rsidR="005A481B">
                  <w:rPr>
                    <w:noProof/>
                    <w:webHidden/>
                  </w:rPr>
                </w:r>
                <w:r w:rsidR="005A481B">
                  <w:rPr>
                    <w:noProof/>
                    <w:webHidden/>
                  </w:rPr>
                  <w:fldChar w:fldCharType="separate"/>
                </w:r>
                <w:r w:rsidR="005A481B">
                  <w:rPr>
                    <w:noProof/>
                    <w:webHidden/>
                  </w:rPr>
                  <w:t>2</w:t>
                </w:r>
                <w:r w:rsidR="005A481B">
                  <w:rPr>
                    <w:noProof/>
                    <w:webHidden/>
                  </w:rPr>
                  <w:fldChar w:fldCharType="end"/>
                </w:r>
              </w:hyperlink>
            </w:p>
            <w:p w14:paraId="2E030788" w14:textId="77777777" w:rsidR="005A481B" w:rsidRDefault="006421CE">
              <w:pPr>
                <w:pStyle w:val="TOC1"/>
                <w:tabs>
                  <w:tab w:val="left" w:pos="440"/>
                  <w:tab w:val="right" w:leader="dot" w:pos="9016"/>
                </w:tabs>
                <w:rPr>
                  <w:rFonts w:eastAsiaTheme="minorEastAsia"/>
                  <w:noProof/>
                  <w:lang w:eastAsia="en-GB"/>
                </w:rPr>
              </w:pPr>
              <w:hyperlink w:anchor="_Toc1738422" w:history="1">
                <w:r w:rsidR="005A481B" w:rsidRPr="00F67E12">
                  <w:rPr>
                    <w:rStyle w:val="Hyperlink"/>
                    <w:noProof/>
                  </w:rPr>
                  <w:t>2</w:t>
                </w:r>
                <w:r w:rsidR="005A481B">
                  <w:rPr>
                    <w:rFonts w:eastAsiaTheme="minorEastAsia"/>
                    <w:noProof/>
                    <w:lang w:eastAsia="en-GB"/>
                  </w:rPr>
                  <w:tab/>
                </w:r>
                <w:r w:rsidR="005A481B" w:rsidRPr="00F67E12">
                  <w:rPr>
                    <w:rStyle w:val="Hyperlink"/>
                    <w:noProof/>
                  </w:rPr>
                  <w:t>Stakeholder and Task Analysis</w:t>
                </w:r>
                <w:r w:rsidR="005A481B">
                  <w:rPr>
                    <w:noProof/>
                    <w:webHidden/>
                  </w:rPr>
                  <w:tab/>
                </w:r>
                <w:r w:rsidR="005A481B">
                  <w:rPr>
                    <w:noProof/>
                    <w:webHidden/>
                  </w:rPr>
                  <w:fldChar w:fldCharType="begin"/>
                </w:r>
                <w:r w:rsidR="005A481B">
                  <w:rPr>
                    <w:noProof/>
                    <w:webHidden/>
                  </w:rPr>
                  <w:instrText xml:space="preserve"> PAGEREF _Toc1738422 \h </w:instrText>
                </w:r>
                <w:r w:rsidR="005A481B">
                  <w:rPr>
                    <w:noProof/>
                    <w:webHidden/>
                  </w:rPr>
                </w:r>
                <w:r w:rsidR="005A481B">
                  <w:rPr>
                    <w:noProof/>
                    <w:webHidden/>
                  </w:rPr>
                  <w:fldChar w:fldCharType="separate"/>
                </w:r>
                <w:r w:rsidR="005A481B">
                  <w:rPr>
                    <w:noProof/>
                    <w:webHidden/>
                  </w:rPr>
                  <w:t>4</w:t>
                </w:r>
                <w:r w:rsidR="005A481B">
                  <w:rPr>
                    <w:noProof/>
                    <w:webHidden/>
                  </w:rPr>
                  <w:fldChar w:fldCharType="end"/>
                </w:r>
              </w:hyperlink>
            </w:p>
            <w:p w14:paraId="4544B8AF" w14:textId="77777777" w:rsidR="005A481B" w:rsidRDefault="006421CE">
              <w:pPr>
                <w:pStyle w:val="TOC1"/>
                <w:tabs>
                  <w:tab w:val="left" w:pos="440"/>
                  <w:tab w:val="right" w:leader="dot" w:pos="9016"/>
                </w:tabs>
                <w:rPr>
                  <w:rFonts w:eastAsiaTheme="minorEastAsia"/>
                  <w:noProof/>
                  <w:lang w:eastAsia="en-GB"/>
                </w:rPr>
              </w:pPr>
              <w:hyperlink w:anchor="_Toc1738423" w:history="1">
                <w:r w:rsidR="005A481B" w:rsidRPr="00F67E12">
                  <w:rPr>
                    <w:rStyle w:val="Hyperlink"/>
                    <w:noProof/>
                  </w:rPr>
                  <w:t>3</w:t>
                </w:r>
                <w:r w:rsidR="005A481B">
                  <w:rPr>
                    <w:rFonts w:eastAsiaTheme="minorEastAsia"/>
                    <w:noProof/>
                    <w:lang w:eastAsia="en-GB"/>
                  </w:rPr>
                  <w:tab/>
                </w:r>
                <w:r w:rsidR="005A481B" w:rsidRPr="00F67E12">
                  <w:rPr>
                    <w:rStyle w:val="Hyperlink"/>
                    <w:noProof/>
                  </w:rPr>
                  <w:t>Requirements Analysis</w:t>
                </w:r>
                <w:r w:rsidR="005A481B">
                  <w:rPr>
                    <w:noProof/>
                    <w:webHidden/>
                  </w:rPr>
                  <w:tab/>
                </w:r>
                <w:r w:rsidR="005A481B">
                  <w:rPr>
                    <w:noProof/>
                    <w:webHidden/>
                  </w:rPr>
                  <w:fldChar w:fldCharType="begin"/>
                </w:r>
                <w:r w:rsidR="005A481B">
                  <w:rPr>
                    <w:noProof/>
                    <w:webHidden/>
                  </w:rPr>
                  <w:instrText xml:space="preserve"> PAGEREF _Toc1738423 \h </w:instrText>
                </w:r>
                <w:r w:rsidR="005A481B">
                  <w:rPr>
                    <w:noProof/>
                    <w:webHidden/>
                  </w:rPr>
                </w:r>
                <w:r w:rsidR="005A481B">
                  <w:rPr>
                    <w:noProof/>
                    <w:webHidden/>
                  </w:rPr>
                  <w:fldChar w:fldCharType="separate"/>
                </w:r>
                <w:r w:rsidR="005A481B">
                  <w:rPr>
                    <w:noProof/>
                    <w:webHidden/>
                  </w:rPr>
                  <w:t>5</w:t>
                </w:r>
                <w:r w:rsidR="005A481B">
                  <w:rPr>
                    <w:noProof/>
                    <w:webHidden/>
                  </w:rPr>
                  <w:fldChar w:fldCharType="end"/>
                </w:r>
              </w:hyperlink>
            </w:p>
            <w:p w14:paraId="786DE7F7" w14:textId="77777777" w:rsidR="005A481B" w:rsidRDefault="006421CE">
              <w:pPr>
                <w:pStyle w:val="TOC1"/>
                <w:tabs>
                  <w:tab w:val="left" w:pos="440"/>
                  <w:tab w:val="right" w:leader="dot" w:pos="9016"/>
                </w:tabs>
                <w:rPr>
                  <w:rFonts w:eastAsiaTheme="minorEastAsia"/>
                  <w:noProof/>
                  <w:lang w:eastAsia="en-GB"/>
                </w:rPr>
              </w:pPr>
              <w:hyperlink w:anchor="_Toc1738424" w:history="1">
                <w:r w:rsidR="005A481B" w:rsidRPr="00F67E12">
                  <w:rPr>
                    <w:rStyle w:val="Hyperlink"/>
                    <w:noProof/>
                  </w:rPr>
                  <w:t>4</w:t>
                </w:r>
                <w:r w:rsidR="005A481B">
                  <w:rPr>
                    <w:rFonts w:eastAsiaTheme="minorEastAsia"/>
                    <w:noProof/>
                    <w:lang w:eastAsia="en-GB"/>
                  </w:rPr>
                  <w:tab/>
                </w:r>
                <w:r w:rsidR="005A481B" w:rsidRPr="00F67E12">
                  <w:rPr>
                    <w:rStyle w:val="Hyperlink"/>
                    <w:noProof/>
                  </w:rPr>
                  <w:t>Storyboard Design</w:t>
                </w:r>
                <w:r w:rsidR="005A481B">
                  <w:rPr>
                    <w:noProof/>
                    <w:webHidden/>
                  </w:rPr>
                  <w:tab/>
                </w:r>
                <w:r w:rsidR="005A481B">
                  <w:rPr>
                    <w:noProof/>
                    <w:webHidden/>
                  </w:rPr>
                  <w:fldChar w:fldCharType="begin"/>
                </w:r>
                <w:r w:rsidR="005A481B">
                  <w:rPr>
                    <w:noProof/>
                    <w:webHidden/>
                  </w:rPr>
                  <w:instrText xml:space="preserve"> PAGEREF _Toc1738424 \h </w:instrText>
                </w:r>
                <w:r w:rsidR="005A481B">
                  <w:rPr>
                    <w:noProof/>
                    <w:webHidden/>
                  </w:rPr>
                </w:r>
                <w:r w:rsidR="005A481B">
                  <w:rPr>
                    <w:noProof/>
                    <w:webHidden/>
                  </w:rPr>
                  <w:fldChar w:fldCharType="separate"/>
                </w:r>
                <w:r w:rsidR="005A481B">
                  <w:rPr>
                    <w:noProof/>
                    <w:webHidden/>
                  </w:rPr>
                  <w:t>6</w:t>
                </w:r>
                <w:r w:rsidR="005A481B">
                  <w:rPr>
                    <w:noProof/>
                    <w:webHidden/>
                  </w:rPr>
                  <w:fldChar w:fldCharType="end"/>
                </w:r>
              </w:hyperlink>
            </w:p>
            <w:p w14:paraId="2B68D921" w14:textId="77777777" w:rsidR="005A481B" w:rsidRDefault="006421CE">
              <w:pPr>
                <w:pStyle w:val="TOC1"/>
                <w:tabs>
                  <w:tab w:val="left" w:pos="440"/>
                  <w:tab w:val="right" w:leader="dot" w:pos="9016"/>
                </w:tabs>
                <w:rPr>
                  <w:rFonts w:eastAsiaTheme="minorEastAsia"/>
                  <w:noProof/>
                  <w:lang w:eastAsia="en-GB"/>
                </w:rPr>
              </w:pPr>
              <w:hyperlink w:anchor="_Toc1738425" w:history="1">
                <w:r w:rsidR="005A481B" w:rsidRPr="00F67E12">
                  <w:rPr>
                    <w:rStyle w:val="Hyperlink"/>
                    <w:noProof/>
                  </w:rPr>
                  <w:t>5</w:t>
                </w:r>
                <w:r w:rsidR="005A481B">
                  <w:rPr>
                    <w:rFonts w:eastAsiaTheme="minorEastAsia"/>
                    <w:noProof/>
                    <w:lang w:eastAsia="en-GB"/>
                  </w:rPr>
                  <w:tab/>
                </w:r>
                <w:r w:rsidR="005A481B" w:rsidRPr="00F67E12">
                  <w:rPr>
                    <w:rStyle w:val="Hyperlink"/>
                    <w:noProof/>
                  </w:rPr>
                  <w:t>Prototype Development</w:t>
                </w:r>
                <w:r w:rsidR="005A481B">
                  <w:rPr>
                    <w:noProof/>
                    <w:webHidden/>
                  </w:rPr>
                  <w:tab/>
                </w:r>
                <w:r w:rsidR="005A481B">
                  <w:rPr>
                    <w:noProof/>
                    <w:webHidden/>
                  </w:rPr>
                  <w:fldChar w:fldCharType="begin"/>
                </w:r>
                <w:r w:rsidR="005A481B">
                  <w:rPr>
                    <w:noProof/>
                    <w:webHidden/>
                  </w:rPr>
                  <w:instrText xml:space="preserve"> PAGEREF _Toc1738425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705E9E21" w14:textId="77777777" w:rsidR="005A481B" w:rsidRDefault="006421CE">
              <w:pPr>
                <w:pStyle w:val="TOC2"/>
                <w:tabs>
                  <w:tab w:val="left" w:pos="880"/>
                  <w:tab w:val="right" w:leader="dot" w:pos="9016"/>
                </w:tabs>
                <w:rPr>
                  <w:rFonts w:eastAsiaTheme="minorEastAsia"/>
                  <w:noProof/>
                  <w:lang w:eastAsia="en-GB"/>
                </w:rPr>
              </w:pPr>
              <w:hyperlink w:anchor="_Toc1738426" w:history="1">
                <w:r w:rsidR="005A481B" w:rsidRPr="00F67E12">
                  <w:rPr>
                    <w:rStyle w:val="Hyperlink"/>
                    <w:noProof/>
                  </w:rPr>
                  <w:t>5.1</w:t>
                </w:r>
                <w:r w:rsidR="005A481B">
                  <w:rPr>
                    <w:rFonts w:eastAsiaTheme="minorEastAsia"/>
                    <w:noProof/>
                    <w:lang w:eastAsia="en-GB"/>
                  </w:rPr>
                  <w:tab/>
                </w:r>
                <w:r w:rsidR="005A481B" w:rsidRPr="00F67E12">
                  <w:rPr>
                    <w:rStyle w:val="Hyperlink"/>
                    <w:noProof/>
                  </w:rPr>
                  <w:t>Introduction</w:t>
                </w:r>
                <w:r w:rsidR="005A481B">
                  <w:rPr>
                    <w:noProof/>
                    <w:webHidden/>
                  </w:rPr>
                  <w:tab/>
                </w:r>
                <w:r w:rsidR="005A481B">
                  <w:rPr>
                    <w:noProof/>
                    <w:webHidden/>
                  </w:rPr>
                  <w:fldChar w:fldCharType="begin"/>
                </w:r>
                <w:r w:rsidR="005A481B">
                  <w:rPr>
                    <w:noProof/>
                    <w:webHidden/>
                  </w:rPr>
                  <w:instrText xml:space="preserve"> PAGEREF _Toc1738426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78E53B57" w14:textId="77777777" w:rsidR="005A481B" w:rsidRDefault="006421CE">
              <w:pPr>
                <w:pStyle w:val="TOC2"/>
                <w:tabs>
                  <w:tab w:val="left" w:pos="880"/>
                  <w:tab w:val="right" w:leader="dot" w:pos="9016"/>
                </w:tabs>
                <w:rPr>
                  <w:rFonts w:eastAsiaTheme="minorEastAsia"/>
                  <w:noProof/>
                  <w:lang w:eastAsia="en-GB"/>
                </w:rPr>
              </w:pPr>
              <w:hyperlink w:anchor="_Toc1738427" w:history="1">
                <w:r w:rsidR="005A481B" w:rsidRPr="00F67E12">
                  <w:rPr>
                    <w:rStyle w:val="Hyperlink"/>
                    <w:noProof/>
                  </w:rPr>
                  <w:t>5.2</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_Toc1738427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0D22736B" w14:textId="77777777" w:rsidR="005A481B" w:rsidRDefault="006421CE">
              <w:pPr>
                <w:pStyle w:val="TOC2"/>
                <w:tabs>
                  <w:tab w:val="left" w:pos="880"/>
                  <w:tab w:val="right" w:leader="dot" w:pos="9016"/>
                </w:tabs>
                <w:rPr>
                  <w:rFonts w:eastAsiaTheme="minorEastAsia"/>
                  <w:noProof/>
                  <w:lang w:eastAsia="en-GB"/>
                </w:rPr>
              </w:pPr>
              <w:hyperlink w:anchor="_Toc1738428" w:history="1">
                <w:r w:rsidR="005A481B" w:rsidRPr="00F67E12">
                  <w:rPr>
                    <w:rStyle w:val="Hyperlink"/>
                    <w:noProof/>
                  </w:rPr>
                  <w:t>5.3</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_Toc1738428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14:paraId="7DB27841" w14:textId="77777777" w:rsidR="005A481B" w:rsidRDefault="006421CE">
              <w:pPr>
                <w:pStyle w:val="TOC2"/>
                <w:tabs>
                  <w:tab w:val="left" w:pos="880"/>
                  <w:tab w:val="right" w:leader="dot" w:pos="9016"/>
                </w:tabs>
                <w:rPr>
                  <w:rFonts w:eastAsiaTheme="minorEastAsia"/>
                  <w:noProof/>
                  <w:lang w:eastAsia="en-GB"/>
                </w:rPr>
              </w:pPr>
              <w:hyperlink w:anchor="_Toc1738429" w:history="1">
                <w:r w:rsidR="005A481B" w:rsidRPr="00F67E12">
                  <w:rPr>
                    <w:rStyle w:val="Hyperlink"/>
                    <w:noProof/>
                  </w:rPr>
                  <w:t>5.4</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_Toc1738429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14:paraId="42BC5225" w14:textId="77777777" w:rsidR="005A481B" w:rsidRDefault="006421CE">
              <w:pPr>
                <w:pStyle w:val="TOC3"/>
                <w:tabs>
                  <w:tab w:val="left" w:pos="1320"/>
                  <w:tab w:val="right" w:leader="dot" w:pos="9016"/>
                </w:tabs>
                <w:rPr>
                  <w:rFonts w:eastAsiaTheme="minorEastAsia"/>
                  <w:noProof/>
                  <w:lang w:eastAsia="en-GB"/>
                </w:rPr>
              </w:pPr>
              <w:hyperlink w:anchor="_Toc1738430" w:history="1">
                <w:r w:rsidR="005A481B" w:rsidRPr="00F67E12">
                  <w:rPr>
                    <w:rStyle w:val="Hyperlink"/>
                    <w:noProof/>
                  </w:rPr>
                  <w:t>5.4.1</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_Toc1738430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14:paraId="4DA82B15" w14:textId="77777777" w:rsidR="005A481B" w:rsidRDefault="006421CE">
              <w:pPr>
                <w:pStyle w:val="TOC3"/>
                <w:tabs>
                  <w:tab w:val="left" w:pos="1320"/>
                  <w:tab w:val="right" w:leader="dot" w:pos="9016"/>
                </w:tabs>
                <w:rPr>
                  <w:rFonts w:eastAsiaTheme="minorEastAsia"/>
                  <w:noProof/>
                  <w:lang w:eastAsia="en-GB"/>
                </w:rPr>
              </w:pPr>
              <w:hyperlink w:anchor="_Toc1738431" w:history="1">
                <w:r w:rsidR="005A481B" w:rsidRPr="00F67E12">
                  <w:rPr>
                    <w:rStyle w:val="Hyperlink"/>
                    <w:noProof/>
                  </w:rPr>
                  <w:t>5.4.2</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_Toc1738431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14:paraId="4789B612" w14:textId="77777777" w:rsidR="005A481B" w:rsidRDefault="006421CE">
              <w:pPr>
                <w:pStyle w:val="TOC2"/>
                <w:tabs>
                  <w:tab w:val="left" w:pos="880"/>
                  <w:tab w:val="right" w:leader="dot" w:pos="9016"/>
                </w:tabs>
                <w:rPr>
                  <w:rFonts w:eastAsiaTheme="minorEastAsia"/>
                  <w:noProof/>
                  <w:lang w:eastAsia="en-GB"/>
                </w:rPr>
              </w:pPr>
              <w:hyperlink w:anchor="_Toc1738432" w:history="1">
                <w:r w:rsidR="005A481B" w:rsidRPr="00F67E12">
                  <w:rPr>
                    <w:rStyle w:val="Hyperlink"/>
                    <w:noProof/>
                  </w:rPr>
                  <w:t>5.5</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_Toc1738432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091AAA88" w14:textId="77777777" w:rsidR="005A481B" w:rsidRDefault="006421CE">
              <w:pPr>
                <w:pStyle w:val="TOC3"/>
                <w:tabs>
                  <w:tab w:val="left" w:pos="1320"/>
                  <w:tab w:val="right" w:leader="dot" w:pos="9016"/>
                </w:tabs>
                <w:rPr>
                  <w:rFonts w:eastAsiaTheme="minorEastAsia"/>
                  <w:noProof/>
                  <w:lang w:eastAsia="en-GB"/>
                </w:rPr>
              </w:pPr>
              <w:hyperlink w:anchor="_Toc1738433" w:history="1">
                <w:r w:rsidR="005A481B" w:rsidRPr="00F67E12">
                  <w:rPr>
                    <w:rStyle w:val="Hyperlink"/>
                    <w:noProof/>
                  </w:rPr>
                  <w:t>5.5.1</w:t>
                </w:r>
                <w:r w:rsidR="005A481B">
                  <w:rPr>
                    <w:rFonts w:eastAsiaTheme="minorEastAsia"/>
                    <w:noProof/>
                    <w:lang w:eastAsia="en-GB"/>
                  </w:rPr>
                  <w:tab/>
                </w:r>
                <w:r w:rsidR="005A481B" w:rsidRPr="00F67E12">
                  <w:rPr>
                    <w:rStyle w:val="Hyperlink"/>
                    <w:noProof/>
                  </w:rPr>
                  <w:t>Breakdown of Energy Usage Screen</w:t>
                </w:r>
                <w:r w:rsidR="005A481B">
                  <w:rPr>
                    <w:noProof/>
                    <w:webHidden/>
                  </w:rPr>
                  <w:tab/>
                </w:r>
                <w:r w:rsidR="005A481B">
                  <w:rPr>
                    <w:noProof/>
                    <w:webHidden/>
                  </w:rPr>
                  <w:fldChar w:fldCharType="begin"/>
                </w:r>
                <w:r w:rsidR="005A481B">
                  <w:rPr>
                    <w:noProof/>
                    <w:webHidden/>
                  </w:rPr>
                  <w:instrText xml:space="preserve"> PAGEREF _Toc1738433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5F0CDCA6" w14:textId="77777777" w:rsidR="005A481B" w:rsidRDefault="006421CE">
              <w:pPr>
                <w:pStyle w:val="TOC3"/>
                <w:tabs>
                  <w:tab w:val="left" w:pos="1320"/>
                  <w:tab w:val="right" w:leader="dot" w:pos="9016"/>
                </w:tabs>
                <w:rPr>
                  <w:rFonts w:eastAsiaTheme="minorEastAsia"/>
                  <w:noProof/>
                  <w:lang w:eastAsia="en-GB"/>
                </w:rPr>
              </w:pPr>
              <w:hyperlink w:anchor="_Toc1738434" w:history="1">
                <w:r w:rsidR="005A481B" w:rsidRPr="00F67E12">
                  <w:rPr>
                    <w:rStyle w:val="Hyperlink"/>
                    <w:noProof/>
                  </w:rPr>
                  <w:t>5.5.2</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_Toc1738434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0B79C3D2" w14:textId="77777777" w:rsidR="005A481B" w:rsidRDefault="006421CE">
              <w:pPr>
                <w:pStyle w:val="TOC2"/>
                <w:tabs>
                  <w:tab w:val="left" w:pos="880"/>
                  <w:tab w:val="right" w:leader="dot" w:pos="9016"/>
                </w:tabs>
                <w:rPr>
                  <w:rFonts w:eastAsiaTheme="minorEastAsia"/>
                  <w:noProof/>
                  <w:lang w:eastAsia="en-GB"/>
                </w:rPr>
              </w:pPr>
              <w:hyperlink w:anchor="_Toc1738435" w:history="1">
                <w:r w:rsidR="005A481B" w:rsidRPr="00F67E12">
                  <w:rPr>
                    <w:rStyle w:val="Hyperlink"/>
                    <w:noProof/>
                  </w:rPr>
                  <w:t>5.6</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_Toc1738435 \h </w:instrText>
                </w:r>
                <w:r w:rsidR="005A481B">
                  <w:rPr>
                    <w:noProof/>
                    <w:webHidden/>
                  </w:rPr>
                </w:r>
                <w:r w:rsidR="005A481B">
                  <w:rPr>
                    <w:noProof/>
                    <w:webHidden/>
                  </w:rPr>
                  <w:fldChar w:fldCharType="separate"/>
                </w:r>
                <w:r w:rsidR="005A481B">
                  <w:rPr>
                    <w:noProof/>
                    <w:webHidden/>
                  </w:rPr>
                  <w:t>11</w:t>
                </w:r>
                <w:r w:rsidR="005A481B">
                  <w:rPr>
                    <w:noProof/>
                    <w:webHidden/>
                  </w:rPr>
                  <w:fldChar w:fldCharType="end"/>
                </w:r>
              </w:hyperlink>
            </w:p>
            <w:p w14:paraId="5959F7E6" w14:textId="77777777" w:rsidR="005A481B" w:rsidRDefault="006421CE">
              <w:pPr>
                <w:pStyle w:val="TOC3"/>
                <w:tabs>
                  <w:tab w:val="left" w:pos="1320"/>
                  <w:tab w:val="right" w:leader="dot" w:pos="9016"/>
                </w:tabs>
                <w:rPr>
                  <w:rFonts w:eastAsiaTheme="minorEastAsia"/>
                  <w:noProof/>
                  <w:lang w:eastAsia="en-GB"/>
                </w:rPr>
              </w:pPr>
              <w:hyperlink w:anchor="_Toc1738436" w:history="1">
                <w:r w:rsidR="005A481B" w:rsidRPr="00F67E12">
                  <w:rPr>
                    <w:rStyle w:val="Hyperlink"/>
                    <w:noProof/>
                  </w:rPr>
                  <w:t>5.6.1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_Toc1738436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14:paraId="6B881DA0" w14:textId="77777777" w:rsidR="005A481B" w:rsidRDefault="006421CE">
              <w:pPr>
                <w:pStyle w:val="TOC3"/>
                <w:tabs>
                  <w:tab w:val="left" w:pos="1320"/>
                  <w:tab w:val="right" w:leader="dot" w:pos="9016"/>
                </w:tabs>
                <w:rPr>
                  <w:rFonts w:eastAsiaTheme="minorEastAsia"/>
                  <w:noProof/>
                  <w:lang w:eastAsia="en-GB"/>
                </w:rPr>
              </w:pPr>
              <w:hyperlink w:anchor="_Toc1738437" w:history="1">
                <w:r w:rsidR="005A481B" w:rsidRPr="00F67E12">
                  <w:rPr>
                    <w:rStyle w:val="Hyperlink"/>
                    <w:noProof/>
                  </w:rPr>
                  <w:t>5.6.2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_Toc1738437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14:paraId="5FE5729E" w14:textId="77777777" w:rsidR="005A481B" w:rsidRDefault="006421CE">
              <w:pPr>
                <w:pStyle w:val="TOC2"/>
                <w:tabs>
                  <w:tab w:val="left" w:pos="880"/>
                  <w:tab w:val="right" w:leader="dot" w:pos="9016"/>
                </w:tabs>
                <w:rPr>
                  <w:rFonts w:eastAsiaTheme="minorEastAsia"/>
                  <w:noProof/>
                  <w:lang w:eastAsia="en-GB"/>
                </w:rPr>
              </w:pPr>
              <w:hyperlink w:anchor="_Toc1738438" w:history="1">
                <w:r w:rsidR="005A481B" w:rsidRPr="00F67E12">
                  <w:rPr>
                    <w:rStyle w:val="Hyperlink"/>
                    <w:noProof/>
                  </w:rPr>
                  <w:t>5.7</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_Toc1738438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006AFC08" w14:textId="77777777" w:rsidR="005A481B" w:rsidRDefault="006421CE">
              <w:pPr>
                <w:pStyle w:val="TOC2"/>
                <w:tabs>
                  <w:tab w:val="left" w:pos="880"/>
                  <w:tab w:val="right" w:leader="dot" w:pos="9016"/>
                </w:tabs>
                <w:rPr>
                  <w:rFonts w:eastAsiaTheme="minorEastAsia"/>
                  <w:noProof/>
                  <w:lang w:eastAsia="en-GB"/>
                </w:rPr>
              </w:pPr>
              <w:hyperlink w:anchor="_Toc1738439" w:history="1">
                <w:r w:rsidR="005A481B" w:rsidRPr="00F67E12">
                  <w:rPr>
                    <w:rStyle w:val="Hyperlink"/>
                    <w:noProof/>
                  </w:rPr>
                  <w:t>5.8</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_Toc1738439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23537036" w14:textId="77777777" w:rsidR="005A481B" w:rsidRDefault="006421CE">
              <w:pPr>
                <w:pStyle w:val="TOC2"/>
                <w:tabs>
                  <w:tab w:val="left" w:pos="880"/>
                  <w:tab w:val="right" w:leader="dot" w:pos="9016"/>
                </w:tabs>
                <w:rPr>
                  <w:rFonts w:eastAsiaTheme="minorEastAsia"/>
                  <w:noProof/>
                  <w:lang w:eastAsia="en-GB"/>
                </w:rPr>
              </w:pPr>
              <w:hyperlink w:anchor="_Toc1738440" w:history="1">
                <w:r w:rsidR="005A481B" w:rsidRPr="00F67E12">
                  <w:rPr>
                    <w:rStyle w:val="Hyperlink"/>
                    <w:noProof/>
                  </w:rPr>
                  <w:t>5.9</w:t>
                </w:r>
                <w:r w:rsidR="005A481B">
                  <w:rPr>
                    <w:rFonts w:eastAsiaTheme="minorEastAsia"/>
                    <w:noProof/>
                    <w:lang w:eastAsia="en-GB"/>
                  </w:rPr>
                  <w:tab/>
                </w:r>
                <w:r w:rsidR="005A481B" w:rsidRPr="00F67E12">
                  <w:rPr>
                    <w:rStyle w:val="Hyperlink"/>
                    <w:noProof/>
                  </w:rPr>
                  <w:t>Prototype Design Summary</w:t>
                </w:r>
                <w:r w:rsidR="005A481B">
                  <w:rPr>
                    <w:noProof/>
                    <w:webHidden/>
                  </w:rPr>
                  <w:tab/>
                </w:r>
                <w:r w:rsidR="005A481B">
                  <w:rPr>
                    <w:noProof/>
                    <w:webHidden/>
                  </w:rPr>
                  <w:fldChar w:fldCharType="begin"/>
                </w:r>
                <w:r w:rsidR="005A481B">
                  <w:rPr>
                    <w:noProof/>
                    <w:webHidden/>
                  </w:rPr>
                  <w:instrText xml:space="preserve"> PAGEREF _Toc1738440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53048F06" w14:textId="77777777" w:rsidR="005A481B" w:rsidRDefault="006421CE">
              <w:pPr>
                <w:pStyle w:val="TOC1"/>
                <w:tabs>
                  <w:tab w:val="left" w:pos="440"/>
                  <w:tab w:val="right" w:leader="dot" w:pos="9016"/>
                </w:tabs>
                <w:rPr>
                  <w:rFonts w:eastAsiaTheme="minorEastAsia"/>
                  <w:noProof/>
                  <w:lang w:eastAsia="en-GB"/>
                </w:rPr>
              </w:pPr>
              <w:hyperlink w:anchor="_Toc1738441" w:history="1">
                <w:r w:rsidR="005A481B" w:rsidRPr="00F67E12">
                  <w:rPr>
                    <w:rStyle w:val="Hyperlink"/>
                    <w:noProof/>
                  </w:rPr>
                  <w:t>6</w:t>
                </w:r>
                <w:r w:rsidR="005A481B">
                  <w:rPr>
                    <w:rFonts w:eastAsiaTheme="minorEastAsia"/>
                    <w:noProof/>
                    <w:lang w:eastAsia="en-GB"/>
                  </w:rPr>
                  <w:tab/>
                </w:r>
                <w:r w:rsidR="005A481B" w:rsidRPr="00F67E12">
                  <w:rPr>
                    <w:rStyle w:val="Hyperlink"/>
                    <w:noProof/>
                  </w:rPr>
                  <w:t>Appendix</w:t>
                </w:r>
                <w:r w:rsidR="005A481B">
                  <w:rPr>
                    <w:noProof/>
                    <w:webHidden/>
                  </w:rPr>
                  <w:tab/>
                </w:r>
                <w:r w:rsidR="005A481B">
                  <w:rPr>
                    <w:noProof/>
                    <w:webHidden/>
                  </w:rPr>
                  <w:fldChar w:fldCharType="begin"/>
                </w:r>
                <w:r w:rsidR="005A481B">
                  <w:rPr>
                    <w:noProof/>
                    <w:webHidden/>
                  </w:rPr>
                  <w:instrText xml:space="preserve"> PAGEREF _Toc1738441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14:paraId="70EFC27D" w14:textId="77777777" w:rsidR="005A481B" w:rsidRDefault="006421CE">
              <w:pPr>
                <w:pStyle w:val="TOC2"/>
                <w:tabs>
                  <w:tab w:val="left" w:pos="880"/>
                  <w:tab w:val="right" w:leader="dot" w:pos="9016"/>
                </w:tabs>
                <w:rPr>
                  <w:rFonts w:eastAsiaTheme="minorEastAsia"/>
                  <w:noProof/>
                  <w:lang w:eastAsia="en-GB"/>
                </w:rPr>
              </w:pPr>
              <w:hyperlink w:anchor="_Toc1738442" w:history="1">
                <w:r w:rsidR="005A481B" w:rsidRPr="00F67E12">
                  <w:rPr>
                    <w:rStyle w:val="Hyperlink"/>
                    <w:noProof/>
                  </w:rPr>
                  <w:t>6.1</w:t>
                </w:r>
                <w:r w:rsidR="005A481B">
                  <w:rPr>
                    <w:rFonts w:eastAsiaTheme="minorEastAsia"/>
                    <w:noProof/>
                    <w:lang w:eastAsia="en-GB"/>
                  </w:rPr>
                  <w:tab/>
                </w:r>
                <w:r w:rsidR="005A481B" w:rsidRPr="00F67E12">
                  <w:rPr>
                    <w:rStyle w:val="Hyperlink"/>
                    <w:noProof/>
                  </w:rPr>
                  <w:t>Gantt Chart</w:t>
                </w:r>
                <w:r w:rsidR="005A481B">
                  <w:rPr>
                    <w:noProof/>
                    <w:webHidden/>
                  </w:rPr>
                  <w:tab/>
                </w:r>
                <w:r w:rsidR="005A481B">
                  <w:rPr>
                    <w:noProof/>
                    <w:webHidden/>
                  </w:rPr>
                  <w:fldChar w:fldCharType="begin"/>
                </w:r>
                <w:r w:rsidR="005A481B">
                  <w:rPr>
                    <w:noProof/>
                    <w:webHidden/>
                  </w:rPr>
                  <w:instrText xml:space="preserve"> PAGEREF _Toc1738442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14:paraId="39052DBF" w14:textId="77777777" w:rsidR="005A481B" w:rsidRDefault="006421CE">
              <w:pPr>
                <w:pStyle w:val="TOC2"/>
                <w:tabs>
                  <w:tab w:val="left" w:pos="880"/>
                  <w:tab w:val="right" w:leader="dot" w:pos="9016"/>
                </w:tabs>
                <w:rPr>
                  <w:rFonts w:eastAsiaTheme="minorEastAsia"/>
                  <w:noProof/>
                  <w:lang w:eastAsia="en-GB"/>
                </w:rPr>
              </w:pPr>
              <w:hyperlink w:anchor="_Toc1738443" w:history="1">
                <w:r w:rsidR="005A481B" w:rsidRPr="00F67E12">
                  <w:rPr>
                    <w:rStyle w:val="Hyperlink"/>
                    <w:noProof/>
                  </w:rPr>
                  <w:t>6.2</w:t>
                </w:r>
                <w:r w:rsidR="005A481B">
                  <w:rPr>
                    <w:rFonts w:eastAsiaTheme="minorEastAsia"/>
                    <w:noProof/>
                    <w:lang w:eastAsia="en-GB"/>
                  </w:rPr>
                  <w:tab/>
                </w:r>
                <w:r w:rsidR="005A481B" w:rsidRPr="00F67E12">
                  <w:rPr>
                    <w:rStyle w:val="Hyperlink"/>
                    <w:noProof/>
                  </w:rPr>
                  <w:t>Personae</w:t>
                </w:r>
                <w:r w:rsidR="005A481B">
                  <w:rPr>
                    <w:noProof/>
                    <w:webHidden/>
                  </w:rPr>
                  <w:tab/>
                </w:r>
                <w:r w:rsidR="005A481B">
                  <w:rPr>
                    <w:noProof/>
                    <w:webHidden/>
                  </w:rPr>
                  <w:fldChar w:fldCharType="begin"/>
                </w:r>
                <w:r w:rsidR="005A481B">
                  <w:rPr>
                    <w:noProof/>
                    <w:webHidden/>
                  </w:rPr>
                  <w:instrText xml:space="preserve"> PAGEREF _Toc1738443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14:paraId="16B8C770" w14:textId="77777777" w:rsidR="005A481B" w:rsidRDefault="006421CE">
              <w:pPr>
                <w:pStyle w:val="TOC3"/>
                <w:tabs>
                  <w:tab w:val="left" w:pos="1320"/>
                  <w:tab w:val="right" w:leader="dot" w:pos="9016"/>
                </w:tabs>
                <w:rPr>
                  <w:rFonts w:eastAsiaTheme="minorEastAsia"/>
                  <w:noProof/>
                  <w:lang w:eastAsia="en-GB"/>
                </w:rPr>
              </w:pPr>
              <w:hyperlink w:anchor="_Toc1738444" w:history="1">
                <w:r w:rsidR="005A481B" w:rsidRPr="00F67E12">
                  <w:rPr>
                    <w:rStyle w:val="Hyperlink"/>
                    <w:noProof/>
                  </w:rPr>
                  <w:t>6.2.1</w:t>
                </w:r>
                <w:r w:rsidR="005A481B">
                  <w:rPr>
                    <w:rFonts w:eastAsiaTheme="minorEastAsia"/>
                    <w:noProof/>
                    <w:lang w:eastAsia="en-GB"/>
                  </w:rPr>
                  <w:tab/>
                </w:r>
                <w:r w:rsidR="005A481B" w:rsidRPr="00F67E12">
                  <w:rPr>
                    <w:rStyle w:val="Hyperlink"/>
                    <w:noProof/>
                  </w:rPr>
                  <w:t>Al –</w:t>
                </w:r>
                <w:r w:rsidR="005A481B">
                  <w:rPr>
                    <w:noProof/>
                    <w:webHidden/>
                  </w:rPr>
                  <w:tab/>
                </w:r>
                <w:r w:rsidR="005A481B">
                  <w:rPr>
                    <w:noProof/>
                    <w:webHidden/>
                  </w:rPr>
                  <w:fldChar w:fldCharType="begin"/>
                </w:r>
                <w:r w:rsidR="005A481B">
                  <w:rPr>
                    <w:noProof/>
                    <w:webHidden/>
                  </w:rPr>
                  <w:instrText xml:space="preserve"> PAGEREF _Toc1738444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14:paraId="49C7DF5D" w14:textId="77777777" w:rsidR="005A481B" w:rsidRDefault="006421CE">
              <w:pPr>
                <w:pStyle w:val="TOC3"/>
                <w:tabs>
                  <w:tab w:val="left" w:pos="1320"/>
                  <w:tab w:val="right" w:leader="dot" w:pos="9016"/>
                </w:tabs>
                <w:rPr>
                  <w:rFonts w:eastAsiaTheme="minorEastAsia"/>
                  <w:noProof/>
                  <w:lang w:eastAsia="en-GB"/>
                </w:rPr>
              </w:pPr>
              <w:hyperlink w:anchor="_Toc1738445" w:history="1">
                <w:r w:rsidR="005A481B" w:rsidRPr="00F67E12">
                  <w:rPr>
                    <w:rStyle w:val="Hyperlink"/>
                    <w:noProof/>
                  </w:rPr>
                  <w:t>6.2.2</w:t>
                </w:r>
                <w:r w:rsidR="005A481B">
                  <w:rPr>
                    <w:rFonts w:eastAsiaTheme="minorEastAsia"/>
                    <w:noProof/>
                    <w:lang w:eastAsia="en-GB"/>
                  </w:rPr>
                  <w:tab/>
                </w:r>
                <w:r w:rsidR="005A481B" w:rsidRPr="00F67E12">
                  <w:rPr>
                    <w:rStyle w:val="Hyperlink"/>
                    <w:noProof/>
                  </w:rPr>
                  <w:t>Kitty -</w:t>
                </w:r>
                <w:r w:rsidR="005A481B">
                  <w:rPr>
                    <w:noProof/>
                    <w:webHidden/>
                  </w:rPr>
                  <w:tab/>
                </w:r>
                <w:r w:rsidR="005A481B">
                  <w:rPr>
                    <w:noProof/>
                    <w:webHidden/>
                  </w:rPr>
                  <w:fldChar w:fldCharType="begin"/>
                </w:r>
                <w:r w:rsidR="005A481B">
                  <w:rPr>
                    <w:noProof/>
                    <w:webHidden/>
                  </w:rPr>
                  <w:instrText xml:space="preserve"> PAGEREF _Toc1738445 \h </w:instrText>
                </w:r>
                <w:r w:rsidR="005A481B">
                  <w:rPr>
                    <w:noProof/>
                    <w:webHidden/>
                  </w:rPr>
                </w:r>
                <w:r w:rsidR="005A481B">
                  <w:rPr>
                    <w:noProof/>
                    <w:webHidden/>
                  </w:rPr>
                  <w:fldChar w:fldCharType="separate"/>
                </w:r>
                <w:r w:rsidR="005A481B">
                  <w:rPr>
                    <w:noProof/>
                    <w:webHidden/>
                  </w:rPr>
                  <w:t>16</w:t>
                </w:r>
                <w:r w:rsidR="005A481B">
                  <w:rPr>
                    <w:noProof/>
                    <w:webHidden/>
                  </w:rPr>
                  <w:fldChar w:fldCharType="end"/>
                </w:r>
              </w:hyperlink>
            </w:p>
            <w:p w14:paraId="13D0DE29" w14:textId="77777777" w:rsidR="005A481B" w:rsidRDefault="006421CE">
              <w:pPr>
                <w:pStyle w:val="TOC3"/>
                <w:tabs>
                  <w:tab w:val="left" w:pos="1320"/>
                  <w:tab w:val="right" w:leader="dot" w:pos="9016"/>
                </w:tabs>
                <w:rPr>
                  <w:rFonts w:eastAsiaTheme="minorEastAsia"/>
                  <w:noProof/>
                  <w:lang w:eastAsia="en-GB"/>
                </w:rPr>
              </w:pPr>
              <w:hyperlink w:anchor="_Toc1738446" w:history="1">
                <w:r w:rsidR="005A481B" w:rsidRPr="00F67E12">
                  <w:rPr>
                    <w:rStyle w:val="Hyperlink"/>
                    <w:noProof/>
                  </w:rPr>
                  <w:t>6.2.3</w:t>
                </w:r>
                <w:r w:rsidR="005A481B">
                  <w:rPr>
                    <w:rFonts w:eastAsiaTheme="minorEastAsia"/>
                    <w:noProof/>
                    <w:lang w:eastAsia="en-GB"/>
                  </w:rPr>
                  <w:tab/>
                </w:r>
                <w:r w:rsidR="005A481B" w:rsidRPr="00F67E12">
                  <w:rPr>
                    <w:rStyle w:val="Hyperlink"/>
                    <w:noProof/>
                  </w:rPr>
                  <w:t>Joe</w:t>
                </w:r>
                <w:r w:rsidR="005A481B">
                  <w:rPr>
                    <w:noProof/>
                    <w:webHidden/>
                  </w:rPr>
                  <w:tab/>
                </w:r>
                <w:r w:rsidR="005A481B">
                  <w:rPr>
                    <w:noProof/>
                    <w:webHidden/>
                  </w:rPr>
                  <w:fldChar w:fldCharType="begin"/>
                </w:r>
                <w:r w:rsidR="005A481B">
                  <w:rPr>
                    <w:noProof/>
                    <w:webHidden/>
                  </w:rPr>
                  <w:instrText xml:space="preserve"> PAGEREF _Toc1738446 \h </w:instrText>
                </w:r>
                <w:r w:rsidR="005A481B">
                  <w:rPr>
                    <w:noProof/>
                    <w:webHidden/>
                  </w:rPr>
                </w:r>
                <w:r w:rsidR="005A481B">
                  <w:rPr>
                    <w:noProof/>
                    <w:webHidden/>
                  </w:rPr>
                  <w:fldChar w:fldCharType="separate"/>
                </w:r>
                <w:r w:rsidR="005A481B">
                  <w:rPr>
                    <w:noProof/>
                    <w:webHidden/>
                  </w:rPr>
                  <w:t>17</w:t>
                </w:r>
                <w:r w:rsidR="005A481B">
                  <w:rPr>
                    <w:noProof/>
                    <w:webHidden/>
                  </w:rPr>
                  <w:fldChar w:fldCharType="end"/>
                </w:r>
              </w:hyperlink>
            </w:p>
            <w:p w14:paraId="4EE78989" w14:textId="77777777" w:rsidR="005A481B" w:rsidRDefault="006421CE">
              <w:pPr>
                <w:pStyle w:val="TOC2"/>
                <w:tabs>
                  <w:tab w:val="left" w:pos="880"/>
                  <w:tab w:val="right" w:leader="dot" w:pos="9016"/>
                </w:tabs>
                <w:rPr>
                  <w:rFonts w:eastAsiaTheme="minorEastAsia"/>
                  <w:noProof/>
                  <w:lang w:eastAsia="en-GB"/>
                </w:rPr>
              </w:pPr>
              <w:hyperlink w:anchor="_Toc1738447" w:history="1">
                <w:r w:rsidR="005A481B" w:rsidRPr="00F67E12">
                  <w:rPr>
                    <w:rStyle w:val="Hyperlink"/>
                    <w:noProof/>
                  </w:rPr>
                  <w:t>6.3</w:t>
                </w:r>
                <w:r w:rsidR="005A481B">
                  <w:rPr>
                    <w:rFonts w:eastAsiaTheme="minorEastAsia"/>
                    <w:noProof/>
                    <w:lang w:eastAsia="en-GB"/>
                  </w:rPr>
                  <w:tab/>
                </w:r>
                <w:r w:rsidR="005A481B" w:rsidRPr="00F67E12">
                  <w:rPr>
                    <w:rStyle w:val="Hyperlink"/>
                    <w:noProof/>
                  </w:rPr>
                  <w:t>Scenarios and Use-Case</w:t>
                </w:r>
                <w:r w:rsidR="005A481B">
                  <w:rPr>
                    <w:noProof/>
                    <w:webHidden/>
                  </w:rPr>
                  <w:tab/>
                </w:r>
                <w:r w:rsidR="005A481B">
                  <w:rPr>
                    <w:noProof/>
                    <w:webHidden/>
                  </w:rPr>
                  <w:fldChar w:fldCharType="begin"/>
                </w:r>
                <w:r w:rsidR="005A481B">
                  <w:rPr>
                    <w:noProof/>
                    <w:webHidden/>
                  </w:rPr>
                  <w:instrText xml:space="preserve"> PAGEREF _Toc1738447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239420EB" w14:textId="77777777" w:rsidR="005A481B" w:rsidRDefault="006421CE">
              <w:pPr>
                <w:pStyle w:val="TOC3"/>
                <w:tabs>
                  <w:tab w:val="left" w:pos="1320"/>
                  <w:tab w:val="right" w:leader="dot" w:pos="9016"/>
                </w:tabs>
                <w:rPr>
                  <w:rFonts w:eastAsiaTheme="minorEastAsia"/>
                  <w:noProof/>
                  <w:lang w:eastAsia="en-GB"/>
                </w:rPr>
              </w:pPr>
              <w:hyperlink w:anchor="_Toc1738448" w:history="1">
                <w:r w:rsidR="005A481B" w:rsidRPr="00F67E12">
                  <w:rPr>
                    <w:rStyle w:val="Hyperlink"/>
                    <w:noProof/>
                  </w:rPr>
                  <w:t>6.3.1</w:t>
                </w:r>
                <w:r w:rsidR="005A481B">
                  <w:rPr>
                    <w:rFonts w:eastAsiaTheme="minorEastAsia"/>
                    <w:noProof/>
                    <w:lang w:eastAsia="en-GB"/>
                  </w:rPr>
                  <w:tab/>
                </w:r>
                <w:r w:rsidR="005A481B" w:rsidRPr="00F67E12">
                  <w:rPr>
                    <w:rStyle w:val="Hyperlink"/>
                    <w:noProof/>
                  </w:rPr>
                  <w:t>Scenario 1 – Log-in Screen, User</w:t>
                </w:r>
                <w:r w:rsidR="005A481B">
                  <w:rPr>
                    <w:noProof/>
                    <w:webHidden/>
                  </w:rPr>
                  <w:tab/>
                </w:r>
                <w:r w:rsidR="005A481B">
                  <w:rPr>
                    <w:noProof/>
                    <w:webHidden/>
                  </w:rPr>
                  <w:fldChar w:fldCharType="begin"/>
                </w:r>
                <w:r w:rsidR="005A481B">
                  <w:rPr>
                    <w:noProof/>
                    <w:webHidden/>
                  </w:rPr>
                  <w:instrText xml:space="preserve"> PAGEREF _Toc1738448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04BF8A2D" w14:textId="77777777" w:rsidR="005A481B" w:rsidRDefault="006421CE">
              <w:pPr>
                <w:pStyle w:val="TOC3"/>
                <w:tabs>
                  <w:tab w:val="left" w:pos="1320"/>
                  <w:tab w:val="right" w:leader="dot" w:pos="9016"/>
                </w:tabs>
                <w:rPr>
                  <w:rFonts w:eastAsiaTheme="minorEastAsia"/>
                  <w:noProof/>
                  <w:lang w:eastAsia="en-GB"/>
                </w:rPr>
              </w:pPr>
              <w:hyperlink w:anchor="_Toc1738449" w:history="1">
                <w:r w:rsidR="005A481B" w:rsidRPr="00F67E12">
                  <w:rPr>
                    <w:rStyle w:val="Hyperlink"/>
                    <w:noProof/>
                  </w:rPr>
                  <w:t>6.3.2</w:t>
                </w:r>
                <w:r w:rsidR="005A481B">
                  <w:rPr>
                    <w:rFonts w:eastAsiaTheme="minorEastAsia"/>
                    <w:noProof/>
                    <w:lang w:eastAsia="en-GB"/>
                  </w:rPr>
                  <w:tab/>
                </w:r>
                <w:r w:rsidR="005A481B" w:rsidRPr="00F67E12">
                  <w:rPr>
                    <w:rStyle w:val="Hyperlink"/>
                    <w:noProof/>
                  </w:rPr>
                  <w:t>Scenario 2 – Log-in Screen, Medical Staff</w:t>
                </w:r>
                <w:r w:rsidR="005A481B">
                  <w:rPr>
                    <w:noProof/>
                    <w:webHidden/>
                  </w:rPr>
                  <w:tab/>
                </w:r>
                <w:r w:rsidR="005A481B">
                  <w:rPr>
                    <w:noProof/>
                    <w:webHidden/>
                  </w:rPr>
                  <w:fldChar w:fldCharType="begin"/>
                </w:r>
                <w:r w:rsidR="005A481B">
                  <w:rPr>
                    <w:noProof/>
                    <w:webHidden/>
                  </w:rPr>
                  <w:instrText xml:space="preserve"> PAGEREF _Toc1738449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432499AB" w14:textId="77777777" w:rsidR="005A481B" w:rsidRDefault="006421CE">
              <w:pPr>
                <w:pStyle w:val="TOC3"/>
                <w:tabs>
                  <w:tab w:val="left" w:pos="1320"/>
                  <w:tab w:val="right" w:leader="dot" w:pos="9016"/>
                </w:tabs>
                <w:rPr>
                  <w:rFonts w:eastAsiaTheme="minorEastAsia"/>
                  <w:noProof/>
                  <w:lang w:eastAsia="en-GB"/>
                </w:rPr>
              </w:pPr>
              <w:hyperlink w:anchor="_Toc1738450" w:history="1">
                <w:r w:rsidR="005A481B" w:rsidRPr="00F67E12">
                  <w:rPr>
                    <w:rStyle w:val="Hyperlink"/>
                    <w:noProof/>
                  </w:rPr>
                  <w:t>6.3.3</w:t>
                </w:r>
                <w:r w:rsidR="005A481B">
                  <w:rPr>
                    <w:rFonts w:eastAsiaTheme="minorEastAsia"/>
                    <w:noProof/>
                    <w:lang w:eastAsia="en-GB"/>
                  </w:rPr>
                  <w:tab/>
                </w:r>
                <w:r w:rsidR="005A481B" w:rsidRPr="00F67E12">
                  <w:rPr>
                    <w:rStyle w:val="Hyperlink"/>
                    <w:noProof/>
                  </w:rPr>
                  <w:t>Scenario 3 – Log-in Screen, Emergency Services</w:t>
                </w:r>
                <w:r w:rsidR="005A481B">
                  <w:rPr>
                    <w:noProof/>
                    <w:webHidden/>
                  </w:rPr>
                  <w:tab/>
                </w:r>
                <w:r w:rsidR="005A481B">
                  <w:rPr>
                    <w:noProof/>
                    <w:webHidden/>
                  </w:rPr>
                  <w:fldChar w:fldCharType="begin"/>
                </w:r>
                <w:r w:rsidR="005A481B">
                  <w:rPr>
                    <w:noProof/>
                    <w:webHidden/>
                  </w:rPr>
                  <w:instrText xml:space="preserve"> PAGEREF _Toc1738450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6E280D3C" w14:textId="77777777" w:rsidR="005A481B" w:rsidRDefault="006421CE">
              <w:pPr>
                <w:pStyle w:val="TOC3"/>
                <w:tabs>
                  <w:tab w:val="left" w:pos="1320"/>
                  <w:tab w:val="right" w:leader="dot" w:pos="9016"/>
                </w:tabs>
                <w:rPr>
                  <w:rFonts w:eastAsiaTheme="minorEastAsia"/>
                  <w:noProof/>
                  <w:lang w:eastAsia="en-GB"/>
                </w:rPr>
              </w:pPr>
              <w:hyperlink w:anchor="_Toc1738451" w:history="1">
                <w:r w:rsidR="005A481B" w:rsidRPr="00F67E12">
                  <w:rPr>
                    <w:rStyle w:val="Hyperlink"/>
                    <w:noProof/>
                  </w:rPr>
                  <w:t>6.3.4</w:t>
                </w:r>
                <w:r w:rsidR="005A481B">
                  <w:rPr>
                    <w:rFonts w:eastAsiaTheme="minorEastAsia"/>
                    <w:noProof/>
                    <w:lang w:eastAsia="en-GB"/>
                  </w:rPr>
                  <w:tab/>
                </w:r>
                <w:r w:rsidR="005A481B" w:rsidRPr="00F67E12">
                  <w:rPr>
                    <w:rStyle w:val="Hyperlink"/>
                    <w:noProof/>
                  </w:rPr>
                  <w:t>Scenario 4 – Home Screen, Medication Bottle Button Flashing, Chime Sounding</w:t>
                </w:r>
                <w:r w:rsidR="005A481B">
                  <w:rPr>
                    <w:noProof/>
                    <w:webHidden/>
                  </w:rPr>
                  <w:tab/>
                </w:r>
                <w:r w:rsidR="005A481B">
                  <w:rPr>
                    <w:noProof/>
                    <w:webHidden/>
                  </w:rPr>
                  <w:fldChar w:fldCharType="begin"/>
                </w:r>
                <w:r w:rsidR="005A481B">
                  <w:rPr>
                    <w:noProof/>
                    <w:webHidden/>
                  </w:rPr>
                  <w:instrText xml:space="preserve"> PAGEREF _Toc1738451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1190A804" w14:textId="77777777" w:rsidR="005A481B" w:rsidRDefault="006421CE">
              <w:pPr>
                <w:pStyle w:val="TOC3"/>
                <w:tabs>
                  <w:tab w:val="left" w:pos="1320"/>
                  <w:tab w:val="right" w:leader="dot" w:pos="9016"/>
                </w:tabs>
                <w:rPr>
                  <w:rFonts w:eastAsiaTheme="minorEastAsia"/>
                  <w:noProof/>
                  <w:lang w:eastAsia="en-GB"/>
                </w:rPr>
              </w:pPr>
              <w:hyperlink w:anchor="_Toc1738452" w:history="1">
                <w:r w:rsidR="005A481B" w:rsidRPr="00F67E12">
                  <w:rPr>
                    <w:rStyle w:val="Hyperlink"/>
                    <w:noProof/>
                  </w:rPr>
                  <w:t>6.3.5</w:t>
                </w:r>
                <w:r w:rsidR="005A481B">
                  <w:rPr>
                    <w:rFonts w:eastAsiaTheme="minorEastAsia"/>
                    <w:noProof/>
                    <w:lang w:eastAsia="en-GB"/>
                  </w:rPr>
                  <w:tab/>
                </w:r>
                <w:r w:rsidR="005A481B" w:rsidRPr="00F67E12">
                  <w:rPr>
                    <w:rStyle w:val="Hyperlink"/>
                    <w:noProof/>
                  </w:rPr>
                  <w:t>Scenario 5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_Toc1738452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758A669C" w14:textId="77777777" w:rsidR="005A481B" w:rsidRDefault="006421CE">
              <w:pPr>
                <w:pStyle w:val="TOC3"/>
                <w:tabs>
                  <w:tab w:val="left" w:pos="1320"/>
                  <w:tab w:val="right" w:leader="dot" w:pos="9016"/>
                </w:tabs>
                <w:rPr>
                  <w:rFonts w:eastAsiaTheme="minorEastAsia"/>
                  <w:noProof/>
                  <w:lang w:eastAsia="en-GB"/>
                </w:rPr>
              </w:pPr>
              <w:hyperlink w:anchor="_Toc1738453" w:history="1">
                <w:r w:rsidR="005A481B" w:rsidRPr="00F67E12">
                  <w:rPr>
                    <w:rStyle w:val="Hyperlink"/>
                    <w:noProof/>
                  </w:rPr>
                  <w:t>6.3.6</w:t>
                </w:r>
                <w:r w:rsidR="005A481B">
                  <w:rPr>
                    <w:rFonts w:eastAsiaTheme="minorEastAsia"/>
                    <w:noProof/>
                    <w:lang w:eastAsia="en-GB"/>
                  </w:rPr>
                  <w:tab/>
                </w:r>
                <w:r w:rsidR="005A481B" w:rsidRPr="00F67E12">
                  <w:rPr>
                    <w:rStyle w:val="Hyperlink"/>
                    <w:noProof/>
                  </w:rPr>
                  <w:t>Scenario 6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_Toc1738453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598F619C" w14:textId="77777777" w:rsidR="005A481B" w:rsidRDefault="006421CE">
              <w:pPr>
                <w:pStyle w:val="TOC3"/>
                <w:tabs>
                  <w:tab w:val="left" w:pos="1320"/>
                  <w:tab w:val="right" w:leader="dot" w:pos="9016"/>
                </w:tabs>
                <w:rPr>
                  <w:rFonts w:eastAsiaTheme="minorEastAsia"/>
                  <w:noProof/>
                  <w:lang w:eastAsia="en-GB"/>
                </w:rPr>
              </w:pPr>
              <w:hyperlink w:anchor="_Toc1738454" w:history="1">
                <w:r w:rsidR="005A481B" w:rsidRPr="00F67E12">
                  <w:rPr>
                    <w:rStyle w:val="Hyperlink"/>
                    <w:noProof/>
                  </w:rPr>
                  <w:t>6.3.7</w:t>
                </w:r>
                <w:r w:rsidR="005A481B">
                  <w:rPr>
                    <w:rFonts w:eastAsiaTheme="minorEastAsia"/>
                    <w:noProof/>
                    <w:lang w:eastAsia="en-GB"/>
                  </w:rPr>
                  <w:tab/>
                </w:r>
                <w:r w:rsidR="005A481B" w:rsidRPr="00F67E12">
                  <w:rPr>
                    <w:rStyle w:val="Hyperlink"/>
                    <w:noProof/>
                  </w:rPr>
                  <w:t>Scenario 7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_Toc1738454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6CA09016" w14:textId="77777777" w:rsidR="005A481B" w:rsidRDefault="006421CE">
              <w:pPr>
                <w:pStyle w:val="TOC3"/>
                <w:tabs>
                  <w:tab w:val="left" w:pos="1320"/>
                  <w:tab w:val="right" w:leader="dot" w:pos="9016"/>
                </w:tabs>
                <w:rPr>
                  <w:rFonts w:eastAsiaTheme="minorEastAsia"/>
                  <w:noProof/>
                  <w:lang w:eastAsia="en-GB"/>
                </w:rPr>
              </w:pPr>
              <w:hyperlink w:anchor="_Toc1738455" w:history="1">
                <w:r w:rsidR="005A481B" w:rsidRPr="00F67E12">
                  <w:rPr>
                    <w:rStyle w:val="Hyperlink"/>
                    <w:noProof/>
                  </w:rPr>
                  <w:t>6.3.8</w:t>
                </w:r>
                <w:r w:rsidR="005A481B">
                  <w:rPr>
                    <w:rFonts w:eastAsiaTheme="minorEastAsia"/>
                    <w:noProof/>
                    <w:lang w:eastAsia="en-GB"/>
                  </w:rPr>
                  <w:tab/>
                </w:r>
                <w:r w:rsidR="005A481B" w:rsidRPr="00F67E12">
                  <w:rPr>
                    <w:rStyle w:val="Hyperlink"/>
                    <w:noProof/>
                  </w:rPr>
                  <w:t>Scenario 8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_Toc1738455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66C483D7" w14:textId="77777777" w:rsidR="005A481B" w:rsidRDefault="006421CE">
              <w:pPr>
                <w:pStyle w:val="TOC3"/>
                <w:tabs>
                  <w:tab w:val="left" w:pos="1320"/>
                  <w:tab w:val="right" w:leader="dot" w:pos="9016"/>
                </w:tabs>
                <w:rPr>
                  <w:rFonts w:eastAsiaTheme="minorEastAsia"/>
                  <w:noProof/>
                  <w:lang w:eastAsia="en-GB"/>
                </w:rPr>
              </w:pPr>
              <w:hyperlink w:anchor="_Toc1738456" w:history="1">
                <w:r w:rsidR="005A481B" w:rsidRPr="00F67E12">
                  <w:rPr>
                    <w:rStyle w:val="Hyperlink"/>
                    <w:noProof/>
                  </w:rPr>
                  <w:t>6.3.9</w:t>
                </w:r>
                <w:r w:rsidR="005A481B">
                  <w:rPr>
                    <w:rFonts w:eastAsiaTheme="minorEastAsia"/>
                    <w:noProof/>
                    <w:lang w:eastAsia="en-GB"/>
                  </w:rPr>
                  <w:tab/>
                </w:r>
                <w:r w:rsidR="005A481B" w:rsidRPr="00F67E12">
                  <w:rPr>
                    <w:rStyle w:val="Hyperlink"/>
                    <w:noProof/>
                  </w:rPr>
                  <w:t>Scenario 9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_Toc1738456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1C02C605" w14:textId="77777777" w:rsidR="005A481B" w:rsidRDefault="006421CE">
              <w:pPr>
                <w:pStyle w:val="TOC3"/>
                <w:tabs>
                  <w:tab w:val="left" w:pos="1320"/>
                  <w:tab w:val="right" w:leader="dot" w:pos="9016"/>
                </w:tabs>
                <w:rPr>
                  <w:rFonts w:eastAsiaTheme="minorEastAsia"/>
                  <w:noProof/>
                  <w:lang w:eastAsia="en-GB"/>
                </w:rPr>
              </w:pPr>
              <w:hyperlink w:anchor="_Toc1738457" w:history="1">
                <w:r w:rsidR="005A481B" w:rsidRPr="00F67E12">
                  <w:rPr>
                    <w:rStyle w:val="Hyperlink"/>
                    <w:noProof/>
                  </w:rPr>
                  <w:t>6.3.10</w:t>
                </w:r>
                <w:r w:rsidR="005A481B">
                  <w:rPr>
                    <w:rFonts w:eastAsiaTheme="minorEastAsia"/>
                    <w:noProof/>
                    <w:lang w:eastAsia="en-GB"/>
                  </w:rPr>
                  <w:tab/>
                </w:r>
                <w:r w:rsidR="005A481B" w:rsidRPr="00F67E12">
                  <w:rPr>
                    <w:rStyle w:val="Hyperlink"/>
                    <w:noProof/>
                  </w:rPr>
                  <w:t>Scenario 10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_Toc1738457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31736B69" w14:textId="77777777" w:rsidR="005A481B" w:rsidRDefault="006421CE">
              <w:pPr>
                <w:pStyle w:val="TOC3"/>
                <w:tabs>
                  <w:tab w:val="left" w:pos="1320"/>
                  <w:tab w:val="right" w:leader="dot" w:pos="9016"/>
                </w:tabs>
                <w:rPr>
                  <w:rFonts w:eastAsiaTheme="minorEastAsia"/>
                  <w:noProof/>
                  <w:lang w:eastAsia="en-GB"/>
                </w:rPr>
              </w:pPr>
              <w:hyperlink w:anchor="_Toc1738458" w:history="1">
                <w:r w:rsidR="005A481B" w:rsidRPr="00F67E12">
                  <w:rPr>
                    <w:rStyle w:val="Hyperlink"/>
                    <w:noProof/>
                  </w:rPr>
                  <w:t>6.3.11</w:t>
                </w:r>
                <w:r w:rsidR="005A481B">
                  <w:rPr>
                    <w:rFonts w:eastAsiaTheme="minorEastAsia"/>
                    <w:noProof/>
                    <w:lang w:eastAsia="en-GB"/>
                  </w:rPr>
                  <w:tab/>
                </w:r>
                <w:r w:rsidR="005A481B" w:rsidRPr="00F67E12">
                  <w:rPr>
                    <w:rStyle w:val="Hyperlink"/>
                    <w:noProof/>
                  </w:rPr>
                  <w:t>Scenario 11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_Toc1738458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33EC5A76" w14:textId="77777777" w:rsidR="005A481B" w:rsidRDefault="006421CE">
              <w:pPr>
                <w:pStyle w:val="TOC3"/>
                <w:tabs>
                  <w:tab w:val="left" w:pos="1320"/>
                  <w:tab w:val="right" w:leader="dot" w:pos="9016"/>
                </w:tabs>
                <w:rPr>
                  <w:rFonts w:eastAsiaTheme="minorEastAsia"/>
                  <w:noProof/>
                  <w:lang w:eastAsia="en-GB"/>
                </w:rPr>
              </w:pPr>
              <w:hyperlink w:anchor="_Toc1738459" w:history="1">
                <w:r w:rsidR="005A481B" w:rsidRPr="00F67E12">
                  <w:rPr>
                    <w:rStyle w:val="Hyperlink"/>
                    <w:noProof/>
                  </w:rPr>
                  <w:t>6.3.12</w:t>
                </w:r>
                <w:r w:rsidR="005A481B">
                  <w:rPr>
                    <w:rFonts w:eastAsiaTheme="minorEastAsia"/>
                    <w:noProof/>
                    <w:lang w:eastAsia="en-GB"/>
                  </w:rPr>
                  <w:tab/>
                </w:r>
                <w:r w:rsidR="005A481B" w:rsidRPr="00F67E12">
                  <w:rPr>
                    <w:rStyle w:val="Hyperlink"/>
                    <w:noProof/>
                  </w:rPr>
                  <w:t>Scenario 12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_Toc1738459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14:paraId="0D572701" w14:textId="77777777" w:rsidR="005A481B" w:rsidRDefault="006421CE">
              <w:pPr>
                <w:pStyle w:val="TOC3"/>
                <w:tabs>
                  <w:tab w:val="left" w:pos="1320"/>
                  <w:tab w:val="right" w:leader="dot" w:pos="9016"/>
                </w:tabs>
                <w:rPr>
                  <w:rFonts w:eastAsiaTheme="minorEastAsia"/>
                  <w:noProof/>
                  <w:lang w:eastAsia="en-GB"/>
                </w:rPr>
              </w:pPr>
              <w:hyperlink w:anchor="_Toc1738460" w:history="1">
                <w:r w:rsidR="005A481B" w:rsidRPr="00F67E12">
                  <w:rPr>
                    <w:rStyle w:val="Hyperlink"/>
                    <w:rFonts w:cstheme="minorHAnsi"/>
                    <w:noProof/>
                  </w:rPr>
                  <w:t>6.3.13</w:t>
                </w:r>
                <w:r w:rsidR="005A481B">
                  <w:rPr>
                    <w:rFonts w:eastAsiaTheme="minorEastAsia"/>
                    <w:noProof/>
                    <w:lang w:eastAsia="en-GB"/>
                  </w:rPr>
                  <w:tab/>
                </w:r>
                <w:r w:rsidR="005A481B" w:rsidRPr="00F67E12">
                  <w:rPr>
                    <w:rStyle w:val="Hyperlink"/>
                    <w:rFonts w:cstheme="minorHAnsi"/>
                    <w:noProof/>
                  </w:rPr>
                  <w:t>Use-Case for Cozmo Robot</w:t>
                </w:r>
                <w:r w:rsidR="005A481B">
                  <w:rPr>
                    <w:noProof/>
                    <w:webHidden/>
                  </w:rPr>
                  <w:tab/>
                </w:r>
                <w:r w:rsidR="005A481B">
                  <w:rPr>
                    <w:noProof/>
                    <w:webHidden/>
                  </w:rPr>
                  <w:fldChar w:fldCharType="begin"/>
                </w:r>
                <w:r w:rsidR="005A481B">
                  <w:rPr>
                    <w:noProof/>
                    <w:webHidden/>
                  </w:rPr>
                  <w:instrText xml:space="preserve"> PAGEREF _Toc1738460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14:paraId="63800570" w14:textId="77777777" w:rsidR="005A481B" w:rsidRDefault="006421CE">
              <w:pPr>
                <w:pStyle w:val="TOC2"/>
                <w:tabs>
                  <w:tab w:val="left" w:pos="880"/>
                  <w:tab w:val="right" w:leader="dot" w:pos="9016"/>
                </w:tabs>
                <w:rPr>
                  <w:rFonts w:eastAsiaTheme="minorEastAsia"/>
                  <w:noProof/>
                  <w:lang w:eastAsia="en-GB"/>
                </w:rPr>
              </w:pPr>
              <w:hyperlink w:anchor="_Toc1738461" w:history="1">
                <w:r w:rsidR="005A481B" w:rsidRPr="00F67E12">
                  <w:rPr>
                    <w:rStyle w:val="Hyperlink"/>
                    <w:noProof/>
                  </w:rPr>
                  <w:t>6.4</w:t>
                </w:r>
                <w:r w:rsidR="005A481B">
                  <w:rPr>
                    <w:rFonts w:eastAsiaTheme="minorEastAsia"/>
                    <w:noProof/>
                    <w:lang w:eastAsia="en-GB"/>
                  </w:rPr>
                  <w:tab/>
                </w:r>
                <w:r w:rsidR="005A481B" w:rsidRPr="00F67E12">
                  <w:rPr>
                    <w:rStyle w:val="Hyperlink"/>
                    <w:noProof/>
                  </w:rPr>
                  <w:t>Proposed Design for 1</w:t>
                </w:r>
                <w:r w:rsidR="005A481B" w:rsidRPr="00F67E12">
                  <w:rPr>
                    <w:rStyle w:val="Hyperlink"/>
                    <w:noProof/>
                    <w:vertAlign w:val="superscript"/>
                  </w:rPr>
                  <w:t>st</w:t>
                </w:r>
                <w:r w:rsidR="005A481B" w:rsidRPr="00F67E12">
                  <w:rPr>
                    <w:rStyle w:val="Hyperlink"/>
                    <w:noProof/>
                  </w:rPr>
                  <w:t xml:space="preserve"> February Presentation</w:t>
                </w:r>
                <w:r w:rsidR="005A481B">
                  <w:rPr>
                    <w:noProof/>
                    <w:webHidden/>
                  </w:rPr>
                  <w:tab/>
                </w:r>
                <w:r w:rsidR="005A481B">
                  <w:rPr>
                    <w:noProof/>
                    <w:webHidden/>
                  </w:rPr>
                  <w:fldChar w:fldCharType="begin"/>
                </w:r>
                <w:r w:rsidR="005A481B">
                  <w:rPr>
                    <w:noProof/>
                    <w:webHidden/>
                  </w:rPr>
                  <w:instrText xml:space="preserve"> PAGEREF _Toc1738461 \h </w:instrText>
                </w:r>
                <w:r w:rsidR="005A481B">
                  <w:rPr>
                    <w:noProof/>
                    <w:webHidden/>
                  </w:rPr>
                </w:r>
                <w:r w:rsidR="005A481B">
                  <w:rPr>
                    <w:noProof/>
                    <w:webHidden/>
                  </w:rPr>
                  <w:fldChar w:fldCharType="separate"/>
                </w:r>
                <w:r w:rsidR="005A481B">
                  <w:rPr>
                    <w:noProof/>
                    <w:webHidden/>
                  </w:rPr>
                  <w:t>23</w:t>
                </w:r>
                <w:r w:rsidR="005A481B">
                  <w:rPr>
                    <w:noProof/>
                    <w:webHidden/>
                  </w:rPr>
                  <w:fldChar w:fldCharType="end"/>
                </w:r>
              </w:hyperlink>
            </w:p>
            <w:p w14:paraId="415D7CBE" w14:textId="77777777" w:rsidR="005A481B" w:rsidRDefault="006421CE">
              <w:pPr>
                <w:pStyle w:val="TOC2"/>
                <w:tabs>
                  <w:tab w:val="left" w:pos="880"/>
                  <w:tab w:val="right" w:leader="dot" w:pos="9016"/>
                </w:tabs>
                <w:rPr>
                  <w:rFonts w:eastAsiaTheme="minorEastAsia"/>
                  <w:noProof/>
                  <w:lang w:eastAsia="en-GB"/>
                </w:rPr>
              </w:pPr>
              <w:hyperlink w:anchor="_Toc1738462" w:history="1">
                <w:r w:rsidR="005A481B" w:rsidRPr="00F67E12">
                  <w:rPr>
                    <w:rStyle w:val="Hyperlink"/>
                    <w:noProof/>
                  </w:rPr>
                  <w:t>6.5</w:t>
                </w:r>
                <w:r w:rsidR="005A481B">
                  <w:rPr>
                    <w:rFonts w:eastAsiaTheme="minorEastAsia"/>
                    <w:noProof/>
                    <w:lang w:eastAsia="en-GB"/>
                  </w:rPr>
                  <w:tab/>
                </w:r>
                <w:r w:rsidR="005A481B" w:rsidRPr="00F67E12">
                  <w:rPr>
                    <w:rStyle w:val="Hyperlink"/>
                    <w:noProof/>
                  </w:rPr>
                  <w:t>Code for Cozmo Robot</w:t>
                </w:r>
                <w:r w:rsidR="005A481B">
                  <w:rPr>
                    <w:noProof/>
                    <w:webHidden/>
                  </w:rPr>
                  <w:tab/>
                </w:r>
                <w:r w:rsidR="005A481B">
                  <w:rPr>
                    <w:noProof/>
                    <w:webHidden/>
                  </w:rPr>
                  <w:fldChar w:fldCharType="begin"/>
                </w:r>
                <w:r w:rsidR="005A481B">
                  <w:rPr>
                    <w:noProof/>
                    <w:webHidden/>
                  </w:rPr>
                  <w:instrText xml:space="preserve"> PAGEREF _Toc1738462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3A8763CF" w14:textId="77777777" w:rsidR="005A481B" w:rsidRDefault="006421CE">
              <w:pPr>
                <w:pStyle w:val="TOC2"/>
                <w:tabs>
                  <w:tab w:val="left" w:pos="880"/>
                  <w:tab w:val="right" w:leader="dot" w:pos="9016"/>
                </w:tabs>
                <w:rPr>
                  <w:rFonts w:eastAsiaTheme="minorEastAsia"/>
                  <w:noProof/>
                  <w:lang w:eastAsia="en-GB"/>
                </w:rPr>
              </w:pPr>
              <w:hyperlink w:anchor="_Toc1738463" w:history="1">
                <w:r w:rsidR="005A481B" w:rsidRPr="00F67E12">
                  <w:rPr>
                    <w:rStyle w:val="Hyperlink"/>
                    <w:noProof/>
                  </w:rPr>
                  <w:t>6.6</w:t>
                </w:r>
                <w:r w:rsidR="005A481B">
                  <w:rPr>
                    <w:rFonts w:eastAsiaTheme="minorEastAsia"/>
                    <w:noProof/>
                    <w:lang w:eastAsia="en-GB"/>
                  </w:rPr>
                  <w:tab/>
                </w:r>
                <w:r w:rsidR="005A481B" w:rsidRPr="00F67E12">
                  <w:rPr>
                    <w:rStyle w:val="Hyperlink"/>
                    <w:noProof/>
                  </w:rPr>
                  <w:t>Prototype Screenshots</w:t>
                </w:r>
                <w:r w:rsidR="005A481B">
                  <w:rPr>
                    <w:noProof/>
                    <w:webHidden/>
                  </w:rPr>
                  <w:tab/>
                </w:r>
                <w:r w:rsidR="005A481B">
                  <w:rPr>
                    <w:noProof/>
                    <w:webHidden/>
                  </w:rPr>
                  <w:fldChar w:fldCharType="begin"/>
                </w:r>
                <w:r w:rsidR="005A481B">
                  <w:rPr>
                    <w:noProof/>
                    <w:webHidden/>
                  </w:rPr>
                  <w:instrText xml:space="preserve"> PAGEREF _Toc1738463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770CCD6B" w14:textId="77777777" w:rsidR="005A481B" w:rsidRDefault="006421CE">
              <w:pPr>
                <w:pStyle w:val="TOC3"/>
                <w:tabs>
                  <w:tab w:val="left" w:pos="1320"/>
                  <w:tab w:val="right" w:leader="dot" w:pos="9016"/>
                </w:tabs>
                <w:rPr>
                  <w:rFonts w:eastAsiaTheme="minorEastAsia"/>
                  <w:noProof/>
                  <w:lang w:eastAsia="en-GB"/>
                </w:rPr>
              </w:pPr>
              <w:hyperlink w:anchor="_Toc1738464" w:history="1">
                <w:r w:rsidR="005A481B" w:rsidRPr="00F67E12">
                  <w:rPr>
                    <w:rStyle w:val="Hyperlink"/>
                    <w:noProof/>
                  </w:rPr>
                  <w:t>6.6.1</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_Toc1738464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41317E2D" w14:textId="77777777" w:rsidR="005A481B" w:rsidRDefault="006421CE">
              <w:pPr>
                <w:pStyle w:val="TOC3"/>
                <w:tabs>
                  <w:tab w:val="left" w:pos="1320"/>
                  <w:tab w:val="right" w:leader="dot" w:pos="9016"/>
                </w:tabs>
                <w:rPr>
                  <w:rFonts w:eastAsiaTheme="minorEastAsia"/>
                  <w:noProof/>
                  <w:lang w:eastAsia="en-GB"/>
                </w:rPr>
              </w:pPr>
              <w:hyperlink w:anchor="_Toc1738465" w:history="1">
                <w:r w:rsidR="005A481B" w:rsidRPr="00F67E12">
                  <w:rPr>
                    <w:rStyle w:val="Hyperlink"/>
                    <w:noProof/>
                  </w:rPr>
                  <w:t>6.6.2</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_Toc1738465 \h </w:instrText>
                </w:r>
                <w:r w:rsidR="005A481B">
                  <w:rPr>
                    <w:noProof/>
                    <w:webHidden/>
                  </w:rPr>
                </w:r>
                <w:r w:rsidR="005A481B">
                  <w:rPr>
                    <w:noProof/>
                    <w:webHidden/>
                  </w:rPr>
                  <w:fldChar w:fldCharType="separate"/>
                </w:r>
                <w:r w:rsidR="005A481B">
                  <w:rPr>
                    <w:noProof/>
                    <w:webHidden/>
                  </w:rPr>
                  <w:t>25</w:t>
                </w:r>
                <w:r w:rsidR="005A481B">
                  <w:rPr>
                    <w:noProof/>
                    <w:webHidden/>
                  </w:rPr>
                  <w:fldChar w:fldCharType="end"/>
                </w:r>
              </w:hyperlink>
            </w:p>
            <w:p w14:paraId="22C26B60" w14:textId="77777777" w:rsidR="005A481B" w:rsidRDefault="006421CE">
              <w:pPr>
                <w:pStyle w:val="TOC3"/>
                <w:tabs>
                  <w:tab w:val="left" w:pos="1320"/>
                  <w:tab w:val="right" w:leader="dot" w:pos="9016"/>
                </w:tabs>
                <w:rPr>
                  <w:rFonts w:eastAsiaTheme="minorEastAsia"/>
                  <w:noProof/>
                  <w:lang w:eastAsia="en-GB"/>
                </w:rPr>
              </w:pPr>
              <w:hyperlink w:anchor="_Toc1738466" w:history="1">
                <w:r w:rsidR="005A481B" w:rsidRPr="00F67E12">
                  <w:rPr>
                    <w:rStyle w:val="Hyperlink"/>
                    <w:noProof/>
                  </w:rPr>
                  <w:t>6.6.3</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_Toc1738466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14:paraId="179E125A" w14:textId="77777777" w:rsidR="005A481B" w:rsidRDefault="006421CE">
              <w:pPr>
                <w:pStyle w:val="TOC3"/>
                <w:tabs>
                  <w:tab w:val="left" w:pos="1320"/>
                  <w:tab w:val="right" w:leader="dot" w:pos="9016"/>
                </w:tabs>
                <w:rPr>
                  <w:rFonts w:eastAsiaTheme="minorEastAsia"/>
                  <w:noProof/>
                  <w:lang w:eastAsia="en-GB"/>
                </w:rPr>
              </w:pPr>
              <w:hyperlink w:anchor="_Toc1738467" w:history="1">
                <w:r w:rsidR="005A481B" w:rsidRPr="00F67E12">
                  <w:rPr>
                    <w:rStyle w:val="Hyperlink"/>
                    <w:noProof/>
                    <w:lang w:eastAsia="en-GB"/>
                  </w:rPr>
                  <w:t>6.6.4</w:t>
                </w:r>
                <w:r w:rsidR="005A481B">
                  <w:rPr>
                    <w:rFonts w:eastAsiaTheme="minorEastAsia"/>
                    <w:noProof/>
                    <w:lang w:eastAsia="en-GB"/>
                  </w:rPr>
                  <w:tab/>
                </w:r>
                <w:r w:rsidR="005A481B" w:rsidRPr="00F67E12">
                  <w:rPr>
                    <w:rStyle w:val="Hyperlink"/>
                    <w:noProof/>
                    <w:lang w:eastAsia="en-GB"/>
                  </w:rPr>
                  <w:t>Medication Screen with Warning about Dosage Time</w:t>
                </w:r>
                <w:r w:rsidR="005A481B">
                  <w:rPr>
                    <w:noProof/>
                    <w:webHidden/>
                  </w:rPr>
                  <w:tab/>
                </w:r>
                <w:r w:rsidR="005A481B">
                  <w:rPr>
                    <w:noProof/>
                    <w:webHidden/>
                  </w:rPr>
                  <w:fldChar w:fldCharType="begin"/>
                </w:r>
                <w:r w:rsidR="005A481B">
                  <w:rPr>
                    <w:noProof/>
                    <w:webHidden/>
                  </w:rPr>
                  <w:instrText xml:space="preserve"> PAGEREF _Toc1738467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14:paraId="2632BD52" w14:textId="77777777" w:rsidR="005A481B" w:rsidRDefault="006421CE">
              <w:pPr>
                <w:pStyle w:val="TOC3"/>
                <w:tabs>
                  <w:tab w:val="left" w:pos="1320"/>
                  <w:tab w:val="right" w:leader="dot" w:pos="9016"/>
                </w:tabs>
                <w:rPr>
                  <w:rFonts w:eastAsiaTheme="minorEastAsia"/>
                  <w:noProof/>
                  <w:lang w:eastAsia="en-GB"/>
                </w:rPr>
              </w:pPr>
              <w:hyperlink w:anchor="_Toc1738468" w:history="1">
                <w:r w:rsidR="005A481B" w:rsidRPr="00F67E12">
                  <w:rPr>
                    <w:rStyle w:val="Hyperlink"/>
                    <w:noProof/>
                  </w:rPr>
                  <w:t>6.6.5</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_Toc1738468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14:paraId="0395B63B" w14:textId="77777777" w:rsidR="005A481B" w:rsidRDefault="006421CE">
              <w:pPr>
                <w:pStyle w:val="TOC3"/>
                <w:tabs>
                  <w:tab w:val="left" w:pos="1320"/>
                  <w:tab w:val="right" w:leader="dot" w:pos="9016"/>
                </w:tabs>
                <w:rPr>
                  <w:rFonts w:eastAsiaTheme="minorEastAsia"/>
                  <w:noProof/>
                  <w:lang w:eastAsia="en-GB"/>
                </w:rPr>
              </w:pPr>
              <w:hyperlink w:anchor="_Toc1738469" w:history="1">
                <w:r w:rsidR="005A481B" w:rsidRPr="00F67E12">
                  <w:rPr>
                    <w:rStyle w:val="Hyperlink"/>
                    <w:noProof/>
                  </w:rPr>
                  <w:t>6.6.6</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_Toc1738469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14:paraId="217C94D5" w14:textId="77777777" w:rsidR="005A481B" w:rsidRDefault="006421CE">
              <w:pPr>
                <w:pStyle w:val="TOC3"/>
                <w:tabs>
                  <w:tab w:val="left" w:pos="1320"/>
                  <w:tab w:val="right" w:leader="dot" w:pos="9016"/>
                </w:tabs>
                <w:rPr>
                  <w:rFonts w:eastAsiaTheme="minorEastAsia"/>
                  <w:noProof/>
                  <w:lang w:eastAsia="en-GB"/>
                </w:rPr>
              </w:pPr>
              <w:hyperlink w:anchor="_Toc1738470" w:history="1">
                <w:r w:rsidR="005A481B" w:rsidRPr="00F67E12">
                  <w:rPr>
                    <w:rStyle w:val="Hyperlink"/>
                    <w:noProof/>
                  </w:rPr>
                  <w:t>6.6.7</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_Toc1738470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14:paraId="436666FA" w14:textId="77777777" w:rsidR="005A481B" w:rsidRDefault="006421CE">
              <w:pPr>
                <w:pStyle w:val="TOC3"/>
                <w:tabs>
                  <w:tab w:val="left" w:pos="1320"/>
                  <w:tab w:val="right" w:leader="dot" w:pos="9016"/>
                </w:tabs>
                <w:rPr>
                  <w:rFonts w:eastAsiaTheme="minorEastAsia"/>
                  <w:noProof/>
                  <w:lang w:eastAsia="en-GB"/>
                </w:rPr>
              </w:pPr>
              <w:hyperlink w:anchor="_Toc1738471" w:history="1">
                <w:r w:rsidR="005A481B" w:rsidRPr="00F67E12">
                  <w:rPr>
                    <w:rStyle w:val="Hyperlink"/>
                    <w:noProof/>
                  </w:rPr>
                  <w:t>6.6.8</w:t>
                </w:r>
                <w:r w:rsidR="005A481B">
                  <w:rPr>
                    <w:rFonts w:eastAsiaTheme="minorEastAsia"/>
                    <w:noProof/>
                    <w:lang w:eastAsia="en-GB"/>
                  </w:rPr>
                  <w:tab/>
                </w:r>
                <w:r w:rsidR="005A481B" w:rsidRPr="00F67E12">
                  <w:rPr>
                    <w:rStyle w:val="Hyperlink"/>
                    <w:noProof/>
                  </w:rPr>
                  <w:t>Energy Usage Breakdown Screen</w:t>
                </w:r>
                <w:r w:rsidR="005A481B">
                  <w:rPr>
                    <w:noProof/>
                    <w:webHidden/>
                  </w:rPr>
                  <w:tab/>
                </w:r>
                <w:r w:rsidR="005A481B">
                  <w:rPr>
                    <w:noProof/>
                    <w:webHidden/>
                  </w:rPr>
                  <w:fldChar w:fldCharType="begin"/>
                </w:r>
                <w:r w:rsidR="005A481B">
                  <w:rPr>
                    <w:noProof/>
                    <w:webHidden/>
                  </w:rPr>
                  <w:instrText xml:space="preserve"> PAGEREF _Toc1738471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14:paraId="4A89561E" w14:textId="77777777" w:rsidR="005A481B" w:rsidRDefault="006421CE">
              <w:pPr>
                <w:pStyle w:val="TOC3"/>
                <w:tabs>
                  <w:tab w:val="left" w:pos="1320"/>
                  <w:tab w:val="right" w:leader="dot" w:pos="9016"/>
                </w:tabs>
                <w:rPr>
                  <w:rFonts w:eastAsiaTheme="minorEastAsia"/>
                  <w:noProof/>
                  <w:lang w:eastAsia="en-GB"/>
                </w:rPr>
              </w:pPr>
              <w:hyperlink w:anchor="_Toc1738472" w:history="1">
                <w:r w:rsidR="005A481B" w:rsidRPr="00F67E12">
                  <w:rPr>
                    <w:rStyle w:val="Hyperlink"/>
                    <w:noProof/>
                  </w:rPr>
                  <w:t>6.6.9</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_Toc1738472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14:paraId="11B999D0" w14:textId="77777777" w:rsidR="005A481B" w:rsidRDefault="006421CE">
              <w:pPr>
                <w:pStyle w:val="TOC3"/>
                <w:tabs>
                  <w:tab w:val="left" w:pos="1320"/>
                  <w:tab w:val="right" w:leader="dot" w:pos="9016"/>
                </w:tabs>
                <w:rPr>
                  <w:rFonts w:eastAsiaTheme="minorEastAsia"/>
                  <w:noProof/>
                  <w:lang w:eastAsia="en-GB"/>
                </w:rPr>
              </w:pPr>
              <w:hyperlink w:anchor="_Toc1738473" w:history="1">
                <w:r w:rsidR="005A481B" w:rsidRPr="00F67E12">
                  <w:rPr>
                    <w:rStyle w:val="Hyperlink"/>
                    <w:noProof/>
                  </w:rPr>
                  <w:t>6.6.10</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_Toc1738473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14:paraId="184E7D08" w14:textId="77777777" w:rsidR="005A481B" w:rsidRDefault="006421CE">
              <w:pPr>
                <w:pStyle w:val="TOC3"/>
                <w:tabs>
                  <w:tab w:val="left" w:pos="1320"/>
                  <w:tab w:val="right" w:leader="dot" w:pos="9016"/>
                </w:tabs>
                <w:rPr>
                  <w:rFonts w:eastAsiaTheme="minorEastAsia"/>
                  <w:noProof/>
                  <w:lang w:eastAsia="en-GB"/>
                </w:rPr>
              </w:pPr>
              <w:hyperlink w:anchor="_Toc1738474" w:history="1">
                <w:r w:rsidR="005A481B" w:rsidRPr="00F67E12">
                  <w:rPr>
                    <w:rStyle w:val="Hyperlink"/>
                    <w:noProof/>
                  </w:rPr>
                  <w:t>6.6.11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_Toc1738474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14:paraId="161F65CA" w14:textId="77777777" w:rsidR="005A481B" w:rsidRDefault="006421CE">
              <w:pPr>
                <w:pStyle w:val="TOC3"/>
                <w:tabs>
                  <w:tab w:val="left" w:pos="1320"/>
                  <w:tab w:val="right" w:leader="dot" w:pos="9016"/>
                </w:tabs>
                <w:rPr>
                  <w:rFonts w:eastAsiaTheme="minorEastAsia"/>
                  <w:noProof/>
                  <w:lang w:eastAsia="en-GB"/>
                </w:rPr>
              </w:pPr>
              <w:hyperlink w:anchor="_Toc1738475" w:history="1">
                <w:r w:rsidR="005A481B" w:rsidRPr="00F67E12">
                  <w:rPr>
                    <w:rStyle w:val="Hyperlink"/>
                    <w:noProof/>
                  </w:rPr>
                  <w:t>6.6.12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_Toc1738475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14:paraId="4D90AD9B" w14:textId="77777777" w:rsidR="005A481B" w:rsidRDefault="006421CE">
              <w:pPr>
                <w:pStyle w:val="TOC3"/>
                <w:tabs>
                  <w:tab w:val="left" w:pos="1320"/>
                  <w:tab w:val="right" w:leader="dot" w:pos="9016"/>
                </w:tabs>
                <w:rPr>
                  <w:rFonts w:eastAsiaTheme="minorEastAsia"/>
                  <w:noProof/>
                  <w:lang w:eastAsia="en-GB"/>
                </w:rPr>
              </w:pPr>
              <w:hyperlink w:anchor="_Toc1738476" w:history="1">
                <w:r w:rsidR="005A481B" w:rsidRPr="00F67E12">
                  <w:rPr>
                    <w:rStyle w:val="Hyperlink"/>
                    <w:noProof/>
                  </w:rPr>
                  <w:t>6.6.13</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_Toc1738476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14:paraId="4260E821" w14:textId="77777777" w:rsidR="005A481B" w:rsidRDefault="006421CE">
              <w:pPr>
                <w:pStyle w:val="TOC3"/>
                <w:tabs>
                  <w:tab w:val="left" w:pos="1320"/>
                  <w:tab w:val="right" w:leader="dot" w:pos="9016"/>
                </w:tabs>
                <w:rPr>
                  <w:rFonts w:eastAsiaTheme="minorEastAsia"/>
                  <w:noProof/>
                  <w:lang w:eastAsia="en-GB"/>
                </w:rPr>
              </w:pPr>
              <w:hyperlink w:anchor="_Toc1738477" w:history="1">
                <w:r w:rsidR="005A481B" w:rsidRPr="00F67E12">
                  <w:rPr>
                    <w:rStyle w:val="Hyperlink"/>
                    <w:noProof/>
                  </w:rPr>
                  <w:t>6.6.14</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_Toc1738477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14:paraId="1AB60525" w14:textId="77777777" w:rsidR="005A481B" w:rsidRDefault="006421CE">
              <w:pPr>
                <w:pStyle w:val="TOC2"/>
                <w:tabs>
                  <w:tab w:val="left" w:pos="880"/>
                  <w:tab w:val="right" w:leader="dot" w:pos="9016"/>
                </w:tabs>
                <w:rPr>
                  <w:rFonts w:eastAsiaTheme="minorEastAsia"/>
                  <w:noProof/>
                  <w:lang w:eastAsia="en-GB"/>
                </w:rPr>
              </w:pPr>
              <w:hyperlink w:anchor="_Toc1738478" w:history="1">
                <w:r w:rsidR="005A481B" w:rsidRPr="00F67E12">
                  <w:rPr>
                    <w:rStyle w:val="Hyperlink"/>
                    <w:noProof/>
                  </w:rPr>
                  <w:t>6.7</w:t>
                </w:r>
                <w:r w:rsidR="005A481B">
                  <w:rPr>
                    <w:rFonts w:eastAsiaTheme="minorEastAsia"/>
                    <w:noProof/>
                    <w:lang w:eastAsia="en-GB"/>
                  </w:rPr>
                  <w:tab/>
                </w:r>
                <w:r w:rsidR="005A481B" w:rsidRPr="00F67E12">
                  <w:rPr>
                    <w:rStyle w:val="Hyperlink"/>
                    <w:noProof/>
                  </w:rPr>
                  <w:t>Logbook</w:t>
                </w:r>
                <w:r w:rsidR="005A481B">
                  <w:rPr>
                    <w:noProof/>
                    <w:webHidden/>
                  </w:rPr>
                  <w:tab/>
                </w:r>
                <w:r w:rsidR="005A481B">
                  <w:rPr>
                    <w:noProof/>
                    <w:webHidden/>
                  </w:rPr>
                  <w:fldChar w:fldCharType="begin"/>
                </w:r>
                <w:r w:rsidR="005A481B">
                  <w:rPr>
                    <w:noProof/>
                    <w:webHidden/>
                  </w:rPr>
                  <w:instrText xml:space="preserve"> PAGEREF _Toc1738478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14:paraId="53F01709" w14:textId="77777777" w:rsidR="005A481B" w:rsidRDefault="006421CE">
              <w:pPr>
                <w:pStyle w:val="TOC2"/>
                <w:tabs>
                  <w:tab w:val="left" w:pos="880"/>
                  <w:tab w:val="right" w:leader="dot" w:pos="9016"/>
                </w:tabs>
                <w:rPr>
                  <w:rFonts w:eastAsiaTheme="minorEastAsia"/>
                  <w:noProof/>
                  <w:lang w:eastAsia="en-GB"/>
                </w:rPr>
              </w:pPr>
              <w:hyperlink w:anchor="_Toc1738479" w:history="1">
                <w:r w:rsidR="005A481B" w:rsidRPr="00F67E12">
                  <w:rPr>
                    <w:rStyle w:val="Hyperlink"/>
                    <w:noProof/>
                  </w:rPr>
                  <w:t>6.8</w:t>
                </w:r>
                <w:r w:rsidR="005A481B">
                  <w:rPr>
                    <w:rFonts w:eastAsiaTheme="minorEastAsia"/>
                    <w:noProof/>
                    <w:lang w:eastAsia="en-GB"/>
                  </w:rPr>
                  <w:tab/>
                </w:r>
                <w:r w:rsidR="005A481B" w:rsidRPr="00F67E12">
                  <w:rPr>
                    <w:rStyle w:val="Hyperlink"/>
                    <w:noProof/>
                  </w:rPr>
                  <w:t>References</w:t>
                </w:r>
                <w:r w:rsidR="005A481B">
                  <w:rPr>
                    <w:noProof/>
                    <w:webHidden/>
                  </w:rPr>
                  <w:tab/>
                </w:r>
                <w:r w:rsidR="005A481B">
                  <w:rPr>
                    <w:noProof/>
                    <w:webHidden/>
                  </w:rPr>
                  <w:fldChar w:fldCharType="begin"/>
                </w:r>
                <w:r w:rsidR="005A481B">
                  <w:rPr>
                    <w:noProof/>
                    <w:webHidden/>
                  </w:rPr>
                  <w:instrText xml:space="preserve"> PAGEREF _Toc1738479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14:paraId="3CB08FC2" w14:textId="77777777" w:rsidR="00CE146E" w:rsidRPr="00226506" w:rsidRDefault="00226506">
              <w:r>
                <w:rPr>
                  <w:b/>
                  <w:bCs/>
                  <w:noProof/>
                </w:rPr>
                <w:fldChar w:fldCharType="end"/>
              </w:r>
            </w:p>
          </w:sdtContent>
        </w:sdt>
      </w:sdtContent>
    </w:sdt>
    <w:p w14:paraId="5C87D6FF" w14:textId="77777777" w:rsidR="003B37FF" w:rsidRPr="00D63904" w:rsidRDefault="003B37FF" w:rsidP="00015C9C">
      <w:pPr>
        <w:pStyle w:val="Heading1"/>
        <w:spacing w:before="240" w:after="120" w:line="360" w:lineRule="auto"/>
        <w:ind w:left="431" w:hanging="431"/>
      </w:pPr>
      <w:bookmarkStart w:id="0" w:name="_Toc1738421"/>
      <w:r w:rsidRPr="00D63904">
        <w:t>Background</w:t>
      </w:r>
      <w:bookmarkEnd w:id="0"/>
    </w:p>
    <w:p w14:paraId="624FE673" w14:textId="77777777" w:rsidR="003B37FF" w:rsidRDefault="003B37FF" w:rsidP="00F2257A">
      <w:pPr>
        <w:pStyle w:val="NoSpacing"/>
        <w:rPr>
          <w:b/>
          <w:i/>
        </w:rPr>
      </w:pPr>
    </w:p>
    <w:p w14:paraId="2E48C69C" w14:textId="77777777"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020280ED" w14:textId="77777777" w:rsidR="006421CE" w:rsidRDefault="003B37FF" w:rsidP="0089361A">
      <w:pPr>
        <w:spacing w:line="360" w:lineRule="auto"/>
        <w:ind w:left="397"/>
      </w:pPr>
      <w:proofErr w:type="spellStart"/>
      <w:r>
        <w:lastRenderedPageBreak/>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w:t>
      </w:r>
      <w:r w:rsidR="006421CE">
        <w:t xml:space="preserve">also </w:t>
      </w:r>
      <w:proofErr w:type="gramStart"/>
      <w:r w:rsidR="006421CE">
        <w:t>providing  a</w:t>
      </w:r>
      <w:proofErr w:type="gramEnd"/>
      <w:r w:rsidR="006421CE">
        <w:t xml:space="preserve"> </w:t>
      </w:r>
      <w:r w:rsidR="00A868BA">
        <w:t xml:space="preserve">useful link to the helpful robot. </w:t>
      </w:r>
    </w:p>
    <w:p w14:paraId="38F819AD" w14:textId="60CD568F" w:rsidR="00911080" w:rsidRPr="0089361A" w:rsidRDefault="00A868BA" w:rsidP="0089361A">
      <w:pPr>
        <w:spacing w:line="360" w:lineRule="auto"/>
        <w:ind w:left="397"/>
      </w:pPr>
      <w:r>
        <w:t xml:space="preserve">This has led the design to provide ‘button’ </w:t>
      </w:r>
      <w:r w:rsidRPr="006421CE">
        <w:t>icons which depict the function which pressing that ‘button’ will provide.</w:t>
      </w:r>
      <w:r>
        <w:t xml:space="preserve"> The intention is to make the screen facilities describe themselves to the user so there is no requirement to puzzle out</w:t>
      </w:r>
      <w:r w:rsidR="008E4B4D">
        <w:t xml:space="preserve"> what can be done through interaction</w:t>
      </w:r>
      <w:r>
        <w:t xml:space="preserve"> or </w:t>
      </w:r>
      <w:r w:rsidR="008E4B4D">
        <w:t xml:space="preserve">to </w:t>
      </w:r>
      <w:r>
        <w:t>find the manual to know how to use the screens</w:t>
      </w:r>
      <w:r w:rsidR="00923EDE">
        <w:t xml:space="preserve">. A similar approach was taken to the robotic interaction with the </w:t>
      </w:r>
      <w:r w:rsidR="00F91F57">
        <w:t xml:space="preserve">application </w:t>
      </w:r>
      <w:r w:rsidR="00923EDE">
        <w:t>and the robot working in harmony to guide a user through the interaction</w:t>
      </w:r>
      <w:r>
        <w:t xml:space="preserve">. </w:t>
      </w:r>
      <w:r w:rsidR="00F91F57">
        <w:t xml:space="preserve">Application </w:t>
      </w:r>
      <w:r w:rsidR="00911080">
        <w:t>buttons</w:t>
      </w:r>
      <w:r w:rsidR="00A50A06">
        <w:t xml:space="preserve"> are </w:t>
      </w:r>
      <w:r w:rsidR="00911080">
        <w:t>a larger size</w:t>
      </w:r>
      <w:r w:rsidR="00A50A06">
        <w:t xml:space="preserve"> than most apps in circulation</w:t>
      </w:r>
      <w:r w:rsidR="00911080">
        <w:t>, partly to enhance their usability but also to ensure a screen layout with only a few images on it</w:t>
      </w:r>
      <w:r w:rsidR="00A50A06">
        <w:t xml:space="preserve"> to reduce busyness and distraction</w:t>
      </w:r>
      <w:r w:rsidR="00267F2B">
        <w:t>; see Figure 1 below</w:t>
      </w:r>
      <w:r w:rsidR="00911080">
        <w:t xml:space="preserve">. </w:t>
      </w:r>
    </w:p>
    <w:p w14:paraId="20FDD4DF" w14:textId="77777777" w:rsidR="00911080" w:rsidRDefault="0089361A" w:rsidP="00911080">
      <w:pPr>
        <w:pStyle w:val="Caption"/>
      </w:pPr>
      <w:r w:rsidRPr="00A47B0E">
        <w:rPr>
          <w:i/>
          <w:noProof/>
          <w:lang w:eastAsia="en-GB"/>
        </w:rPr>
        <w:drawing>
          <wp:anchor distT="0" distB="0" distL="114300" distR="114300" simplePos="0" relativeHeight="251653120" behindDoc="0" locked="0" layoutInCell="1" allowOverlap="1" wp14:anchorId="5407D051" wp14:editId="43CCD0A5">
            <wp:simplePos x="0" y="0"/>
            <wp:positionH relativeFrom="column">
              <wp:posOffset>3459438</wp:posOffset>
            </wp:positionH>
            <wp:positionV relativeFrom="paragraph">
              <wp:posOffset>5080</wp:posOffset>
            </wp:positionV>
            <wp:extent cx="2739474" cy="1741805"/>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9474" cy="1741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44DC2C61" w14:textId="11449D4E" w:rsidR="00911080" w:rsidRPr="00A47B0E" w:rsidRDefault="00911080" w:rsidP="00911080">
      <w:pPr>
        <w:pStyle w:val="Caption"/>
        <w:ind w:left="431"/>
        <w:rPr>
          <w:i/>
        </w:rPr>
      </w:pPr>
      <w:r>
        <w:t xml:space="preserve">Figure </w:t>
      </w:r>
      <w:fldSimple w:instr=" SEQ Figure \* ARABIC ">
        <w:r w:rsidR="00D32626">
          <w:rPr>
            <w:noProof/>
          </w:rPr>
          <w:t>1</w:t>
        </w:r>
      </w:fldSimple>
      <w:r>
        <w:t xml:space="preserve"> - A screen comparison to show the relative size of buttons and icons. </w:t>
      </w:r>
      <w:r w:rsidR="00923EDE">
        <w:t xml:space="preserve">The </w:t>
      </w:r>
      <w:r w:rsidR="00F91F57">
        <w:t xml:space="preserve">application </w:t>
      </w:r>
      <w:r w:rsidR="00923EDE">
        <w:t>design ensure</w:t>
      </w:r>
      <w:r w:rsidR="0089361A">
        <w:t>s</w:t>
      </w:r>
      <w:r w:rsidR="00923EDE">
        <w:t xml:space="preserve"> that buttons </w:t>
      </w:r>
      <w:r w:rsidR="0089361A">
        <w:t xml:space="preserve">are </w:t>
      </w:r>
      <w:r w:rsidR="00923EDE">
        <w:t xml:space="preserve">easy to press and difficult to miss. Unlike the BBC news </w:t>
      </w:r>
      <w:r w:rsidR="00F91F57">
        <w:t xml:space="preserve">application </w:t>
      </w:r>
      <w:r w:rsidR="00923EDE">
        <w:t xml:space="preserve">which </w:t>
      </w:r>
      <w:r w:rsidR="0089361A">
        <w:t xml:space="preserve">has smaller buttons which are also difficult to see due to them being the same as the background (see the title bar) </w:t>
      </w:r>
      <w:r>
        <w:t>Both screens have been created the same height and width</w:t>
      </w:r>
      <w:r w:rsidR="0089361A">
        <w:t xml:space="preserve"> </w:t>
      </w:r>
      <w:r>
        <w:t>(BBC, 2019). This is an indicator of how large the icons and buttons</w:t>
      </w:r>
      <w:r w:rsidR="0089361A">
        <w:t xml:space="preserve"> </w:t>
      </w:r>
      <w:r>
        <w:t>for the proposed Interactive design.</w:t>
      </w:r>
      <w:r w:rsidR="00A50A06">
        <w:t xml:space="preserve"> It clearly demonstrates the simplicity and ease of interaction with the main screen opposed to the distraction presented by the BBC.</w:t>
      </w:r>
    </w:p>
    <w:p w14:paraId="4D9F5603" w14:textId="77777777" w:rsidR="00911080" w:rsidRDefault="00911080" w:rsidP="00911080">
      <w:pPr>
        <w:spacing w:line="360" w:lineRule="auto"/>
        <w:ind w:left="1440"/>
      </w:pPr>
    </w:p>
    <w:p w14:paraId="74B38395" w14:textId="77777777" w:rsidR="00D63904" w:rsidRPr="00D63904" w:rsidRDefault="003B37FF" w:rsidP="00015C9C">
      <w:pPr>
        <w:pStyle w:val="Heading1"/>
        <w:spacing w:before="240" w:after="120" w:line="360" w:lineRule="auto"/>
        <w:ind w:left="431" w:hanging="431"/>
      </w:pPr>
      <w:bookmarkStart w:id="1" w:name="_Toc1738422"/>
      <w:r>
        <w:t>Stakeholder and Task Analysi</w:t>
      </w:r>
      <w:r w:rsidR="00D63904">
        <w:t>s</w:t>
      </w:r>
      <w:bookmarkEnd w:id="1"/>
    </w:p>
    <w:p w14:paraId="25CBEACF" w14:textId="77777777"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14:paraId="1AFBCE75" w14:textId="77777777" w:rsidR="003B37FF" w:rsidRDefault="003B37FF" w:rsidP="00522A00">
      <w:pPr>
        <w:pStyle w:val="NoSpacing"/>
        <w:numPr>
          <w:ilvl w:val="0"/>
          <w:numId w:val="14"/>
        </w:numPr>
      </w:pPr>
      <w:r>
        <w:t>Individual in home: primary user</w:t>
      </w:r>
    </w:p>
    <w:p w14:paraId="492C2E61" w14:textId="77777777" w:rsidR="003B37FF" w:rsidRDefault="003B37FF" w:rsidP="00522A00">
      <w:pPr>
        <w:pStyle w:val="NoSpacing"/>
        <w:numPr>
          <w:ilvl w:val="0"/>
          <w:numId w:val="14"/>
        </w:numPr>
      </w:pPr>
      <w:r>
        <w:t>Medical staff: doctor, nurse, therapists</w:t>
      </w:r>
    </w:p>
    <w:p w14:paraId="3EFC0AD7" w14:textId="77777777" w:rsidR="003B37FF" w:rsidRDefault="003B37FF" w:rsidP="00522A00">
      <w:pPr>
        <w:pStyle w:val="NoSpacing"/>
        <w:numPr>
          <w:ilvl w:val="0"/>
          <w:numId w:val="14"/>
        </w:numPr>
      </w:pPr>
      <w:r>
        <w:lastRenderedPageBreak/>
        <w:t>Emergency services: ambulance, fire personnel</w:t>
      </w:r>
    </w:p>
    <w:p w14:paraId="29F16A5A" w14:textId="215F1619" w:rsidR="003B37FF" w:rsidRDefault="00F91F57" w:rsidP="00522A00">
      <w:pPr>
        <w:pStyle w:val="NoSpacing"/>
        <w:numPr>
          <w:ilvl w:val="0"/>
          <w:numId w:val="14"/>
        </w:numPr>
      </w:pPr>
      <w:r>
        <w:t>Developers</w:t>
      </w:r>
      <w:r w:rsidR="00066A16">
        <w:t>:</w:t>
      </w:r>
      <w:r w:rsidR="003B37FF">
        <w:t xml:space="preserve"> robot, interaction system</w:t>
      </w:r>
    </w:p>
    <w:p w14:paraId="2D89D277" w14:textId="77777777" w:rsidR="00495E25" w:rsidRDefault="00495E25" w:rsidP="00E95C78">
      <w:pPr>
        <w:pStyle w:val="NoSpacing"/>
        <w:spacing w:line="360" w:lineRule="auto"/>
        <w:ind w:left="397"/>
      </w:pPr>
    </w:p>
    <w:p w14:paraId="1B5BFBEB" w14:textId="77777777" w:rsidR="003B37FF" w:rsidRDefault="003B37FF" w:rsidP="00750A68">
      <w:pPr>
        <w:spacing w:line="360" w:lineRule="auto"/>
        <w:ind w:left="397"/>
      </w:pPr>
      <w:r>
        <w:t>The location in which this device will be used:</w:t>
      </w:r>
    </w:p>
    <w:p w14:paraId="32DC344C" w14:textId="2BB8BEA8" w:rsidR="003B37FF" w:rsidRDefault="003B37FF" w:rsidP="003B37FF">
      <w:pPr>
        <w:pStyle w:val="NoSpacing"/>
        <w:numPr>
          <w:ilvl w:val="0"/>
          <w:numId w:val="11"/>
        </w:numPr>
      </w:pPr>
      <w:r>
        <w:t>Primary use within home which has smart</w:t>
      </w:r>
      <w:r w:rsidR="00A50A06">
        <w:t xml:space="preserve"> </w:t>
      </w:r>
      <w:r>
        <w:t>device monitoring of energy use</w:t>
      </w:r>
    </w:p>
    <w:p w14:paraId="44CF1DDA" w14:textId="77777777" w:rsidR="003B37FF" w:rsidRDefault="003B37FF" w:rsidP="003B37FF">
      <w:pPr>
        <w:pStyle w:val="NoSpacing"/>
        <w:numPr>
          <w:ilvl w:val="0"/>
          <w:numId w:val="11"/>
        </w:numPr>
      </w:pPr>
      <w:r>
        <w:t>Secondary use within medical offices of doctor, nurse, and variety of therapist locations</w:t>
      </w:r>
    </w:p>
    <w:p w14:paraId="58B910A8" w14:textId="77777777" w:rsidR="00071BB6" w:rsidRDefault="00071BB6" w:rsidP="00071BB6">
      <w:pPr>
        <w:pStyle w:val="NoSpacing"/>
        <w:ind w:left="1080"/>
      </w:pPr>
    </w:p>
    <w:p w14:paraId="12661665" w14:textId="2806CD45" w:rsidR="00A50A06" w:rsidRDefault="00A50A06" w:rsidP="00750A68">
      <w:pPr>
        <w:spacing w:line="360" w:lineRule="auto"/>
        <w:ind w:left="397"/>
      </w:pPr>
      <w:r w:rsidRPr="00F91F57">
        <w:t>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w:t>
      </w:r>
      <w:r>
        <w:t xml:space="preserve"> </w:t>
      </w:r>
    </w:p>
    <w:p w14:paraId="57D4B11D" w14:textId="36D8F6FA"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F91F57">
        <w:t>6.2</w:t>
      </w:r>
      <w:r w:rsidR="00CE146E">
        <w:fldChar w:fldCharType="end"/>
      </w:r>
      <w:r w:rsidR="00CE146E">
        <w:t xml:space="preserve"> Personae</w:t>
      </w:r>
      <w:r>
        <w:t>.</w:t>
      </w:r>
      <w:r w:rsidR="00FB1EFF">
        <w:t xml:space="preserve"> </w:t>
      </w:r>
    </w:p>
    <w:p w14:paraId="159B80E0" w14:textId="77777777" w:rsidR="00C13D92" w:rsidRDefault="00F2257A" w:rsidP="00071BB6">
      <w:pPr>
        <w:pStyle w:val="Heading1"/>
        <w:spacing w:before="240" w:after="120" w:line="360" w:lineRule="auto"/>
        <w:ind w:left="431" w:hanging="431"/>
      </w:pPr>
      <w:bookmarkStart w:id="2" w:name="_Toc1738423"/>
      <w:r>
        <w:t>Requirements Analysis</w:t>
      </w:r>
      <w:bookmarkEnd w:id="2"/>
    </w:p>
    <w:p w14:paraId="09ABD4F7" w14:textId="3A1E699B"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exercise, reminders to take medication on time, information on home energy use with tips to minimise when desired, and a home robot to fetch items</w:t>
      </w:r>
      <w:r w:rsidR="00A50A06">
        <w:t xml:space="preserve">. The </w:t>
      </w:r>
      <w:r w:rsidR="00185412">
        <w:t xml:space="preserve">requirements </w:t>
      </w:r>
      <w:r w:rsidR="00F41B5A">
        <w:t xml:space="preserve">were extended </w:t>
      </w:r>
      <w:r w:rsidR="00185412">
        <w:t xml:space="preserve">to support </w:t>
      </w:r>
      <w:r w:rsidR="00F41B5A">
        <w:t xml:space="preserve">interaction with medical staff as the group believed this would be a useful addition.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14:paraId="2015B510" w14:textId="77777777" w:rsidR="000D1F1D" w:rsidRDefault="00CE29C6" w:rsidP="00CE29C6">
      <w:pPr>
        <w:pStyle w:val="NoSpacing"/>
        <w:numPr>
          <w:ilvl w:val="0"/>
          <w:numId w:val="13"/>
        </w:numPr>
      </w:pPr>
      <w:r>
        <w:t>Log-in Screen</w:t>
      </w:r>
      <w:r w:rsidR="00073740">
        <w:t xml:space="preserve"> </w:t>
      </w:r>
    </w:p>
    <w:p w14:paraId="7BCFFC87" w14:textId="77777777" w:rsidR="00CE29C6" w:rsidRDefault="00CE29C6" w:rsidP="00CE29C6">
      <w:pPr>
        <w:pStyle w:val="NoSpacing"/>
        <w:numPr>
          <w:ilvl w:val="0"/>
          <w:numId w:val="13"/>
        </w:numPr>
      </w:pPr>
      <w:r>
        <w:t>‘Home’ Screen</w:t>
      </w:r>
      <w:r w:rsidR="00FB1EFF">
        <w:t xml:space="preserve"> </w:t>
      </w:r>
    </w:p>
    <w:p w14:paraId="7517BF73" w14:textId="77777777" w:rsidR="00CE29C6" w:rsidRDefault="00CE29C6" w:rsidP="00CE29C6">
      <w:pPr>
        <w:pStyle w:val="NoSpacing"/>
        <w:numPr>
          <w:ilvl w:val="1"/>
          <w:numId w:val="13"/>
        </w:numPr>
      </w:pPr>
      <w:r>
        <w:t>Medic</w:t>
      </w:r>
      <w:r w:rsidR="00185412">
        <w:t>ation</w:t>
      </w:r>
    </w:p>
    <w:p w14:paraId="2B189B16" w14:textId="77777777" w:rsidR="00CE29C6" w:rsidRDefault="00CE29C6" w:rsidP="00CE29C6">
      <w:pPr>
        <w:pStyle w:val="NoSpacing"/>
        <w:numPr>
          <w:ilvl w:val="2"/>
          <w:numId w:val="13"/>
        </w:numPr>
      </w:pPr>
      <w:r>
        <w:t>Medication Taken</w:t>
      </w:r>
    </w:p>
    <w:p w14:paraId="6A025BA7" w14:textId="77777777" w:rsidR="00CE29C6" w:rsidRDefault="00CE29C6" w:rsidP="00185412">
      <w:pPr>
        <w:pStyle w:val="NoSpacing"/>
        <w:numPr>
          <w:ilvl w:val="3"/>
          <w:numId w:val="13"/>
        </w:numPr>
      </w:pPr>
      <w:r>
        <w:t>Add Medication</w:t>
      </w:r>
    </w:p>
    <w:p w14:paraId="77830C80" w14:textId="77777777" w:rsidR="00CE29C6" w:rsidRDefault="00CE29C6" w:rsidP="00185412">
      <w:pPr>
        <w:pStyle w:val="NoSpacing"/>
        <w:numPr>
          <w:ilvl w:val="3"/>
          <w:numId w:val="13"/>
        </w:numPr>
      </w:pPr>
      <w:r>
        <w:t>Medication - Details</w:t>
      </w:r>
    </w:p>
    <w:p w14:paraId="79838DD9" w14:textId="77777777" w:rsidR="00CE29C6" w:rsidRDefault="00CE29C6" w:rsidP="00CE29C6">
      <w:pPr>
        <w:pStyle w:val="NoSpacing"/>
        <w:numPr>
          <w:ilvl w:val="1"/>
          <w:numId w:val="13"/>
        </w:numPr>
      </w:pPr>
      <w:r>
        <w:t>Home Energy</w:t>
      </w:r>
    </w:p>
    <w:p w14:paraId="46E5A7B5" w14:textId="77777777" w:rsidR="00CE29C6" w:rsidRDefault="00CE29C6" w:rsidP="00CE29C6">
      <w:pPr>
        <w:pStyle w:val="NoSpacing"/>
        <w:numPr>
          <w:ilvl w:val="2"/>
          <w:numId w:val="13"/>
        </w:numPr>
      </w:pPr>
      <w:r>
        <w:t>Weekly Energy Usage Chart</w:t>
      </w:r>
    </w:p>
    <w:p w14:paraId="735F978D" w14:textId="77777777" w:rsidR="00CE29C6" w:rsidRDefault="00CE29C6" w:rsidP="00CE29C6">
      <w:pPr>
        <w:pStyle w:val="NoSpacing"/>
        <w:numPr>
          <w:ilvl w:val="3"/>
          <w:numId w:val="13"/>
        </w:numPr>
      </w:pPr>
      <w:r>
        <w:t>Energy</w:t>
      </w:r>
      <w:r w:rsidR="00CA3ED3">
        <w:t xml:space="preserve"> in Use Now</w:t>
      </w:r>
    </w:p>
    <w:p w14:paraId="35460365" w14:textId="77777777" w:rsidR="00CA3ED3" w:rsidRDefault="00CA3ED3" w:rsidP="00CE29C6">
      <w:pPr>
        <w:pStyle w:val="NoSpacing"/>
        <w:numPr>
          <w:ilvl w:val="3"/>
          <w:numId w:val="13"/>
        </w:numPr>
      </w:pPr>
      <w:r>
        <w:t>Add Smart Appliances</w:t>
      </w:r>
    </w:p>
    <w:p w14:paraId="59FD073E" w14:textId="77777777" w:rsidR="00CE29C6" w:rsidRDefault="00CE29C6" w:rsidP="00CE29C6">
      <w:pPr>
        <w:pStyle w:val="NoSpacing"/>
        <w:numPr>
          <w:ilvl w:val="1"/>
          <w:numId w:val="13"/>
        </w:numPr>
      </w:pPr>
      <w:r>
        <w:t>Exercise</w:t>
      </w:r>
    </w:p>
    <w:p w14:paraId="5B0BAF49" w14:textId="77777777" w:rsidR="00CA3ED3" w:rsidRDefault="00CA3ED3" w:rsidP="00CA3ED3">
      <w:pPr>
        <w:pStyle w:val="NoSpacing"/>
        <w:numPr>
          <w:ilvl w:val="2"/>
          <w:numId w:val="13"/>
        </w:numPr>
      </w:pPr>
      <w:r>
        <w:t xml:space="preserve">Available Exercises </w:t>
      </w:r>
    </w:p>
    <w:p w14:paraId="6A507496" w14:textId="77777777" w:rsidR="00CA3ED3" w:rsidRDefault="00CA3ED3" w:rsidP="00CA3ED3">
      <w:pPr>
        <w:pStyle w:val="NoSpacing"/>
        <w:numPr>
          <w:ilvl w:val="3"/>
          <w:numId w:val="13"/>
        </w:numPr>
      </w:pPr>
      <w:r>
        <w:t>Exercise Run-Through</w:t>
      </w:r>
    </w:p>
    <w:p w14:paraId="2B957C01" w14:textId="77777777" w:rsidR="00CA3ED3" w:rsidRDefault="00CA3ED3" w:rsidP="00CA3ED3">
      <w:pPr>
        <w:pStyle w:val="NoSpacing"/>
        <w:numPr>
          <w:ilvl w:val="2"/>
          <w:numId w:val="13"/>
        </w:numPr>
      </w:pPr>
      <w:r>
        <w:t>Add Exercises</w:t>
      </w:r>
    </w:p>
    <w:p w14:paraId="20C30037" w14:textId="77777777" w:rsidR="00CE29C6" w:rsidRDefault="00CE29C6" w:rsidP="00CE29C6">
      <w:pPr>
        <w:pStyle w:val="NoSpacing"/>
        <w:numPr>
          <w:ilvl w:val="1"/>
          <w:numId w:val="13"/>
        </w:numPr>
      </w:pPr>
      <w:r>
        <w:t>Robot</w:t>
      </w:r>
    </w:p>
    <w:p w14:paraId="73EC0D40" w14:textId="77777777" w:rsidR="00CA3ED3" w:rsidRDefault="00CA3ED3" w:rsidP="00CA3ED3">
      <w:pPr>
        <w:pStyle w:val="NoSpacing"/>
        <w:numPr>
          <w:ilvl w:val="2"/>
          <w:numId w:val="13"/>
        </w:numPr>
      </w:pPr>
      <w:r>
        <w:t>Ask robot to bring item</w:t>
      </w:r>
    </w:p>
    <w:p w14:paraId="41C55732" w14:textId="77777777" w:rsidR="00CA3ED3" w:rsidRDefault="00CA3ED3" w:rsidP="00CA3ED3">
      <w:pPr>
        <w:pStyle w:val="NoSpacing"/>
        <w:numPr>
          <w:ilvl w:val="0"/>
          <w:numId w:val="13"/>
        </w:numPr>
      </w:pPr>
      <w:r>
        <w:t>Settings Screen</w:t>
      </w:r>
    </w:p>
    <w:p w14:paraId="4AAEF83F" w14:textId="77777777" w:rsidR="00E717E8" w:rsidRDefault="00E717E8" w:rsidP="00E717E8">
      <w:pPr>
        <w:pStyle w:val="NoSpacing"/>
        <w:ind w:left="432"/>
      </w:pPr>
    </w:p>
    <w:p w14:paraId="20041532" w14:textId="545D0AF6" w:rsidR="00F41B5A" w:rsidRDefault="008E4B4D" w:rsidP="00E717E8">
      <w:pPr>
        <w:spacing w:line="360" w:lineRule="auto"/>
        <w:ind w:left="431"/>
        <w:rPr>
          <w:ins w:id="3" w:author="Gordon Rennie" w:date="2019-02-23T14:56:00Z"/>
        </w:rPr>
      </w:pPr>
      <w:r>
        <w:lastRenderedPageBreak/>
        <w:t>Simplicity and consistency were</w:t>
      </w:r>
      <w:r w:rsidR="00E717E8">
        <w:t xml:space="preserve"> key concept</w:t>
      </w:r>
      <w:r>
        <w:t xml:space="preserve">s </w:t>
      </w:r>
      <w:r w:rsidR="00F41B5A">
        <w:t xml:space="preserve">during the </w:t>
      </w:r>
      <w:r w:rsidR="00E717E8">
        <w:t xml:space="preserve">design </w:t>
      </w:r>
      <w:r w:rsidR="00F41B5A">
        <w:t xml:space="preserve">process. </w:t>
      </w:r>
      <w:r w:rsidR="00E717E8">
        <w:t>For this reason</w:t>
      </w:r>
      <w:r w:rsidR="00F41B5A">
        <w:t>,</w:t>
      </w:r>
      <w:r w:rsidR="00E717E8">
        <w:t xml:space="preserve"> the </w:t>
      </w:r>
      <w:r w:rsidR="00C471CE">
        <w:t>screens were</w:t>
      </w:r>
      <w:r w:rsidR="00E717E8">
        <w:t xml:space="preserve"> designed to convey as much information about the function of the application with as little text as possible. </w:t>
      </w:r>
      <w:r w:rsidR="00F41B5A">
        <w:t xml:space="preserve">As mentioned above </w:t>
      </w:r>
      <w:r w:rsidR="00C471CE">
        <w:t>l</w:t>
      </w:r>
      <w:r w:rsidR="00E717E8">
        <w:t>arge buttons with a 3</w:t>
      </w:r>
      <w:r w:rsidR="00F41B5A">
        <w:t>D</w:t>
      </w:r>
      <w:r w:rsidR="00E717E8">
        <w:t xml:space="preserve">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w:t>
      </w:r>
      <w:r w:rsidR="00F41B5A">
        <w:t xml:space="preserve">restricted the functionality of each screen </w:t>
      </w:r>
      <w:r w:rsidR="00E717E8">
        <w:t>in their design of an interactive device for older diabetics.</w:t>
      </w:r>
      <w:r w:rsidR="00F41B5A">
        <w:t xml:space="preserve"> Our </w:t>
      </w:r>
      <w:r w:rsidR="00F91F57">
        <w:t xml:space="preserve">application </w:t>
      </w:r>
      <w:r w:rsidR="00987D07">
        <w:t>allows users to personalise the colour scheme</w:t>
      </w:r>
      <w:r w:rsidR="00F41B5A">
        <w:t xml:space="preserve">. </w:t>
      </w:r>
    </w:p>
    <w:p w14:paraId="357675FC" w14:textId="771843F4" w:rsidR="00E717E8" w:rsidRDefault="00E717E8" w:rsidP="00E717E8">
      <w:pPr>
        <w:spacing w:line="360" w:lineRule="auto"/>
        <w:ind w:left="431"/>
      </w:pPr>
      <w:r>
        <w:t xml:space="preserve">The UK Government has provided </w:t>
      </w:r>
      <w:r w:rsidR="008E4B4D">
        <w:t>additional</w:t>
      </w:r>
      <w:r>
        <w:t xml:space="preserve"> design </w:t>
      </w:r>
      <w:r w:rsidR="00F41B5A">
        <w:t xml:space="preserve">advice </w:t>
      </w:r>
      <w:r>
        <w:t xml:space="preserve">for all services </w:t>
      </w:r>
      <w:r w:rsidR="00F41B5A">
        <w:t xml:space="preserve">with </w:t>
      </w:r>
      <w:r>
        <w:t>disabl</w:t>
      </w:r>
      <w:r w:rsidR="00F41B5A">
        <w:t xml:space="preserve">ed users </w:t>
      </w:r>
      <w:r>
        <w:t xml:space="preserve">(Pun, 2016). </w:t>
      </w:r>
      <w:r w:rsidR="00987D07">
        <w:t xml:space="preserve">Their advice </w:t>
      </w:r>
      <w:proofErr w:type="gramStart"/>
      <w:r w:rsidR="00987D07">
        <w:t xml:space="preserve">suggested </w:t>
      </w:r>
      <w:r>
        <w:t xml:space="preserve"> screen</w:t>
      </w:r>
      <w:proofErr w:type="gramEnd"/>
      <w:r>
        <w:t xml:space="preserve"> elements have a large space around them while not crowding interactions</w:t>
      </w:r>
      <w:r w:rsidR="00987D07">
        <w:t>;</w:t>
      </w:r>
      <w:r w:rsidR="008E4B4D">
        <w:t xml:space="preserve"> </w:t>
      </w:r>
      <w:r w:rsidR="00987D07">
        <w:t xml:space="preserve">they should </w:t>
      </w:r>
      <w:r w:rsidR="008E4B4D">
        <w:t>utilise consistent layouts</w:t>
      </w:r>
      <w:r>
        <w:t xml:space="preserve">. </w:t>
      </w:r>
      <w:r w:rsidR="008E4B4D">
        <w:t xml:space="preserve">This advice has been </w:t>
      </w:r>
      <w:r>
        <w:t>implemented in our design.</w:t>
      </w:r>
      <w:r w:rsidR="008E4B4D">
        <w:t xml:space="preserve"> Consistency is achieved</w:t>
      </w:r>
      <w:r w:rsidR="00C471CE">
        <w:t xml:space="preserve"> through</w:t>
      </w:r>
      <w:r w:rsidR="008E4B4D">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Default="00F2257A" w:rsidP="00E717E8">
      <w:pPr>
        <w:pStyle w:val="Heading1"/>
        <w:spacing w:before="240" w:after="120" w:line="360" w:lineRule="auto"/>
        <w:ind w:left="431" w:hanging="431"/>
      </w:pPr>
      <w:bookmarkStart w:id="4" w:name="_Toc1738424"/>
      <w:r>
        <w:t>Storyboard Design</w:t>
      </w:r>
      <w:bookmarkEnd w:id="4"/>
    </w:p>
    <w:p w14:paraId="3621B0D0" w14:textId="5F5996D3"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w:t>
      </w:r>
      <w:r>
        <w:fldChar w:fldCharType="begin"/>
      </w:r>
      <w:r>
        <w:instrText xml:space="preserve"> REF _Ref1546011 \r \h </w:instrText>
      </w:r>
      <w:r>
        <w:fldChar w:fldCharType="separate"/>
      </w:r>
      <w:r>
        <w:t>6.4</w:t>
      </w:r>
      <w:r>
        <w:fldChar w:fldCharType="end"/>
      </w:r>
      <w:r>
        <w:t xml:space="preserve">. </w:t>
      </w:r>
      <w:proofErr w:type="gramStart"/>
      <w:r>
        <w:t>A number of</w:t>
      </w:r>
      <w:proofErr w:type="gramEnd"/>
      <w:r>
        <w:t xml:space="preserve"> alterations were made on the basis of the feedback received from the presentation and also </w:t>
      </w:r>
      <w:r w:rsidR="00D062CB">
        <w:t xml:space="preserve">on subsequent </w:t>
      </w:r>
      <w:r>
        <w:t>lecture material</w:t>
      </w:r>
      <w:r w:rsidR="006739A8">
        <w:t xml:space="preserve">. </w:t>
      </w:r>
    </w:p>
    <w:p w14:paraId="6D0B2656" w14:textId="379E245B" w:rsidR="00F41B5A" w:rsidRDefault="00F41B5A" w:rsidP="006739A8">
      <w:pPr>
        <w:spacing w:line="360" w:lineRule="auto"/>
        <w:ind w:left="397"/>
      </w:pPr>
      <w:r>
        <w:t>Alterations due to feedback:</w:t>
      </w:r>
    </w:p>
    <w:p w14:paraId="0E1753AA" w14:textId="77777777" w:rsidR="00EE41E4" w:rsidRDefault="00F41B5A" w:rsidP="00F41B5A">
      <w:pPr>
        <w:pStyle w:val="ListParagraph"/>
        <w:numPr>
          <w:ilvl w:val="0"/>
          <w:numId w:val="32"/>
        </w:numPr>
        <w:spacing w:line="360" w:lineRule="auto"/>
      </w:pPr>
      <w:r>
        <w:t xml:space="preserve">The design </w:t>
      </w:r>
      <w:r w:rsidR="006739A8">
        <w:t xml:space="preserve">did not notify the user when a designated time to take a medicine had been missed.  </w:t>
      </w:r>
      <w:r w:rsidR="00EE41E4">
        <w:t xml:space="preserve">The medication button on the home page now </w:t>
      </w:r>
      <w:r w:rsidR="006739A8">
        <w:t xml:space="preserve">flashes if it is time to take a prescribed medication. </w:t>
      </w:r>
    </w:p>
    <w:p w14:paraId="5B3F0646" w14:textId="7E32D6E8" w:rsidR="00EE41E4" w:rsidRDefault="00EE41E4" w:rsidP="00987D07">
      <w:pPr>
        <w:pStyle w:val="ListParagraph"/>
        <w:numPr>
          <w:ilvl w:val="0"/>
          <w:numId w:val="32"/>
        </w:numPr>
        <w:spacing w:line="360" w:lineRule="auto"/>
        <w:ind w:left="1134" w:hanging="396"/>
      </w:pPr>
      <w:r>
        <w:t xml:space="preserve">The </w:t>
      </w:r>
      <w:r w:rsidR="006739A8">
        <w:t>design for exercises did not provid</w:t>
      </w:r>
      <w:r>
        <w:t xml:space="preserve">e </w:t>
      </w:r>
      <w:r w:rsidR="006739A8">
        <w:t>motivation for the user to engage in exercise</w:t>
      </w:r>
      <w:r>
        <w:t xml:space="preserve"> (as per the original specification). Additional </w:t>
      </w:r>
      <w:r w:rsidR="006739A8">
        <w:t>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enjoyed by older people are golf and bowling. These sports</w:t>
      </w:r>
      <w:r w:rsidR="00D062CB">
        <w:t>, bowling and golf,</w:t>
      </w:r>
      <w:r w:rsidR="006739A8">
        <w:t xml:space="preserve"> were </w:t>
      </w:r>
      <w:r w:rsidR="00D062CB">
        <w:t>added</w:t>
      </w:r>
      <w:r>
        <w:t xml:space="preserve">. All </w:t>
      </w:r>
      <w:r w:rsidR="006739A8">
        <w:t xml:space="preserve">exercises make use of </w:t>
      </w:r>
      <w:r>
        <w:t xml:space="preserve">tracking </w:t>
      </w:r>
      <w:r>
        <w:lastRenderedPageBreak/>
        <w:t xml:space="preserve">sensors through which the </w:t>
      </w:r>
      <w:r w:rsidR="00F91F57">
        <w:t xml:space="preserve">application </w:t>
      </w:r>
      <w:r>
        <w:t xml:space="preserve">gives feedback for good-form. Congratulating users when they achieve the exercises. </w:t>
      </w:r>
    </w:p>
    <w:p w14:paraId="245D0F63" w14:textId="77777777" w:rsidR="006E1873" w:rsidRDefault="00EE41E4" w:rsidP="00987D07">
      <w:pPr>
        <w:pStyle w:val="ListParagraph"/>
        <w:numPr>
          <w:ilvl w:val="0"/>
          <w:numId w:val="32"/>
        </w:numPr>
        <w:spacing w:line="360" w:lineRule="auto"/>
        <w:ind w:left="1134"/>
      </w:pPr>
      <w:r>
        <w:t xml:space="preserve">The </w:t>
      </w:r>
      <w:r w:rsidR="005644E4">
        <w:t xml:space="preserve">design </w:t>
      </w:r>
      <w:r>
        <w:t xml:space="preserve">of the </w:t>
      </w:r>
      <w:r w:rsidR="005644E4">
        <w:t>energy screen did not encourage engagement</w:t>
      </w:r>
      <w:r>
        <w:t>.</w:t>
      </w:r>
      <w:r w:rsidR="005644E4">
        <w:t xml:space="preserve"> </w:t>
      </w:r>
      <w:r>
        <w:t xml:space="preserve">The </w:t>
      </w:r>
      <w:r w:rsidR="005644E4">
        <w:t xml:space="preserve">screens did not contain an indication of daily usage which might be a motivation to interact with the energy displays. Amendments were made </w:t>
      </w:r>
      <w:r w:rsidR="00D062CB">
        <w:t>to the energy use screens</w:t>
      </w:r>
      <w:r w:rsidR="00DA2050">
        <w:t xml:space="preserve">. Energy usage for the past </w:t>
      </w:r>
      <w:r w:rsidR="00954440">
        <w:t>week</w:t>
      </w:r>
      <w:r w:rsidR="00DA2050">
        <w:t xml:space="preserve"> was shown through a bar graph. </w:t>
      </w:r>
      <w:r w:rsidR="00D062CB">
        <w:t>A tip</w:t>
      </w:r>
      <w:r w:rsidR="00DA2050">
        <w:t xml:space="preserve"> bar was </w:t>
      </w:r>
      <w:r w:rsidR="00D062CB">
        <w:t xml:space="preserve">added with a suggestion of how energy consumption might be lowered. A further interaction </w:t>
      </w:r>
      <w:r w:rsidR="00DA2050">
        <w:t xml:space="preserve">was </w:t>
      </w:r>
      <w:r w:rsidR="00D062CB">
        <w:t xml:space="preserve">added so that the user can select the bar of a given day and be shown </w:t>
      </w:r>
      <w:r w:rsidR="00DA2050">
        <w:t>what devices are consuming what energy</w:t>
      </w:r>
      <w:r w:rsidR="00D062CB">
        <w:t xml:space="preserve">, with a further comparison to usage on that day for each of three weeks previous. </w:t>
      </w:r>
      <w:r w:rsidR="00954440">
        <w:t>The second screen was amended to remove the floor</w:t>
      </w:r>
      <w:r w:rsidR="00DA2050">
        <w:t>-</w:t>
      </w:r>
      <w:r w:rsidR="00954440">
        <w:t xml:space="preserve">plan and offer a simple method for adding/deleting a smart appliance. </w:t>
      </w:r>
    </w:p>
    <w:p w14:paraId="4F8B1E28" w14:textId="57ADE112" w:rsidR="00015C9C" w:rsidRPr="006E1873" w:rsidRDefault="00954440" w:rsidP="00987D07">
      <w:pPr>
        <w:pStyle w:val="ListParagraph"/>
        <w:numPr>
          <w:ilvl w:val="0"/>
          <w:numId w:val="32"/>
        </w:numPr>
        <w:spacing w:line="360" w:lineRule="auto"/>
        <w:ind w:left="1134"/>
      </w:pPr>
      <w:r>
        <w:t xml:space="preserve">Following a course lecture regarding security, the group agreed </w:t>
      </w:r>
      <w:r w:rsidR="00D062CB">
        <w:t xml:space="preserve">the design </w:t>
      </w:r>
      <w:r>
        <w:t xml:space="preserve">needed a log-in screen. To make this log-in as effortless as possible for the user, </w:t>
      </w:r>
      <w:r w:rsidR="006E1873">
        <w:t xml:space="preserve">the </w:t>
      </w:r>
      <w:r w:rsidR="00F91F57">
        <w:t xml:space="preserve">application </w:t>
      </w:r>
      <w:r w:rsidR="006E1873">
        <w:t xml:space="preserve">utilises </w:t>
      </w:r>
      <w:r w:rsidR="00AF3480">
        <w:t>a facial-recognition</w:t>
      </w:r>
      <w:r>
        <w:t xml:space="preserve"> camera so that the user would not have to remember a password. Recognizing that there are other stakeholders, such as medical staff, a </w:t>
      </w:r>
      <w:r w:rsidR="00397025">
        <w:t>password</w:t>
      </w:r>
      <w:r w:rsidR="006E1873">
        <w:t xml:space="preserve"> </w:t>
      </w:r>
      <w:r>
        <w:t>input</w:t>
      </w:r>
      <w:r w:rsidR="00397025">
        <w:t xml:space="preserve"> box</w:t>
      </w:r>
      <w:r>
        <w:t xml:space="preserve"> </w:t>
      </w:r>
      <w:r w:rsidR="006E1873">
        <w:t xml:space="preserve">was added </w:t>
      </w:r>
      <w:r>
        <w:t xml:space="preserve">so that </w:t>
      </w:r>
      <w:r w:rsidR="00397025">
        <w:t>other stakeholders</w:t>
      </w:r>
      <w:r>
        <w:t xml:space="preserve"> could interact with the system but only after passing the security check of entering the correct details. </w:t>
      </w:r>
    </w:p>
    <w:p w14:paraId="2710B41B" w14:textId="77777777" w:rsidR="00E717E8" w:rsidRDefault="00E717E8" w:rsidP="00015C9C">
      <w:pPr>
        <w:pStyle w:val="Heading1"/>
        <w:spacing w:before="240" w:after="120" w:line="360" w:lineRule="auto"/>
        <w:ind w:left="431" w:hanging="431"/>
      </w:pPr>
      <w:bookmarkStart w:id="5" w:name="_Toc1738425"/>
      <w:r>
        <w:t>Prototype Development</w:t>
      </w:r>
      <w:bookmarkEnd w:id="5"/>
    </w:p>
    <w:p w14:paraId="46DA45E7" w14:textId="77777777" w:rsidR="00523323" w:rsidRDefault="00523323" w:rsidP="00015C9C">
      <w:pPr>
        <w:pStyle w:val="Heading2"/>
        <w:spacing w:before="120" w:after="120" w:line="360" w:lineRule="auto"/>
        <w:ind w:left="850" w:hanging="578"/>
      </w:pPr>
      <w:bookmarkStart w:id="6" w:name="_Toc1738426"/>
      <w:r>
        <w:t>Introduction</w:t>
      </w:r>
      <w:bookmarkEnd w:id="6"/>
    </w:p>
    <w:p w14:paraId="3EB87D71" w14:textId="2317582C"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xml:space="preserve">, but an outline of each is given here along </w:t>
      </w:r>
      <w:r w:rsidR="00015AF9">
        <w:t xml:space="preserve">with </w:t>
      </w:r>
      <w:r>
        <w:t>supporting research</w:t>
      </w:r>
      <w:r w:rsidR="00597718">
        <w:t xml:space="preserve">.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14:paraId="46B13FAD" w14:textId="77777777" w:rsidR="00C14FA3" w:rsidRDefault="00C14FA3" w:rsidP="00015C9C">
      <w:pPr>
        <w:pStyle w:val="Heading2"/>
        <w:spacing w:before="120" w:after="120" w:line="360" w:lineRule="auto"/>
        <w:ind w:left="850" w:hanging="578"/>
      </w:pPr>
      <w:bookmarkStart w:id="7" w:name="_Toc1738427"/>
      <w:r>
        <w:t>Log</w:t>
      </w:r>
      <w:r w:rsidR="00722707">
        <w:t>-</w:t>
      </w:r>
      <w:r>
        <w:t xml:space="preserve">in </w:t>
      </w:r>
      <w:r w:rsidR="00722707">
        <w:t>Screen</w:t>
      </w:r>
      <w:bookmarkEnd w:id="7"/>
    </w:p>
    <w:p w14:paraId="18E4B1B5" w14:textId="77777777"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r>
        <w:t>Prohibit</w:t>
      </w:r>
      <w:r w:rsidR="00021B0D">
        <w:t>s</w:t>
      </w:r>
      <w:r>
        <w:t xml:space="preserve"> fraudulent use of system.</w:t>
      </w:r>
    </w:p>
    <w:p w14:paraId="188228C6" w14:textId="77777777"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14:paraId="5462FA5D" w14:textId="6AC79990" w:rsidR="000D1F1D" w:rsidRDefault="00934523" w:rsidP="00397025">
      <w:pPr>
        <w:pStyle w:val="NoSpacing"/>
        <w:spacing w:after="120" w:line="360" w:lineRule="auto"/>
        <w:ind w:left="947" w:hanging="720"/>
      </w:pPr>
      <w:r w:rsidRPr="00523323">
        <w:rPr>
          <w:b/>
        </w:rPr>
        <w:t>Log-In ‘Password’ entry box</w:t>
      </w:r>
      <w:r w:rsidRPr="00523323">
        <w:t xml:space="preserve">: </w:t>
      </w:r>
      <w:r w:rsidR="00987D07">
        <w:t>Password allows a user to bypass the facial recognition.</w:t>
      </w:r>
    </w:p>
    <w:p w14:paraId="742B91BB" w14:textId="5290AB12" w:rsidR="003D3572" w:rsidRPr="003D3572" w:rsidRDefault="00015AF9" w:rsidP="00987D07">
      <w:pPr>
        <w:pStyle w:val="NoSpacing"/>
        <w:spacing w:after="120" w:line="360" w:lineRule="auto"/>
        <w:ind w:left="993" w:hanging="766"/>
      </w:pPr>
      <w:r>
        <w:rPr>
          <w:b/>
        </w:rPr>
        <w:lastRenderedPageBreak/>
        <w:t xml:space="preserve">Supporting Research: </w:t>
      </w:r>
      <w:r w:rsidR="003D3572">
        <w:t xml:space="preserve">In a web article </w:t>
      </w:r>
      <w:proofErr w:type="spellStart"/>
      <w:r w:rsidR="003D3572">
        <w:t>MedConfidential</w:t>
      </w:r>
      <w:proofErr w:type="spellEnd"/>
      <w:r w:rsidR="003D3572">
        <w:t xml:space="preserve"> (2018) considered that a patient’s trust that their medical information is secure from outside knowledge as vital for full disclosure. </w:t>
      </w:r>
      <w:proofErr w:type="spellStart"/>
      <w:r w:rsidR="00B37830">
        <w:t>Kontomanolis</w:t>
      </w:r>
      <w:proofErr w:type="spellEnd"/>
      <w:r w:rsidR="00B37830">
        <w:t xml:space="preserve"> </w:t>
      </w:r>
      <w:r w:rsidR="00B37830">
        <w:rPr>
          <w:i/>
        </w:rPr>
        <w:t xml:space="preserve">et </w:t>
      </w:r>
      <w:r w:rsidR="00B37830" w:rsidRPr="00B37830">
        <w:t>al</w:t>
      </w:r>
      <w:r w:rsidR="00B37830">
        <w:t xml:space="preserve">. (2017) highlighted how public knowledge of some medical conditions can have devastating consequences on the social position of patients. </w:t>
      </w:r>
      <w:r w:rsidR="00C471CE" w:rsidRPr="00B37830">
        <w:t>With</w:t>
      </w:r>
      <w:r w:rsidR="00C471CE">
        <w:t xml:space="preserve"> the possibility of</w:t>
      </w:r>
      <w:r w:rsidR="003D3572">
        <w:t xml:space="preserve"> a malicious intruder in the home </w:t>
      </w:r>
      <w:r w:rsidR="00C471CE">
        <w:t>accessing</w:t>
      </w:r>
      <w:r w:rsidR="003D3572">
        <w:t xml:space="preserve"> a host of unsecured application mechanisms, a secure system that only permits access to authorised people </w:t>
      </w:r>
      <w:r w:rsidR="00021B0D">
        <w:t>gives</w:t>
      </w:r>
      <w:r w:rsidR="003D3572">
        <w:t xml:space="preserve"> peace of mind </w:t>
      </w:r>
      <w:r w:rsidR="00237CFC">
        <w:t>to</w:t>
      </w:r>
      <w:r w:rsidR="00987D07">
        <w:t xml:space="preserve"> the</w:t>
      </w:r>
      <w:r w:rsidR="00237CFC">
        <w:t xml:space="preserve"> user</w:t>
      </w:r>
      <w:r w:rsidR="00987D07">
        <w:t>.</w:t>
      </w:r>
    </w:p>
    <w:p w14:paraId="4682ABDE" w14:textId="77777777" w:rsidR="00F2257A" w:rsidRDefault="00F2257A" w:rsidP="00826C0E">
      <w:pPr>
        <w:pStyle w:val="Heading2"/>
        <w:spacing w:before="120" w:after="120" w:line="360" w:lineRule="auto"/>
        <w:ind w:left="720" w:hanging="578"/>
      </w:pPr>
      <w:bookmarkStart w:id="8" w:name="_Ref1145344"/>
      <w:bookmarkStart w:id="9" w:name="_Toc1738428"/>
      <w:r>
        <w:t xml:space="preserve">Home </w:t>
      </w:r>
      <w:bookmarkEnd w:id="8"/>
      <w:r w:rsidR="00445E25">
        <w:t>Screen</w:t>
      </w:r>
      <w:bookmarkEnd w:id="9"/>
    </w:p>
    <w:p w14:paraId="1E084415" w14:textId="31E85841"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w:t>
      </w:r>
      <w:r w:rsidR="00237CFC">
        <w:t xml:space="preserve"> </w:t>
      </w:r>
      <w:r>
        <w:t>screen.</w:t>
      </w:r>
    </w:p>
    <w:p w14:paraId="3E28AAB4" w14:textId="21BF232C"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rsidR="00237CFC">
        <w:t>F</w:t>
      </w:r>
      <w:r w:rsidR="00F2257A">
        <w:t>ive buttons</w:t>
      </w:r>
      <w:r w:rsidR="00934523">
        <w:t xml:space="preserve"> which have </w:t>
      </w:r>
      <w:r w:rsidR="00C471CE">
        <w:t>a</w:t>
      </w:r>
      <w:r w:rsidR="00934523">
        <w:t xml:space="preserve"> unique </w:t>
      </w:r>
      <w:r w:rsidR="00F2257A">
        <w:t>colour:</w:t>
      </w:r>
    </w:p>
    <w:p w14:paraId="39298366" w14:textId="77777777" w:rsidR="00F2257A" w:rsidRDefault="00F2257A" w:rsidP="00987D07">
      <w:pPr>
        <w:pStyle w:val="ListParagraph"/>
        <w:numPr>
          <w:ilvl w:val="0"/>
          <w:numId w:val="18"/>
        </w:numPr>
        <w:spacing w:line="360" w:lineRule="auto"/>
        <w:ind w:left="1276"/>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14:paraId="08A2A8E4" w14:textId="71525363" w:rsidR="00F2257A" w:rsidRDefault="00F2257A" w:rsidP="00987D07">
      <w:pPr>
        <w:pStyle w:val="ListParagraph"/>
        <w:numPr>
          <w:ilvl w:val="0"/>
          <w:numId w:val="18"/>
        </w:numPr>
        <w:spacing w:line="360" w:lineRule="auto"/>
        <w:ind w:left="1276"/>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xml:space="preserve">). </w:t>
      </w:r>
    </w:p>
    <w:p w14:paraId="6335D538" w14:textId="7E55E9D5" w:rsidR="00F2257A" w:rsidRDefault="00F2257A" w:rsidP="00987D07">
      <w:pPr>
        <w:pStyle w:val="ListParagraph"/>
        <w:numPr>
          <w:ilvl w:val="0"/>
          <w:numId w:val="18"/>
        </w:numPr>
        <w:spacing w:line="360" w:lineRule="auto"/>
        <w:ind w:left="1276"/>
      </w:pPr>
      <w:r>
        <w:t>Blue, exercise button.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14:paraId="2341AD7F" w14:textId="40F88DBC" w:rsidR="00F2257A" w:rsidRDefault="00F2257A" w:rsidP="00987D07">
      <w:pPr>
        <w:pStyle w:val="ListParagraph"/>
        <w:numPr>
          <w:ilvl w:val="0"/>
          <w:numId w:val="18"/>
        </w:numPr>
        <w:spacing w:line="360" w:lineRule="auto"/>
        <w:ind w:left="1276"/>
      </w:pPr>
      <w:r>
        <w:t>Purple “robot” button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14:paraId="29A9A70C" w14:textId="1BCDE5A6" w:rsidR="00F2257A" w:rsidRDefault="00F2257A" w:rsidP="00987D07">
      <w:pPr>
        <w:pStyle w:val="ListParagraph"/>
        <w:numPr>
          <w:ilvl w:val="0"/>
          <w:numId w:val="18"/>
        </w:numPr>
        <w:spacing w:line="360" w:lineRule="auto"/>
        <w:ind w:left="1276"/>
      </w:pPr>
      <w:r>
        <w:t>Settings button</w:t>
      </w:r>
      <w:r w:rsidR="00237CFC">
        <w:t xml:space="preserve"> </w:t>
      </w:r>
      <w:r>
        <w:t>(see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14:paraId="44EFC2FB" w14:textId="574F1D07" w:rsidR="003C2224" w:rsidRDefault="003C2224" w:rsidP="00987D07">
      <w:pPr>
        <w:pStyle w:val="ListParagraph"/>
        <w:numPr>
          <w:ilvl w:val="0"/>
          <w:numId w:val="18"/>
        </w:numPr>
        <w:spacing w:line="360" w:lineRule="auto"/>
        <w:ind w:left="1276"/>
      </w:pPr>
      <w:r>
        <w:t xml:space="preserve">Help button that will give contact </w:t>
      </w:r>
      <w:r w:rsidR="00951A75">
        <w:t>information for support.</w:t>
      </w:r>
      <w:bookmarkStart w:id="10" w:name="_GoBack"/>
      <w:bookmarkEnd w:id="10"/>
    </w:p>
    <w:p w14:paraId="6C7A3CE4" w14:textId="77777777" w:rsidR="00750A68" w:rsidRPr="00015C9C" w:rsidRDefault="00750A68" w:rsidP="00015C9C">
      <w:pPr>
        <w:pStyle w:val="Heading2"/>
        <w:spacing w:before="120" w:after="120" w:line="360" w:lineRule="auto"/>
        <w:ind w:left="850" w:hanging="578"/>
      </w:pPr>
      <w:bookmarkStart w:id="11" w:name="_Ref1145265"/>
      <w:bookmarkStart w:id="12" w:name="_Ref1655006"/>
      <w:bookmarkStart w:id="13" w:name="_Toc1738429"/>
      <w:bookmarkStart w:id="14" w:name="_Ref1145289"/>
      <w:r w:rsidRPr="00015C9C">
        <w:t>Medication</w:t>
      </w:r>
      <w:bookmarkEnd w:id="11"/>
      <w:r w:rsidRPr="00015C9C">
        <w:t xml:space="preserve"> </w:t>
      </w:r>
      <w:r w:rsidR="00FC0DDB">
        <w:t>Screen</w:t>
      </w:r>
      <w:bookmarkEnd w:id="12"/>
      <w:bookmarkEnd w:id="13"/>
    </w:p>
    <w:p w14:paraId="287EE640" w14:textId="77777777"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14:paraId="2753DCA0" w14:textId="6B87F9A6"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w:t>
      </w:r>
      <w:r w:rsidR="00237CFC">
        <w:t>m</w:t>
      </w:r>
      <w:r>
        <w:t xml:space="preserve">edication </w:t>
      </w:r>
      <w:r w:rsidR="00237CFC">
        <w:t xml:space="preserve">button </w:t>
      </w:r>
      <w:r>
        <w:t>on the home</w:t>
      </w:r>
      <w:r w:rsidR="00237CFC">
        <w:t xml:space="preserve"> </w:t>
      </w:r>
      <w:r>
        <w:t>screen</w:t>
      </w:r>
      <w:r w:rsidR="00556BF3">
        <w:t xml:space="preserve"> and a chiming sound </w:t>
      </w:r>
      <w:r w:rsidR="00237CFC">
        <w:t>is played</w:t>
      </w:r>
      <w:r>
        <w:t xml:space="preserve">. </w:t>
      </w:r>
    </w:p>
    <w:p w14:paraId="11942061" w14:textId="77777777" w:rsidR="009B626A" w:rsidRDefault="008F49C5" w:rsidP="00FD4A83">
      <w:pPr>
        <w:spacing w:line="360" w:lineRule="auto"/>
        <w:ind w:left="992" w:hanging="720"/>
      </w:pPr>
      <w:r>
        <w:rPr>
          <w:b/>
        </w:rPr>
        <w:t>User Interaction:</w:t>
      </w:r>
      <w:r>
        <w:t xml:space="preserve"> </w:t>
      </w:r>
    </w:p>
    <w:p w14:paraId="5A814519" w14:textId="7AAAEA33" w:rsidR="008F49C5" w:rsidRDefault="008F49C5" w:rsidP="009B626A">
      <w:pPr>
        <w:pStyle w:val="ListParagraph"/>
        <w:numPr>
          <w:ilvl w:val="0"/>
          <w:numId w:val="34"/>
        </w:numPr>
        <w:spacing w:line="360" w:lineRule="auto"/>
      </w:pPr>
      <w:r>
        <w:t>Users can select taken for medication. Users can navigate to the edit area. Users can access detailed information on a medication by pressing its picture.</w:t>
      </w:r>
    </w:p>
    <w:p w14:paraId="08F38D86" w14:textId="09443936" w:rsidR="00E050D3" w:rsidRDefault="00E050D3" w:rsidP="009B626A">
      <w:pPr>
        <w:pStyle w:val="ListParagraph"/>
        <w:numPr>
          <w:ilvl w:val="0"/>
          <w:numId w:val="34"/>
        </w:numPr>
        <w:spacing w:line="360" w:lineRule="auto"/>
      </w:pPr>
      <w:r>
        <w:t>The day shown can be changed by pressing the “change day” button.</w:t>
      </w:r>
    </w:p>
    <w:p w14:paraId="79F81F11" w14:textId="45590B0D" w:rsidR="009B626A" w:rsidRDefault="009B626A" w:rsidP="00CA463C">
      <w:pPr>
        <w:pStyle w:val="NoSpacing"/>
        <w:numPr>
          <w:ilvl w:val="0"/>
          <w:numId w:val="34"/>
        </w:numPr>
        <w:spacing w:line="360" w:lineRule="auto"/>
      </w:pPr>
      <w:r>
        <w:lastRenderedPageBreak/>
        <w:t xml:space="preserve">A ‘Change’ button on the </w:t>
      </w:r>
      <w:r w:rsidRPr="00CA463C">
        <w:t>lower right of the screen allows modifying the medication on the user’s list of medications to take.</w:t>
      </w:r>
      <w:r>
        <w:t xml:space="preserve"> </w:t>
      </w:r>
    </w:p>
    <w:p w14:paraId="5743A284" w14:textId="2AB3BECF" w:rsidR="00934523" w:rsidRDefault="00934523" w:rsidP="00CA463C">
      <w:pPr>
        <w:spacing w:line="360" w:lineRule="auto"/>
        <w:ind w:left="993"/>
      </w:pPr>
      <w:r w:rsidRPr="00B51CAB">
        <w:rPr>
          <w:b/>
        </w:rPr>
        <w:t>Screen Warning</w:t>
      </w:r>
      <w:r>
        <w:t xml:space="preserve">: If the user </w:t>
      </w:r>
      <w:r w:rsidR="00CA463C">
        <w:t>presses</w:t>
      </w:r>
      <w:r>
        <w:t xml:space="preserve"> </w:t>
      </w:r>
      <w:r w:rsidR="00237CFC">
        <w:t>‘t</w:t>
      </w:r>
      <w:r>
        <w:t>aken’ for a medication</w:t>
      </w:r>
      <w:r w:rsidR="00C5149A">
        <w:t xml:space="preserve"> out with the proper</w:t>
      </w:r>
      <w:r>
        <w:t xml:space="preserve"> time, a warning screen will overlay this screen with the message that</w:t>
      </w:r>
      <w:r w:rsidR="00556BF3">
        <w:t xml:space="preserve"> the medication should not yet be taken</w:t>
      </w:r>
      <w:r w:rsidR="0056035D">
        <w:t xml:space="preserve"> and what to do if the medication has already been taken</w:t>
      </w:r>
      <w:r w:rsidR="00556BF3">
        <w:t xml:space="preserve">. </w:t>
      </w:r>
      <w:r w:rsidR="00CA463C">
        <w:t>The facility to select taken on this screen is to avoid taking medication twice in the case of forgetful users and silences the warning on the home page.</w:t>
      </w:r>
      <w:r w:rsidR="00CA463C">
        <w:t xml:space="preserve"> </w:t>
      </w:r>
      <w:r w:rsidR="00556BF3">
        <w:t>(See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14:paraId="752DA2A4" w14:textId="3C372D8F" w:rsidR="00821842" w:rsidRDefault="00C5149A" w:rsidP="00CA463C">
      <w:pPr>
        <w:spacing w:line="360" w:lineRule="auto"/>
        <w:ind w:left="993" w:hanging="721"/>
      </w:pPr>
      <w:r>
        <w:rPr>
          <w:b/>
        </w:rPr>
        <w:t xml:space="preserve">Supporting Research: </w:t>
      </w:r>
      <w:r w:rsidR="00997C1F">
        <w:t xml:space="preserve">In “8 Creative Ways to Remember” (2014), </w:t>
      </w:r>
      <w:r w:rsidR="00821842">
        <w:t xml:space="preserve">advice is </w:t>
      </w:r>
      <w:r w:rsidR="00997C1F">
        <w:t>given</w:t>
      </w:r>
      <w:r w:rsidR="00B73E67">
        <w:t xml:space="preserve"> on effective reminders</w:t>
      </w:r>
      <w:r w:rsidR="00997C1F">
        <w:t>. One suggestion</w:t>
      </w:r>
      <w:r w:rsidR="00FC0DDB">
        <w:t xml:space="preserve"> given</w:t>
      </w:r>
      <w:r w:rsidR="00997C1F">
        <w:t xml:space="preserve"> </w:t>
      </w:r>
      <w:r w:rsidR="00B73E67">
        <w:t xml:space="preserve">was to use pictures. </w:t>
      </w:r>
      <w:r w:rsidR="00821842">
        <w:t xml:space="preserve">The </w:t>
      </w:r>
      <w:r w:rsidR="00F91F57">
        <w:t xml:space="preserve">application </w:t>
      </w:r>
      <w:r w:rsidR="00821842">
        <w:t xml:space="preserve">shows </w:t>
      </w:r>
      <w:r w:rsidR="00021B0D">
        <w:t xml:space="preserve">the number of pills and </w:t>
      </w:r>
      <w:r w:rsidR="00821842">
        <w:t>at what time to take them</w:t>
      </w:r>
      <w:r w:rsidR="00021B0D">
        <w:t xml:space="preserve">. </w:t>
      </w:r>
      <w:r w:rsidR="00821842">
        <w:t xml:space="preserve">This </w:t>
      </w:r>
      <w:r w:rsidR="00CA463C">
        <w:t>method of</w:t>
      </w:r>
      <w:r w:rsidR="00B73E67">
        <w:t xml:space="preserve"> </w:t>
      </w:r>
      <w:r w:rsidR="00821842">
        <w:t>communicat</w:t>
      </w:r>
      <w:r w:rsidR="00B73E67">
        <w:t xml:space="preserve">ion is in line with the above advice and ensures </w:t>
      </w:r>
      <w:r w:rsidR="00821842">
        <w:t xml:space="preserve">vital information </w:t>
      </w:r>
      <w:r w:rsidR="00B73E67">
        <w:t xml:space="preserve">is given </w:t>
      </w:r>
      <w:r w:rsidR="00821842">
        <w:t xml:space="preserve">quickly and clearly. </w:t>
      </w:r>
    </w:p>
    <w:p w14:paraId="06357674" w14:textId="3D7EEFAF" w:rsidR="009C637D" w:rsidRDefault="00E050D3" w:rsidP="009C637D">
      <w:pPr>
        <w:pStyle w:val="Heading3"/>
        <w:spacing w:line="360" w:lineRule="auto"/>
      </w:pPr>
      <w:bookmarkStart w:id="15" w:name="_Ref1146298"/>
      <w:r>
        <w:t>Change</w:t>
      </w:r>
      <w:r w:rsidR="00A0311E">
        <w:t xml:space="preserve"> </w:t>
      </w:r>
      <w:r>
        <w:t>Day Screen</w:t>
      </w:r>
    </w:p>
    <w:p w14:paraId="3EF6E11B" w14:textId="73B8622C" w:rsidR="00E050D3" w:rsidRDefault="00E050D3" w:rsidP="00CA463C">
      <w:pPr>
        <w:spacing w:line="360" w:lineRule="auto"/>
        <w:ind w:left="993" w:hanging="721"/>
      </w:pPr>
      <w:r w:rsidRPr="00590C1E">
        <w:rPr>
          <w:b/>
        </w:rPr>
        <w:t>Purpose of Screen:</w:t>
      </w:r>
      <w:r>
        <w:t xml:space="preserve">  The day</w:t>
      </w:r>
      <w:r w:rsidR="00A0311E">
        <w:t xml:space="preserve"> to</w:t>
      </w:r>
      <w:r>
        <w:t xml:space="preserve"> be shown can be selected</w:t>
      </w:r>
      <w:r w:rsidR="00CA463C">
        <w:t>, from a calendar</w:t>
      </w:r>
      <w:r w:rsidR="009C637D">
        <w:t>, i</w:t>
      </w:r>
      <w:r>
        <w:t>f the user wishes to see what medication they need to take on any given day.</w:t>
      </w:r>
      <w:r w:rsidR="00CA463C">
        <w:t xml:space="preserve"> </w:t>
      </w:r>
      <w:r w:rsidR="00CA463C" w:rsidRPr="00CA463C">
        <w:t xml:space="preserve">This screen makes it simple for a user to switch quickly between </w:t>
      </w:r>
      <w:r w:rsidR="009C637D">
        <w:t>days, both past and future,</w:t>
      </w:r>
      <w:r w:rsidR="00CA463C" w:rsidRPr="00CA463C">
        <w:t xml:space="preserve"> to allow them to see their medication schedule.</w:t>
      </w:r>
    </w:p>
    <w:p w14:paraId="6F18F4EC" w14:textId="5133EA02" w:rsidR="00A0311E" w:rsidRDefault="00A0311E" w:rsidP="00A0311E">
      <w:pPr>
        <w:pStyle w:val="NoSpacing"/>
        <w:keepNext/>
        <w:spacing w:line="360" w:lineRule="auto"/>
        <w:ind w:left="992" w:hanging="720"/>
      </w:pPr>
      <w:r>
        <w:rPr>
          <w:b/>
        </w:rPr>
        <w:t>User Interaction:</w:t>
      </w:r>
      <w:r>
        <w:t xml:space="preserve"> There is one interaction devices on this screen:</w:t>
      </w:r>
    </w:p>
    <w:p w14:paraId="4FA53A66" w14:textId="3EAC93C4" w:rsidR="00A0311E" w:rsidRDefault="00A0311E" w:rsidP="00CA463C">
      <w:pPr>
        <w:pStyle w:val="NoSpacing"/>
        <w:keepNext/>
        <w:numPr>
          <w:ilvl w:val="0"/>
          <w:numId w:val="33"/>
        </w:numPr>
        <w:spacing w:line="360" w:lineRule="auto"/>
        <w:ind w:left="1418"/>
      </w:pPr>
      <w:r>
        <w:t xml:space="preserve">The user can select a day they wish to view their medication timetable using the </w:t>
      </w:r>
      <w:r w:rsidR="009C637D">
        <w:t>calendar</w:t>
      </w:r>
      <w:r>
        <w:t xml:space="preserve"> buttons.</w:t>
      </w:r>
    </w:p>
    <w:p w14:paraId="1B602875" w14:textId="77777777" w:rsidR="00E050D3" w:rsidRDefault="00E050D3" w:rsidP="00E050D3">
      <w:pPr>
        <w:spacing w:line="360" w:lineRule="auto"/>
        <w:ind w:left="272"/>
      </w:pPr>
    </w:p>
    <w:p w14:paraId="262ADCCA" w14:textId="77777777" w:rsidR="00E050D3" w:rsidRDefault="00E050D3" w:rsidP="00E050D3">
      <w:pPr>
        <w:pStyle w:val="Heading3"/>
        <w:spacing w:after="120" w:line="360" w:lineRule="auto"/>
        <w:ind w:left="992"/>
      </w:pPr>
      <w:r>
        <w:t>Add Medication Screen</w:t>
      </w:r>
    </w:p>
    <w:p w14:paraId="5564F125" w14:textId="74E2E8D4" w:rsidR="00E050D3" w:rsidRDefault="00E050D3" w:rsidP="00E050D3">
      <w:pPr>
        <w:pStyle w:val="NoSpacing"/>
        <w:keepNext/>
        <w:spacing w:line="360" w:lineRule="auto"/>
        <w:ind w:left="992" w:hanging="720"/>
      </w:pPr>
      <w:r w:rsidRPr="00590C1E">
        <w:rPr>
          <w:b/>
        </w:rPr>
        <w:t>Purpose of Screen:</w:t>
      </w:r>
      <w:r>
        <w:t xml:space="preserve">  Drugs can be searched for and added into the user’s medication. This screen </w:t>
      </w:r>
      <w:r w:rsidR="009C637D">
        <w:t>could be used</w:t>
      </w:r>
      <w:r>
        <w:t xml:space="preserve"> in conjunction with a doctor.</w:t>
      </w:r>
    </w:p>
    <w:p w14:paraId="1C840863" w14:textId="77777777" w:rsidR="00E050D3" w:rsidRDefault="00E050D3" w:rsidP="00E050D3">
      <w:pPr>
        <w:pStyle w:val="NoSpacing"/>
        <w:keepNext/>
        <w:spacing w:line="360" w:lineRule="auto"/>
        <w:ind w:left="992" w:hanging="720"/>
      </w:pPr>
    </w:p>
    <w:p w14:paraId="10427FAE" w14:textId="0E368796" w:rsidR="00E050D3" w:rsidRDefault="00E050D3" w:rsidP="00E050D3">
      <w:pPr>
        <w:pStyle w:val="NoSpacing"/>
        <w:keepNext/>
        <w:spacing w:line="360" w:lineRule="auto"/>
        <w:ind w:left="992" w:hanging="720"/>
      </w:pPr>
      <w:r>
        <w:rPr>
          <w:b/>
        </w:rPr>
        <w:t>User Interaction:</w:t>
      </w:r>
      <w:r>
        <w:t xml:space="preserve"> There are t</w:t>
      </w:r>
      <w:r w:rsidR="00A0311E">
        <w:t>wo</w:t>
      </w:r>
      <w:r>
        <w:t xml:space="preserve"> interaction devices on this screen:</w:t>
      </w:r>
    </w:p>
    <w:p w14:paraId="6228F526" w14:textId="77777777" w:rsidR="00E050D3" w:rsidRDefault="00E050D3" w:rsidP="009C637D">
      <w:pPr>
        <w:pStyle w:val="NoSpacing"/>
        <w:keepNext/>
        <w:numPr>
          <w:ilvl w:val="0"/>
          <w:numId w:val="33"/>
        </w:numPr>
        <w:spacing w:line="360" w:lineRule="auto"/>
        <w:ind w:left="1418"/>
      </w:pPr>
      <w:r>
        <w:t xml:space="preserve">There is a search box through which a list of medicines can be requested. </w:t>
      </w:r>
    </w:p>
    <w:p w14:paraId="5851A2D2" w14:textId="77777777" w:rsidR="00E050D3" w:rsidRDefault="00E050D3" w:rsidP="009C637D">
      <w:pPr>
        <w:pStyle w:val="NoSpacing"/>
        <w:keepNext/>
        <w:numPr>
          <w:ilvl w:val="0"/>
          <w:numId w:val="33"/>
        </w:numPr>
        <w:spacing w:line="360" w:lineRule="auto"/>
        <w:ind w:left="1418"/>
      </w:pPr>
      <w:r>
        <w:t xml:space="preserve">From a list of possible medications returned, the desired medication is selected </w:t>
      </w:r>
    </w:p>
    <w:p w14:paraId="4EE04155" w14:textId="77777777" w:rsidR="00E050D3" w:rsidRDefault="00E050D3" w:rsidP="00E050D3">
      <w:pPr>
        <w:pStyle w:val="NoSpacing"/>
        <w:keepNext/>
        <w:spacing w:line="360" w:lineRule="auto"/>
        <w:ind w:left="992" w:hanging="720"/>
      </w:pPr>
    </w:p>
    <w:p w14:paraId="3BC6350E" w14:textId="400B0E44" w:rsidR="009C637D" w:rsidRDefault="00E050D3" w:rsidP="009C637D">
      <w:pPr>
        <w:pStyle w:val="NoSpacing"/>
        <w:keepNext/>
        <w:spacing w:line="360" w:lineRule="auto"/>
        <w:ind w:left="993"/>
      </w:pPr>
      <w:r>
        <w:t>This screen was added as a support screen. The team decided there would almost certainly be a need for medication amendments. The team designed the screen intending that medical staff and the user would work in collaboration to update the app</w:t>
      </w:r>
      <w:r w:rsidR="009C637D">
        <w:t>lication</w:t>
      </w:r>
      <w:r>
        <w:t xml:space="preserve">. </w:t>
      </w:r>
      <w:r>
        <w:lastRenderedPageBreak/>
        <w:t>However, a user can access this area alone. This was included to ensure patient rights were not infringed</w:t>
      </w:r>
      <w:r w:rsidR="009C637D">
        <w:t>.</w:t>
      </w:r>
      <w:r>
        <w:t xml:space="preserve"> </w:t>
      </w:r>
    </w:p>
    <w:p w14:paraId="299FC88F" w14:textId="77777777" w:rsidR="009C637D" w:rsidRDefault="009C637D" w:rsidP="009C637D">
      <w:pPr>
        <w:pStyle w:val="NoSpacing"/>
        <w:keepNext/>
        <w:spacing w:line="360" w:lineRule="auto"/>
      </w:pPr>
    </w:p>
    <w:p w14:paraId="0C373B10" w14:textId="78AF1179" w:rsidR="00E050D3" w:rsidRDefault="009C637D" w:rsidP="009C637D">
      <w:pPr>
        <w:pStyle w:val="NoSpacing"/>
        <w:keepNext/>
        <w:spacing w:line="360" w:lineRule="auto"/>
        <w:ind w:left="993" w:hanging="709"/>
      </w:pPr>
      <w:r>
        <w:rPr>
          <w:b/>
        </w:rPr>
        <w:t>Su</w:t>
      </w:r>
      <w:r>
        <w:rPr>
          <w:b/>
        </w:rPr>
        <w:t xml:space="preserve">pporting Research: </w:t>
      </w:r>
      <w:r>
        <w:t>B</w:t>
      </w:r>
      <w:r w:rsidR="00E050D3">
        <w:t>ased on the 10 rights of medication administration (Edwards &amp; Axe, 2015) a patient must have the right to refuse medication.</w:t>
      </w:r>
      <w:r>
        <w:t xml:space="preserve"> We interpreted this to </w:t>
      </w:r>
      <w:r w:rsidR="00E050D3">
        <w:t>include the ability to alter the medication prescribed and the reminders present</w:t>
      </w:r>
      <w:r>
        <w:t>ed</w:t>
      </w:r>
      <w:r w:rsidR="00E050D3">
        <w:t xml:space="preserve"> on a users’ </w:t>
      </w:r>
      <w:r>
        <w:t>application.</w:t>
      </w:r>
      <w:r w:rsidR="00E050D3">
        <w:t xml:space="preserve"> </w:t>
      </w:r>
    </w:p>
    <w:bookmarkEnd w:id="15"/>
    <w:p w14:paraId="3B1F615D" w14:textId="77777777" w:rsidR="00326926" w:rsidRDefault="00326926" w:rsidP="009C637D">
      <w:pPr>
        <w:pStyle w:val="NoSpacing"/>
        <w:keepNext/>
        <w:spacing w:line="360" w:lineRule="auto"/>
      </w:pPr>
    </w:p>
    <w:p w14:paraId="3DE7080C" w14:textId="77777777" w:rsidR="00750A68" w:rsidRDefault="00750A68" w:rsidP="000D1F1D">
      <w:pPr>
        <w:pStyle w:val="Heading3"/>
        <w:spacing w:before="120" w:after="120" w:line="360" w:lineRule="auto"/>
        <w:ind w:left="992"/>
      </w:pPr>
      <w:bookmarkStart w:id="16" w:name="_Ref1146355"/>
      <w:bookmarkStart w:id="17" w:name="_Toc1738431"/>
      <w:r w:rsidRPr="00185412">
        <w:t>Medication Details</w:t>
      </w:r>
      <w:bookmarkEnd w:id="16"/>
      <w:r w:rsidR="009B0205">
        <w:t xml:space="preserve"> Screen</w:t>
      </w:r>
      <w:bookmarkEnd w:id="17"/>
    </w:p>
    <w:p w14:paraId="632C9756" w14:textId="77777777"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14:paraId="40B6BC6C" w14:textId="2B3D6F87" w:rsidR="00D9755B" w:rsidRDefault="00D8509A" w:rsidP="001F0B20">
      <w:pPr>
        <w:spacing w:after="120" w:line="360" w:lineRule="auto"/>
        <w:ind w:left="992" w:hanging="720"/>
      </w:pPr>
      <w:r>
        <w:rPr>
          <w:b/>
        </w:rPr>
        <w:t>User Interaction:</w:t>
      </w:r>
      <w:r>
        <w:t xml:space="preserve"> The user may select the </w:t>
      </w:r>
      <w:r w:rsidR="002D2A0A">
        <w:t>t</w:t>
      </w:r>
      <w:r>
        <w:t>aken</w:t>
      </w:r>
      <w:r w:rsidR="002D2A0A">
        <w:t xml:space="preserve"> </w:t>
      </w:r>
      <w:r>
        <w:t>button. This will</w:t>
      </w:r>
      <w:r w:rsidR="005122B5">
        <w:t xml:space="preserve"> </w:t>
      </w:r>
      <w:r>
        <w:t xml:space="preserve">replicate </w:t>
      </w:r>
      <w:r w:rsidR="005122B5">
        <w:t xml:space="preserve">pressing taken on screen </w:t>
      </w:r>
      <w:r>
        <w:t>5.4.</w:t>
      </w:r>
    </w:p>
    <w:p w14:paraId="6EEC5526" w14:textId="7B8B7B1A" w:rsidR="009C637D" w:rsidRDefault="009C637D" w:rsidP="009C637D">
      <w:pPr>
        <w:spacing w:after="120" w:line="360" w:lineRule="auto"/>
        <w:ind w:left="992" w:firstLine="1"/>
      </w:pPr>
      <w:r>
        <w:t>The screen was developed as a support screen so that the user could clarify to themselves what a medication was and what possible side effects it might have before choosing to take it.</w:t>
      </w:r>
    </w:p>
    <w:p w14:paraId="757C1D16" w14:textId="0B7A512A" w:rsidR="00B06623" w:rsidRDefault="00C81399" w:rsidP="009C637D">
      <w:pPr>
        <w:spacing w:after="0" w:line="360" w:lineRule="auto"/>
        <w:ind w:left="993" w:hanging="709"/>
      </w:pPr>
      <w:r>
        <w:rPr>
          <w:b/>
        </w:rPr>
        <w:t>Supporting</w:t>
      </w:r>
      <w:r w:rsidR="00B06623">
        <w:rPr>
          <w:b/>
        </w:rPr>
        <w:t xml:space="preserve"> Research: </w:t>
      </w:r>
      <w:r>
        <w:t>Research showed that medication compliance increases as health literacy increases (</w:t>
      </w:r>
      <w:proofErr w:type="spellStart"/>
      <w:r w:rsidRPr="00BF31DA">
        <w:t>Vlasnik</w:t>
      </w:r>
      <w:proofErr w:type="spellEnd"/>
      <w:r w:rsidRPr="00BF31DA">
        <w:t xml:space="preserve">, </w:t>
      </w:r>
      <w:proofErr w:type="spellStart"/>
      <w:r w:rsidRPr="00BF31DA">
        <w:t>Aliotta</w:t>
      </w:r>
      <w:proofErr w:type="spellEnd"/>
      <w:r w:rsidRPr="00BF31DA">
        <w:t xml:space="preserve"> </w:t>
      </w:r>
      <w:r>
        <w:t xml:space="preserve">&amp; </w:t>
      </w:r>
      <w:proofErr w:type="spellStart"/>
      <w:r w:rsidRPr="00BF31DA">
        <w:t>DeLor</w:t>
      </w:r>
      <w:proofErr w:type="spellEnd"/>
      <w:r>
        <w:t>,</w:t>
      </w:r>
      <w:r w:rsidRPr="00BF31DA">
        <w:t xml:space="preserve"> </w:t>
      </w:r>
      <w:r>
        <w:t>2005). Health literacy refers to a patients’ knowledge of medication instructions and information about what the medication is and why to take it. By increasing health literacy</w:t>
      </w:r>
      <w:r w:rsidR="009C637D">
        <w:t>,</w:t>
      </w:r>
      <w:r>
        <w:t xml:space="preserve"> it is hoped compliance will also be increased. </w:t>
      </w:r>
    </w:p>
    <w:p w14:paraId="3F8B1356" w14:textId="77777777" w:rsidR="00185412" w:rsidRDefault="00185412" w:rsidP="00015C9C">
      <w:pPr>
        <w:pStyle w:val="Heading2"/>
        <w:spacing w:before="120" w:after="120" w:line="360" w:lineRule="auto"/>
        <w:ind w:left="850" w:hanging="578"/>
      </w:pPr>
      <w:bookmarkStart w:id="18" w:name="_Ref1145281"/>
      <w:bookmarkStart w:id="19" w:name="_Ref1735118"/>
      <w:bookmarkStart w:id="20" w:name="_Ref1735741"/>
      <w:bookmarkStart w:id="21" w:name="_Ref1736151"/>
      <w:bookmarkStart w:id="22" w:name="_Toc1738432"/>
      <w:r>
        <w:t xml:space="preserve">Energy </w:t>
      </w:r>
      <w:bookmarkEnd w:id="18"/>
      <w:r w:rsidR="009B0205">
        <w:t>Screen</w:t>
      </w:r>
      <w:bookmarkEnd w:id="19"/>
      <w:bookmarkEnd w:id="20"/>
      <w:bookmarkEnd w:id="21"/>
      <w:bookmarkEnd w:id="22"/>
      <w:r>
        <w:t xml:space="preserve"> </w:t>
      </w:r>
    </w:p>
    <w:p w14:paraId="55718E5A" w14:textId="3084B5A0"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us</w:t>
      </w:r>
      <w:r w:rsidR="002F45B9">
        <w:t xml:space="preserve">ing a </w:t>
      </w:r>
      <w:r>
        <w:t>bar</w:t>
      </w:r>
      <w:r w:rsidR="002F45B9">
        <w:t xml:space="preserve"> graph</w:t>
      </w:r>
      <w:r>
        <w:t xml:space="preserve">, one </w:t>
      </w:r>
      <w:r w:rsidR="002F45B9">
        <w:t xml:space="preserve">bar </w:t>
      </w:r>
      <w:r>
        <w:t xml:space="preserve">for each day, a ‘legend’ </w:t>
      </w:r>
      <w:r w:rsidR="002F45B9">
        <w:t>is used to clarify the meaning of the bars</w:t>
      </w:r>
      <w:r>
        <w:t>.</w:t>
      </w:r>
    </w:p>
    <w:p w14:paraId="08B53C11" w14:textId="77777777" w:rsidR="00860F77" w:rsidRDefault="00860F77" w:rsidP="00860F77">
      <w:pPr>
        <w:spacing w:after="0" w:line="360" w:lineRule="auto"/>
        <w:ind w:left="993"/>
      </w:pPr>
      <w:r>
        <w:t>To aid users’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Default="00860F77" w:rsidP="009B0205">
      <w:pPr>
        <w:spacing w:after="120" w:line="360" w:lineRule="auto"/>
        <w:ind w:left="992" w:hanging="720"/>
      </w:pPr>
    </w:p>
    <w:p w14:paraId="006EF0CF" w14:textId="4AFF3AFB" w:rsidR="00D9755B" w:rsidRDefault="009B0205" w:rsidP="009B0205">
      <w:pPr>
        <w:spacing w:after="120" w:line="360" w:lineRule="auto"/>
        <w:ind w:left="992" w:hanging="720"/>
      </w:pPr>
      <w:r>
        <w:rPr>
          <w:b/>
        </w:rPr>
        <w:t>User Interaction:</w:t>
      </w:r>
      <w:r>
        <w:t xml:space="preserve"> </w:t>
      </w:r>
    </w:p>
    <w:p w14:paraId="3B18EE12" w14:textId="77777777" w:rsidR="00D9755B" w:rsidRDefault="00D9755B" w:rsidP="009C637D">
      <w:pPr>
        <w:pStyle w:val="ListParagraph"/>
        <w:numPr>
          <w:ilvl w:val="0"/>
          <w:numId w:val="35"/>
        </w:numPr>
        <w:spacing w:after="120" w:line="360" w:lineRule="auto"/>
      </w:pPr>
      <w:r>
        <w:lastRenderedPageBreak/>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14:paraId="4671FD36" w14:textId="77777777" w:rsidR="009B0205" w:rsidRPr="009B0205" w:rsidRDefault="00D9755B" w:rsidP="009C637D">
      <w:pPr>
        <w:pStyle w:val="ListParagraph"/>
        <w:numPr>
          <w:ilvl w:val="0"/>
          <w:numId w:val="35"/>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14:paraId="028E5D7D" w14:textId="77777777" w:rsidR="009C637D" w:rsidRDefault="003E79CC" w:rsidP="009C637D">
      <w:pPr>
        <w:spacing w:after="0" w:line="360" w:lineRule="auto"/>
        <w:ind w:left="993"/>
      </w:pPr>
      <w:r>
        <w:t xml:space="preserve">The </w:t>
      </w:r>
      <w:r w:rsidR="009B0205">
        <w:t>design is intended to motivate</w:t>
      </w:r>
      <w:r>
        <w:t xml:space="preserve"> </w:t>
      </w:r>
      <w:r w:rsidR="009B0205">
        <w:t>the user to consider their current energy usage</w:t>
      </w:r>
      <w:r w:rsidR="00D9755B">
        <w:t xml:space="preserve"> by showing </w:t>
      </w:r>
      <w:r>
        <w:t xml:space="preserve">a </w:t>
      </w:r>
      <w:r w:rsidR="00D9755B">
        <w:t xml:space="preserve">comparison with </w:t>
      </w:r>
      <w:r>
        <w:t xml:space="preserve">previous </w:t>
      </w:r>
      <w:r w:rsidR="00C471CE">
        <w:t>usage</w:t>
      </w:r>
      <w:r w:rsidR="009B0205">
        <w:t xml:space="preserve">. </w:t>
      </w:r>
      <w:r>
        <w:t xml:space="preserve">This was intended to put the user in competition with themselves. </w:t>
      </w:r>
    </w:p>
    <w:p w14:paraId="21CAB535" w14:textId="77777777" w:rsidR="009C637D" w:rsidRDefault="009C637D" w:rsidP="009C637D">
      <w:pPr>
        <w:spacing w:after="0" w:line="360" w:lineRule="auto"/>
        <w:ind w:left="993"/>
      </w:pPr>
    </w:p>
    <w:p w14:paraId="43B38240" w14:textId="77777777" w:rsidR="00860F77" w:rsidRDefault="009C637D" w:rsidP="00860F77">
      <w:pPr>
        <w:spacing w:after="0" w:line="360" w:lineRule="auto"/>
        <w:ind w:left="993" w:hanging="709"/>
      </w:pPr>
      <w:r w:rsidRPr="009C637D">
        <w:rPr>
          <w:b/>
        </w:rPr>
        <w:t>Supporting Research:</w:t>
      </w:r>
      <w:r>
        <w:t xml:space="preserve"> </w:t>
      </w:r>
      <w:r w:rsidR="003E79CC">
        <w:t xml:space="preserve">Competitions have been shown to increase engagement and likelihood of reaching self-imposed targets (Bonino, D., </w:t>
      </w:r>
      <w:proofErr w:type="spellStart"/>
      <w:r w:rsidR="003E79CC">
        <w:t>Corno</w:t>
      </w:r>
      <w:proofErr w:type="spellEnd"/>
      <w:r w:rsidR="003E79CC">
        <w:t xml:space="preserve">, F. &amp; De </w:t>
      </w:r>
      <w:proofErr w:type="spellStart"/>
      <w:r w:rsidR="003E79CC">
        <w:t>Russis</w:t>
      </w:r>
      <w:proofErr w:type="spellEnd"/>
      <w:r w:rsidR="003E79CC">
        <w:t>, L. 2012)</w:t>
      </w:r>
      <w:r w:rsidR="007D7683">
        <w:t>.</w:t>
      </w:r>
      <w:r w:rsidR="003E79CC">
        <w:t xml:space="preserve"> </w:t>
      </w:r>
      <w:bookmarkStart w:id="23" w:name="_Ref1146644"/>
      <w:bookmarkStart w:id="24" w:name="_Ref1655345"/>
      <w:bookmarkStart w:id="25" w:name="_Ref1655243"/>
      <w:bookmarkStart w:id="26" w:name="_Ref1735624"/>
      <w:bookmarkStart w:id="27" w:name="_Toc1738433"/>
    </w:p>
    <w:p w14:paraId="7547133F" w14:textId="77777777" w:rsidR="00860F77" w:rsidRDefault="00860F77" w:rsidP="00860F77">
      <w:pPr>
        <w:spacing w:after="0" w:line="360" w:lineRule="auto"/>
        <w:ind w:left="993" w:hanging="709"/>
      </w:pPr>
    </w:p>
    <w:p w14:paraId="453649CB" w14:textId="5898B43B" w:rsidR="00073E05" w:rsidRDefault="00073E05" w:rsidP="00860F77">
      <w:pPr>
        <w:pStyle w:val="Heading3"/>
      </w:pPr>
      <w:r>
        <w:t>Breakdown of Energy Usage</w:t>
      </w:r>
      <w:bookmarkEnd w:id="25"/>
      <w:r>
        <w:t xml:space="preserve"> Screen</w:t>
      </w:r>
      <w:bookmarkEnd w:id="26"/>
      <w:bookmarkEnd w:id="27"/>
    </w:p>
    <w:p w14:paraId="4EB9BAC6" w14:textId="77777777" w:rsidR="00073E05" w:rsidRDefault="00073E05" w:rsidP="00073E05">
      <w:pPr>
        <w:spacing w:after="0" w:line="360" w:lineRule="auto"/>
        <w:ind w:left="720"/>
      </w:pPr>
    </w:p>
    <w:p w14:paraId="463F2974" w14:textId="75208323" w:rsidR="00D9755B" w:rsidRDefault="00073E05" w:rsidP="00073E05">
      <w:pPr>
        <w:spacing w:after="120" w:line="360" w:lineRule="auto"/>
        <w:ind w:left="992" w:hanging="720"/>
      </w:pPr>
      <w:r>
        <w:rPr>
          <w:b/>
        </w:rPr>
        <w:t>Purpose of Screen:</w:t>
      </w:r>
      <w:r>
        <w:t xml:space="preserve"> </w:t>
      </w:r>
      <w:r w:rsidR="00D9755B">
        <w:t>This screen displays how energy is presently being used</w:t>
      </w:r>
      <w:r w:rsidR="00860F77">
        <w:t>.</w:t>
      </w:r>
    </w:p>
    <w:p w14:paraId="002613B9" w14:textId="4BD56EEA" w:rsidR="00073E05" w:rsidRDefault="00073E05" w:rsidP="00073E05">
      <w:pPr>
        <w:spacing w:after="120" w:line="360" w:lineRule="auto"/>
        <w:ind w:left="992" w:hanging="720"/>
      </w:pPr>
      <w:r>
        <w:rPr>
          <w:b/>
        </w:rPr>
        <w:t>User Interaction:</w:t>
      </w:r>
      <w:r>
        <w:t xml:space="preserve"> Apart from the standard ‘Back’ button which displays at the lower left of </w:t>
      </w:r>
      <w:proofErr w:type="gramStart"/>
      <w:r>
        <w:t>all of</w:t>
      </w:r>
      <w:proofErr w:type="gramEnd"/>
      <w:r>
        <w:t xml:space="preserve"> the screens, there is no </w:t>
      </w:r>
      <w:r w:rsidR="00860F77">
        <w:t xml:space="preserve">further </w:t>
      </w:r>
      <w:r>
        <w:t>user interaction for this screen.</w:t>
      </w:r>
    </w:p>
    <w:p w14:paraId="4FCF45BF" w14:textId="565F4665" w:rsidR="00073E05" w:rsidRDefault="00D9755B" w:rsidP="00860F77">
      <w:pPr>
        <w:spacing w:after="120" w:line="360" w:lineRule="auto"/>
        <w:ind w:left="993"/>
      </w:pPr>
      <w:r>
        <w:t xml:space="preserve">The </w:t>
      </w:r>
      <w:r w:rsidR="00860F77">
        <w:t xml:space="preserve">screen </w:t>
      </w:r>
      <w:r>
        <w:t xml:space="preserve">presents a </w:t>
      </w:r>
      <w:r w:rsidR="00C471CE">
        <w:t>pie chart</w:t>
      </w:r>
      <w:r>
        <w:t xml:space="preserve"> showing what has used what percentage of the day’s energy usage. </w:t>
      </w:r>
      <w:r w:rsidR="00F32BAE">
        <w:t>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4648D78F" w14:textId="5B3C13F3" w:rsidR="00434106" w:rsidRDefault="00434106" w:rsidP="00434106">
      <w:pPr>
        <w:spacing w:after="120" w:line="360" w:lineRule="auto"/>
      </w:pPr>
      <w:commentRangeStart w:id="28"/>
      <w:r w:rsidRPr="009C637D">
        <w:rPr>
          <w:b/>
        </w:rPr>
        <w:t>Supporting Research</w:t>
      </w:r>
      <w:r>
        <w:rPr>
          <w:b/>
        </w:rPr>
        <w:t>:</w:t>
      </w:r>
      <w:commentRangeEnd w:id="28"/>
      <w:r>
        <w:rPr>
          <w:rStyle w:val="CommentReference"/>
        </w:rPr>
        <w:commentReference w:id="28"/>
      </w:r>
    </w:p>
    <w:p w14:paraId="5DB38A4D" w14:textId="77777777" w:rsidR="00185412" w:rsidRDefault="00185412" w:rsidP="00073E05">
      <w:pPr>
        <w:pStyle w:val="Heading3"/>
        <w:spacing w:before="120" w:after="120" w:line="360" w:lineRule="auto"/>
        <w:ind w:left="992"/>
      </w:pPr>
      <w:bookmarkStart w:id="29" w:name="_Ref1735795"/>
      <w:bookmarkStart w:id="30" w:name="_Ref1736192"/>
      <w:bookmarkStart w:id="31" w:name="_Ref1736268"/>
      <w:bookmarkStart w:id="32" w:name="_Toc1738434"/>
      <w:r w:rsidRPr="00E52D46">
        <w:t xml:space="preserve">Smart </w:t>
      </w:r>
      <w:r w:rsidR="009B0205">
        <w:t>A</w:t>
      </w:r>
      <w:r w:rsidRPr="00E52D46">
        <w:t>ppliances</w:t>
      </w:r>
      <w:bookmarkEnd w:id="23"/>
      <w:r w:rsidRPr="00E52D46">
        <w:t xml:space="preserve"> </w:t>
      </w:r>
      <w:r w:rsidR="009B0205">
        <w:t>Screen</w:t>
      </w:r>
      <w:bookmarkEnd w:id="24"/>
      <w:bookmarkEnd w:id="29"/>
      <w:bookmarkEnd w:id="30"/>
      <w:bookmarkEnd w:id="31"/>
      <w:bookmarkEnd w:id="32"/>
    </w:p>
    <w:p w14:paraId="4BCD9300" w14:textId="359C5623" w:rsidR="00073E05" w:rsidRDefault="00073E05" w:rsidP="00073E05">
      <w:pPr>
        <w:spacing w:after="120" w:line="360" w:lineRule="auto"/>
        <w:ind w:left="992" w:hanging="720"/>
      </w:pPr>
      <w:r>
        <w:rPr>
          <w:b/>
        </w:rPr>
        <w:t>Purpose of Screen:</w:t>
      </w:r>
      <w:r>
        <w:t xml:space="preserve"> </w:t>
      </w:r>
      <w:r w:rsidR="00D9755B">
        <w:t>This screen offers the facility to move smart</w:t>
      </w:r>
      <w:r w:rsidR="00334671">
        <w:t xml:space="preserve"> </w:t>
      </w:r>
      <w:r w:rsidR="00D9755B">
        <w:t xml:space="preserve">appliances into or out of the monitoring done by </w:t>
      </w:r>
      <w:r w:rsidR="00334671">
        <w:t xml:space="preserve">the </w:t>
      </w:r>
      <w:r w:rsidR="009C637D">
        <w:t>application.</w:t>
      </w:r>
    </w:p>
    <w:p w14:paraId="01FAA6DA" w14:textId="4988C50A" w:rsidR="004F19FB" w:rsidRPr="00073E05" w:rsidRDefault="00073E05" w:rsidP="004F19FB">
      <w:pPr>
        <w:spacing w:after="120" w:line="360" w:lineRule="auto"/>
        <w:ind w:left="992" w:hanging="720"/>
      </w:pPr>
      <w:r>
        <w:rPr>
          <w:b/>
        </w:rPr>
        <w:t>User Interaction:</w:t>
      </w:r>
      <w:r>
        <w:t xml:space="preserve"> </w:t>
      </w:r>
      <w:r w:rsidR="00A84D6E">
        <w:t xml:space="preserve">The user can add appliances to be monitored or </w:t>
      </w:r>
      <w:r w:rsidR="00CC1378">
        <w:t xml:space="preserve">remove </w:t>
      </w:r>
      <w:r w:rsidR="00A84D6E">
        <w:t xml:space="preserve">appliances </w:t>
      </w:r>
      <w:r w:rsidR="00CC1378">
        <w:t>to cease monitoring</w:t>
      </w:r>
      <w:r w:rsidR="00A84D6E">
        <w:t>.</w:t>
      </w:r>
      <w:r w:rsidR="00CC1378">
        <w:t xml:space="preserve"> A user can press refresh if a new appliance is not shown on the </w:t>
      </w:r>
      <w:r w:rsidR="009C637D">
        <w:t>application.</w:t>
      </w:r>
      <w:r w:rsidR="00CC1378">
        <w:t xml:space="preserve"> After two consecutive presses common issues and solutions will be provided in a tip box</w:t>
      </w:r>
      <w:r w:rsidR="0056035D">
        <w:t xml:space="preserve"> such as to reset the smart device</w:t>
      </w:r>
      <w:r w:rsidR="00CC1378">
        <w:t>.</w:t>
      </w:r>
    </w:p>
    <w:p w14:paraId="30A27C5A" w14:textId="6083C424" w:rsidR="00F2257A" w:rsidRDefault="00F2257A" w:rsidP="0008337D">
      <w:pPr>
        <w:pStyle w:val="Heading2"/>
        <w:spacing w:before="240" w:after="120" w:line="360" w:lineRule="auto"/>
        <w:ind w:left="850" w:hanging="578"/>
      </w:pPr>
      <w:bookmarkStart w:id="33" w:name="_Ref1310533"/>
      <w:bookmarkStart w:id="34" w:name="_Ref1737018"/>
      <w:bookmarkStart w:id="35" w:name="_Ref1737310"/>
      <w:bookmarkStart w:id="36" w:name="_Toc1738435"/>
      <w:r>
        <w:t xml:space="preserve">Exercise </w:t>
      </w:r>
      <w:bookmarkEnd w:id="14"/>
      <w:bookmarkEnd w:id="33"/>
      <w:r w:rsidR="00A84D6E">
        <w:t>Screen</w:t>
      </w:r>
      <w:bookmarkEnd w:id="34"/>
      <w:bookmarkEnd w:id="35"/>
      <w:bookmarkEnd w:id="36"/>
      <w:r>
        <w:t xml:space="preserve"> </w:t>
      </w:r>
    </w:p>
    <w:p w14:paraId="64894E74" w14:textId="5C6A0FC0" w:rsidR="00A84D6E" w:rsidRDefault="00A84D6E" w:rsidP="00A84D6E">
      <w:pPr>
        <w:spacing w:after="0" w:line="360" w:lineRule="auto"/>
        <w:ind w:left="992" w:hanging="720"/>
      </w:pPr>
      <w:r>
        <w:rPr>
          <w:b/>
        </w:rPr>
        <w:t>Purpose of Screen:</w:t>
      </w:r>
      <w:r>
        <w:t xml:space="preserve"> This screen offers a series of </w:t>
      </w:r>
      <w:r w:rsidR="0095219F">
        <w:t xml:space="preserve">personalised </w:t>
      </w:r>
      <w:r>
        <w:t xml:space="preserve">exercises from which the user can select one to participate in. Each exercise </w:t>
      </w:r>
      <w:r w:rsidR="004842A5">
        <w:t xml:space="preserve">displays </w:t>
      </w:r>
      <w:r>
        <w:t>a time estimate for completion.</w:t>
      </w:r>
    </w:p>
    <w:p w14:paraId="0293961B" w14:textId="77777777" w:rsidR="00A84D6E" w:rsidRDefault="00A84D6E" w:rsidP="00A84D6E">
      <w:pPr>
        <w:spacing w:after="0" w:line="360" w:lineRule="auto"/>
        <w:ind w:left="992" w:hanging="720"/>
      </w:pPr>
    </w:p>
    <w:p w14:paraId="72F234BD" w14:textId="11828AEA" w:rsidR="00A84D6E" w:rsidRDefault="00A84D6E" w:rsidP="006E147D">
      <w:pPr>
        <w:spacing w:after="0" w:line="360" w:lineRule="auto"/>
        <w:ind w:left="992" w:hanging="720"/>
      </w:pPr>
      <w:r>
        <w:rPr>
          <w:b/>
        </w:rPr>
        <w:t>User Interaction:</w:t>
      </w:r>
      <w:r>
        <w:t xml:space="preserve"> </w:t>
      </w:r>
      <w:r w:rsidR="006E147D">
        <w:t>They can begin an exercise by pressing the icon</w:t>
      </w:r>
      <w:r w:rsidR="00F75791">
        <w:t xml:space="preserve"> taking them to screen </w:t>
      </w:r>
      <w:r w:rsidR="00F75791">
        <w:fldChar w:fldCharType="begin"/>
      </w:r>
      <w:r w:rsidR="00F75791">
        <w:instrText xml:space="preserve"> REF _Ref1145377 \r \h </w:instrText>
      </w:r>
      <w:r w:rsidR="00F75791">
        <w:fldChar w:fldCharType="separate"/>
      </w:r>
      <w:r w:rsidR="00F75791">
        <w:t>5.6.2</w:t>
      </w:r>
      <w:r w:rsidR="00F75791">
        <w:fldChar w:fldCharType="end"/>
      </w:r>
      <w:r w:rsidR="00F75791">
        <w:t xml:space="preserve"> Exercise Run-Through</w:t>
      </w:r>
      <w:r w:rsidR="006E147D">
        <w:t xml:space="preserve">.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r w:rsidR="0095219F">
        <w:t>, this screen also shows more in-depth information about an exercise</w:t>
      </w:r>
      <w:r w:rsidR="006E147D">
        <w:t>.</w:t>
      </w:r>
    </w:p>
    <w:p w14:paraId="50DE39F0" w14:textId="77777777" w:rsidR="006E147D" w:rsidRPr="00A84D6E" w:rsidRDefault="006E147D" w:rsidP="006E147D">
      <w:pPr>
        <w:spacing w:after="0" w:line="360" w:lineRule="auto"/>
        <w:ind w:left="992" w:hanging="720"/>
      </w:pPr>
    </w:p>
    <w:p w14:paraId="17775579" w14:textId="77777777" w:rsidR="0095219F" w:rsidRDefault="0095219F" w:rsidP="0095219F">
      <w:pPr>
        <w:spacing w:after="0" w:line="360" w:lineRule="auto"/>
        <w:rPr>
          <w:b/>
        </w:rPr>
      </w:pPr>
    </w:p>
    <w:p w14:paraId="4F6E1714" w14:textId="03BFAD2D" w:rsidR="00851F2F" w:rsidRDefault="0095219F" w:rsidP="00434106">
      <w:pPr>
        <w:spacing w:after="0" w:line="360" w:lineRule="auto"/>
        <w:ind w:left="993" w:hanging="709"/>
      </w:pPr>
      <w:r>
        <w:rPr>
          <w:b/>
        </w:rPr>
        <w:t xml:space="preserve">Supporting Research: </w:t>
      </w:r>
      <w:r w:rsidR="00B96EF5">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14:paraId="6B635BFB" w14:textId="77777777" w:rsidR="00434106" w:rsidRPr="00434106" w:rsidRDefault="00434106" w:rsidP="00434106">
      <w:pPr>
        <w:spacing w:after="0" w:line="360" w:lineRule="auto"/>
        <w:ind w:left="993" w:hanging="709"/>
        <w:rPr>
          <w:b/>
        </w:rPr>
      </w:pPr>
    </w:p>
    <w:p w14:paraId="4D7834B4" w14:textId="674B4D03" w:rsidR="00B96EF5" w:rsidRPr="001C44BF" w:rsidRDefault="00B96EF5" w:rsidP="00434106">
      <w:pPr>
        <w:spacing w:after="0" w:line="360" w:lineRule="auto"/>
        <w:ind w:left="993"/>
      </w:pPr>
      <w:r>
        <w:t>The group discussed the possibility of Tai Chi</w:t>
      </w:r>
      <w:r w:rsidR="0095219F">
        <w:t xml:space="preserve"> </w:t>
      </w:r>
      <w:r>
        <w:t>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w:t>
      </w:r>
      <w:proofErr w:type="spellEnd"/>
      <w:r>
        <w:t>-Gaitan, Molina-Ortega, &amp; Del-Pino-Casado,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r w:rsidR="001C44BF">
        <w:t>Myers (2015) highlighted that many older people enjoy golf and bowling</w:t>
      </w:r>
      <w:r w:rsidR="0095219F">
        <w:t>,</w:t>
      </w:r>
      <w:r w:rsidR="001C44BF">
        <w:t xml:space="preserve"> these exercises have been added. </w:t>
      </w:r>
      <w:r w:rsidR="001C44BF" w:rsidRPr="00434106">
        <w:t xml:space="preserve">Robinson </w:t>
      </w:r>
      <w:r w:rsidR="001C44BF" w:rsidRPr="00434106">
        <w:rPr>
          <w:i/>
        </w:rPr>
        <w:t xml:space="preserve">et al. </w:t>
      </w:r>
      <w:r w:rsidR="001C44BF" w:rsidRPr="00434106">
        <w:t xml:space="preserve">(2019) suggest that adding in activities that are enjoyable, such as listening to music or </w:t>
      </w:r>
      <w:r w:rsidR="003D23B9" w:rsidRPr="00434106">
        <w:t>to the radio, while exercising can overcome reluctance to an exercise regime.</w:t>
      </w:r>
      <w:r w:rsidR="003D23B9">
        <w:t xml:space="preserve"> </w:t>
      </w:r>
    </w:p>
    <w:p w14:paraId="178AC073" w14:textId="77777777" w:rsidR="00F2257A" w:rsidRDefault="00F2257A" w:rsidP="0008337D">
      <w:pPr>
        <w:pStyle w:val="Heading3"/>
        <w:spacing w:before="120" w:after="120" w:line="360" w:lineRule="auto"/>
        <w:ind w:left="992"/>
      </w:pPr>
      <w:bookmarkStart w:id="37" w:name="_Ref1145826"/>
      <w:bookmarkStart w:id="38" w:name="_Ref1737180"/>
      <w:bookmarkStart w:id="39" w:name="_Toc1738436"/>
      <w:r>
        <w:t xml:space="preserve">Add </w:t>
      </w:r>
      <w:r w:rsidR="006E147D">
        <w:t>E</w:t>
      </w:r>
      <w:r>
        <w:t>xercises</w:t>
      </w:r>
      <w:bookmarkEnd w:id="37"/>
      <w:r>
        <w:t xml:space="preserve"> </w:t>
      </w:r>
      <w:r w:rsidR="006E147D">
        <w:t>Screen</w:t>
      </w:r>
      <w:bookmarkEnd w:id="38"/>
      <w:bookmarkEnd w:id="39"/>
    </w:p>
    <w:p w14:paraId="4105B433" w14:textId="60DE5660" w:rsidR="004842A5" w:rsidRDefault="004842A5" w:rsidP="004842A5">
      <w:pPr>
        <w:spacing w:after="0" w:line="360" w:lineRule="auto"/>
        <w:ind w:left="992" w:hanging="720"/>
      </w:pPr>
      <w:r>
        <w:rPr>
          <w:b/>
        </w:rPr>
        <w:t>Purpose of Screen:</w:t>
      </w:r>
      <w:r>
        <w:t xml:space="preserve"> This screen offers the facility to add further exercises from a </w:t>
      </w:r>
      <w:r w:rsidR="0095219F">
        <w:t xml:space="preserve">full </w:t>
      </w:r>
      <w:r>
        <w:t>selection</w:t>
      </w:r>
      <w:r w:rsidR="0095219F">
        <w:t xml:space="preserve"> of all available</w:t>
      </w:r>
      <w:r>
        <w:t xml:space="preserve">. It is expected that in most cases </w:t>
      </w:r>
      <w:r w:rsidR="00C471CE">
        <w:t>a</w:t>
      </w:r>
      <w:r>
        <w:t xml:space="preserve"> </w:t>
      </w:r>
      <w:r w:rsidR="0095219F">
        <w:t xml:space="preserve">user along with medical staff </w:t>
      </w:r>
      <w:r>
        <w:t>would</w:t>
      </w:r>
      <w:r w:rsidR="00434106">
        <w:t xml:space="preserve"> collaborate to</w:t>
      </w:r>
      <w:r>
        <w:t xml:space="preserve"> make the selectio</w:t>
      </w:r>
      <w:r w:rsidR="00434106">
        <w:t>n</w:t>
      </w:r>
      <w:r>
        <w:t>,</w:t>
      </w:r>
      <w:r w:rsidR="0095219F">
        <w:t xml:space="preserve"> considering preference and usefulness in treatment</w:t>
      </w:r>
      <w:r w:rsidR="00434106">
        <w:t>.</w:t>
      </w:r>
      <w:r w:rsidR="0095219F">
        <w:t xml:space="preserve"> </w:t>
      </w:r>
      <w:r w:rsidR="00434106">
        <w:t>U</w:t>
      </w:r>
      <w:r w:rsidR="0095219F">
        <w:t>sers</w:t>
      </w:r>
      <w:r w:rsidR="00434106">
        <w:t xml:space="preserve"> can also</w:t>
      </w:r>
      <w:r w:rsidR="0095219F">
        <w:t xml:space="preserve"> do this independently.</w:t>
      </w:r>
    </w:p>
    <w:p w14:paraId="12DED9C1" w14:textId="77777777" w:rsidR="004842A5" w:rsidRDefault="004842A5" w:rsidP="004842A5">
      <w:pPr>
        <w:spacing w:after="0" w:line="360" w:lineRule="auto"/>
        <w:ind w:left="992" w:hanging="720"/>
      </w:pPr>
    </w:p>
    <w:p w14:paraId="0A5470B2" w14:textId="77777777"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Default="004842A5" w:rsidP="00B11D30">
      <w:pPr>
        <w:spacing w:after="0" w:line="360" w:lineRule="auto"/>
        <w:ind w:left="720"/>
      </w:pPr>
    </w:p>
    <w:p w14:paraId="5593101E" w14:textId="77777777" w:rsidR="0089443A" w:rsidRDefault="004842A5" w:rsidP="00B11D30">
      <w:pPr>
        <w:spacing w:after="0" w:line="360" w:lineRule="auto"/>
        <w:ind w:left="720"/>
      </w:pPr>
      <w:r>
        <w:lastRenderedPageBreak/>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14:paraId="05DE3002" w14:textId="77777777" w:rsidR="0089443A" w:rsidRPr="0008337D" w:rsidRDefault="0089443A" w:rsidP="0008337D">
      <w:pPr>
        <w:pStyle w:val="Heading3"/>
        <w:spacing w:before="120" w:after="120" w:line="360" w:lineRule="auto"/>
        <w:ind w:left="992"/>
      </w:pPr>
      <w:bookmarkStart w:id="40" w:name="_Ref1145377"/>
      <w:bookmarkStart w:id="41" w:name="_Toc1738437"/>
      <w:r w:rsidRPr="0008337D">
        <w:t xml:space="preserve">Exercise </w:t>
      </w:r>
      <w:r w:rsidR="0008337D">
        <w:t>R</w:t>
      </w:r>
      <w:r w:rsidRPr="0008337D">
        <w:t>un-</w:t>
      </w:r>
      <w:r w:rsidR="0008337D">
        <w:t>T</w:t>
      </w:r>
      <w:r w:rsidRPr="0008337D">
        <w:t>hrough</w:t>
      </w:r>
      <w:bookmarkEnd w:id="40"/>
      <w:bookmarkEnd w:id="41"/>
    </w:p>
    <w:p w14:paraId="37E47FCA" w14:textId="160A443C"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r w:rsidR="009B626A">
        <w:t xml:space="preserve"> along with background music that helps motivate the user to do the exercise</w:t>
      </w:r>
      <w:r>
        <w:t>.</w:t>
      </w:r>
      <w:r w:rsidR="0095219F">
        <w:t xml:space="preserve"> An overlay of the users’ current movement is also shown to give instant feedback for how well as user is completing the activity.</w:t>
      </w:r>
    </w:p>
    <w:p w14:paraId="540731A9" w14:textId="43769667" w:rsidR="004842A5" w:rsidRDefault="004842A5" w:rsidP="004842A5">
      <w:pPr>
        <w:spacing w:after="0" w:line="360" w:lineRule="auto"/>
        <w:ind w:left="992" w:hanging="720"/>
      </w:pPr>
      <w:r>
        <w:rPr>
          <w:b/>
        </w:rPr>
        <w:t>User Interaction:</w:t>
      </w:r>
      <w:r>
        <w:t xml:space="preserve"> The user may interact with this screen using the</w:t>
      </w:r>
      <w:r w:rsidR="0095219F">
        <w:t xml:space="preserve"> p</w:t>
      </w:r>
      <w:r>
        <w:t>ause</w:t>
      </w:r>
      <w:r w:rsidR="0095219F">
        <w:t xml:space="preserve"> </w:t>
      </w:r>
      <w:r>
        <w:t xml:space="preserve">button at the lower right of the display. </w:t>
      </w:r>
      <w:r w:rsidR="00430ABE">
        <w:t xml:space="preserve">The user can leave the exercise by pressing the back button which will take the user to the previous screen (either </w:t>
      </w:r>
      <w:r w:rsidR="00430ABE">
        <w:fldChar w:fldCharType="begin"/>
      </w:r>
      <w:r w:rsidR="00430ABE">
        <w:instrText xml:space="preserve"> REF _Ref1664224 \r \h </w:instrText>
      </w:r>
      <w:r w:rsidR="00430ABE">
        <w:fldChar w:fldCharType="separate"/>
      </w:r>
      <w:r w:rsidR="00430ABE">
        <w:t>6.6.11</w:t>
      </w:r>
      <w:r w:rsidR="00430ABE">
        <w:fldChar w:fldCharType="end"/>
      </w:r>
      <w:r w:rsidR="00430ABE">
        <w:t xml:space="preserve"> Add Exercises Screen or </w:t>
      </w:r>
      <w:r w:rsidR="00430ABE">
        <w:fldChar w:fldCharType="begin"/>
      </w:r>
      <w:r w:rsidR="00430ABE">
        <w:instrText xml:space="preserve"> REF _Ref1664261 \r \h </w:instrText>
      </w:r>
      <w:r w:rsidR="00430ABE">
        <w:fldChar w:fldCharType="separate"/>
      </w:r>
      <w:r w:rsidR="00430ABE">
        <w:t>6.6.10</w:t>
      </w:r>
      <w:r w:rsidR="00430ABE">
        <w:fldChar w:fldCharType="end"/>
      </w:r>
      <w:r w:rsidR="00430ABE">
        <w:t xml:space="preserve"> Exercise page).</w:t>
      </w:r>
    </w:p>
    <w:p w14:paraId="7E2936CA" w14:textId="3774D0D9" w:rsidR="0089443A" w:rsidRPr="00430ABE" w:rsidRDefault="0095219F" w:rsidP="00430ABE">
      <w:pPr>
        <w:spacing w:after="0" w:line="360" w:lineRule="auto"/>
        <w:ind w:left="993" w:hanging="709"/>
        <w:rPr>
          <w:b/>
        </w:rPr>
      </w:pPr>
      <w:r w:rsidRPr="0095219F">
        <w:rPr>
          <w:b/>
        </w:rPr>
        <w:t>Supporting Research:</w:t>
      </w:r>
      <w:r w:rsidR="00430ABE">
        <w:rPr>
          <w:b/>
        </w:rPr>
        <w:t xml:space="preserve"> </w:t>
      </w:r>
      <w:r>
        <w:t xml:space="preserve">The use of the overlay to provide feedback was inspired by the popular game franchise </w:t>
      </w:r>
      <w:r w:rsidR="00AF3480">
        <w:t xml:space="preserve">‘Just Dance’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w:t>
      </w:r>
      <w:r>
        <w:t xml:space="preserve">Additional pop-ups </w:t>
      </w:r>
      <w:r w:rsidR="0089443A">
        <w:t>also appear on screen showing</w:t>
      </w:r>
      <w:r>
        <w:t>,</w:t>
      </w:r>
      <w:r w:rsidR="0089443A">
        <w:t xml:space="preserve"> for instance</w:t>
      </w:r>
      <w:r>
        <w:t>,</w:t>
      </w:r>
      <w:r w:rsidR="0089443A">
        <w:t xml:space="preserve"> how long the user must hold a certain position. </w:t>
      </w:r>
    </w:p>
    <w:p w14:paraId="0E27D1E8" w14:textId="77777777" w:rsidR="00851F2F" w:rsidRDefault="00851F2F" w:rsidP="00851F2F">
      <w:pPr>
        <w:spacing w:after="0" w:line="360" w:lineRule="auto"/>
        <w:ind w:left="720"/>
      </w:pPr>
    </w:p>
    <w:p w14:paraId="7A1E5E38" w14:textId="31889F8C" w:rsidR="00E168FA" w:rsidRDefault="009A599D" w:rsidP="00430ABE">
      <w:pPr>
        <w:spacing w:after="0" w:line="360" w:lineRule="auto"/>
        <w:ind w:left="993"/>
      </w:pPr>
      <w:r>
        <w:t>T</w:t>
      </w:r>
      <w:r w:rsidR="00B96EF5">
        <w:t>he initial design of exercises focused on giving the user feedback in the form of a</w:t>
      </w:r>
      <w:r w:rsidR="00F54F33">
        <w:t>n</w:t>
      </w:r>
      <w:r w:rsidR="00B96EF5">
        <w:t xml:space="preserve"> </w:t>
      </w:r>
      <w:r>
        <w:t xml:space="preserve">animated </w:t>
      </w:r>
      <w:r w:rsidR="00B96EF5">
        <w:t xml:space="preserve">human with </w:t>
      </w:r>
      <w:r>
        <w:t xml:space="preserve">a </w:t>
      </w:r>
      <w:r w:rsidR="00B96EF5">
        <w:t xml:space="preserve">line skeleton overlaid and sensor points on that line skeleton. </w:t>
      </w:r>
      <w:r>
        <w:t>The skeleton represents the users</w:t>
      </w:r>
      <w:r w:rsidR="00F54F33">
        <w:t>’</w:t>
      </w:r>
      <w:r>
        <w:t xml:space="preserve"> current position and is gleaned from </w:t>
      </w:r>
      <w:r w:rsidR="00F54F33">
        <w:t xml:space="preserve">sensors the user would be holding. </w:t>
      </w:r>
      <w:r w:rsidR="00385310">
        <w:t xml:space="preserve">This form of ‘augmentation’ is discussed by </w:t>
      </w:r>
      <w:proofErr w:type="spellStart"/>
      <w:r w:rsidR="00385310">
        <w:t>Preece</w:t>
      </w:r>
      <w:proofErr w:type="spellEnd"/>
      <w:r w:rsidR="00385310">
        <w:t xml:space="preserve"> </w:t>
      </w:r>
      <w:r w:rsidR="00385310">
        <w:rPr>
          <w:i/>
        </w:rPr>
        <w:t xml:space="preserve">et </w:t>
      </w:r>
      <w:r w:rsidR="00385310" w:rsidRPr="00385310">
        <w:t>al</w:t>
      </w:r>
      <w:r w:rsidR="00385310">
        <w:t xml:space="preserve">. (2015); they make the point that this form of design needs to be noticeable without interfering or stopping the viewer from continuing their interaction. </w:t>
      </w:r>
      <w:r w:rsidR="00B96EF5" w:rsidRPr="00385310">
        <w:t>The</w:t>
      </w:r>
      <w:r w:rsidR="00B96EF5">
        <w:t xml:space="preserve"> display guide</w:t>
      </w:r>
      <w:r w:rsidR="00E168FA">
        <w:t>s</w:t>
      </w:r>
      <w:r w:rsidR="00B96EF5">
        <w:t xml:space="preserve"> the user through </w:t>
      </w:r>
      <w:r w:rsidR="00E168FA">
        <w:t xml:space="preserve">the activity by asking them to follow the animated figure with their own movements. </w:t>
      </w:r>
    </w:p>
    <w:p w14:paraId="615D9992" w14:textId="77777777" w:rsidR="00430ABE" w:rsidRDefault="00430ABE" w:rsidP="00430ABE">
      <w:pPr>
        <w:spacing w:after="0" w:line="360" w:lineRule="auto"/>
        <w:ind w:left="993"/>
      </w:pPr>
    </w:p>
    <w:p w14:paraId="28AC61C3" w14:textId="5ED95C77" w:rsidR="0089443A" w:rsidRDefault="00B96EF5" w:rsidP="00430ABE">
      <w:pPr>
        <w:spacing w:after="0" w:line="360" w:lineRule="auto"/>
        <w:ind w:left="993"/>
      </w:pPr>
      <w:r>
        <w:t xml:space="preserve">The feedback highlighted in the initial design </w:t>
      </w:r>
      <w:r w:rsidR="00E168FA">
        <w:t xml:space="preserve">was adapted to include colour coding of how close the users’ movement mirrored the ideal. For example, </w:t>
      </w:r>
      <w:r>
        <w:t>a red colour</w:t>
      </w:r>
      <w:r w:rsidR="00385310">
        <w:t xml:space="preserve"> of the skeletal overlay</w:t>
      </w:r>
      <w:r>
        <w:t xml:space="preserve"> will suggest that the </w:t>
      </w:r>
      <w:r w:rsidR="00E168FA">
        <w:t xml:space="preserve">users’ </w:t>
      </w:r>
      <w:r>
        <w:t>position</w:t>
      </w:r>
      <w:r w:rsidR="00E168FA">
        <w:t xml:space="preserve">ing </w:t>
      </w:r>
      <w:r>
        <w:t>during the exercise is out of alignment with what is</w:t>
      </w:r>
      <w:r w:rsidR="00E168FA">
        <w:t xml:space="preserve"> ideal. This n</w:t>
      </w:r>
      <w:r w:rsidR="00D16CF5">
        <w:t xml:space="preserve">on-verbal </w:t>
      </w:r>
      <w:r w:rsidR="00E168FA">
        <w:t xml:space="preserve">feedback </w:t>
      </w:r>
      <w:r w:rsidR="00D16CF5">
        <w:t xml:space="preserve">overcomes the potential for confusion from a series of words </w:t>
      </w:r>
      <w:r w:rsidR="00E168FA">
        <w:t xml:space="preserve">in line with </w:t>
      </w:r>
      <w:r w:rsidR="00BA572E">
        <w:t>UK government guideline</w:t>
      </w:r>
      <w:r w:rsidR="00E168FA">
        <w:t>s</w:t>
      </w:r>
      <w:r w:rsidR="00BA572E">
        <w:t xml:space="preserve"> to not create ‘walls of text’ (Pun, 2016).</w:t>
      </w:r>
    </w:p>
    <w:p w14:paraId="782F3D51" w14:textId="77777777" w:rsidR="001A50B4" w:rsidRDefault="001A50B4" w:rsidP="00727C8E">
      <w:pPr>
        <w:pStyle w:val="Heading2"/>
        <w:spacing w:before="240" w:after="120" w:line="360" w:lineRule="auto"/>
        <w:ind w:left="850" w:hanging="578"/>
      </w:pPr>
      <w:bookmarkStart w:id="42" w:name="_Ref1310564"/>
      <w:bookmarkStart w:id="43" w:name="_Toc1738438"/>
      <w:r>
        <w:lastRenderedPageBreak/>
        <w:t>Smart Robot (Cozmo)</w:t>
      </w:r>
      <w:bookmarkEnd w:id="42"/>
      <w:bookmarkEnd w:id="43"/>
    </w:p>
    <w:p w14:paraId="47505791" w14:textId="00493DCB" w:rsidR="001F0B20" w:rsidRDefault="001F0B20" w:rsidP="00385310">
      <w:pPr>
        <w:spacing w:after="120" w:line="360" w:lineRule="auto"/>
        <w:ind w:left="992" w:hanging="720"/>
      </w:pPr>
      <w:r w:rsidRPr="003D3572">
        <w:rPr>
          <w:b/>
        </w:rPr>
        <w:t>Purpose of Screen</w:t>
      </w:r>
      <w:r>
        <w:t xml:space="preserve">: This screen provides interactive communication with Cozmo. It offers several choices </w:t>
      </w:r>
      <w:r w:rsidR="00385913">
        <w:t xml:space="preserve">of objects </w:t>
      </w:r>
      <w:r>
        <w:t>for the robot to fetch.</w:t>
      </w:r>
    </w:p>
    <w:p w14:paraId="703C3B5A" w14:textId="2B1BAA67"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14:paraId="7F672FEA" w14:textId="41D132AA" w:rsidR="003157D7" w:rsidRPr="00430ABE" w:rsidRDefault="00385913" w:rsidP="00430ABE">
      <w:pPr>
        <w:spacing w:line="360" w:lineRule="auto"/>
        <w:ind w:left="992" w:hanging="720"/>
        <w:rPr>
          <w:b/>
        </w:rPr>
      </w:pPr>
      <w:r w:rsidRPr="00385913">
        <w:rPr>
          <w:b/>
        </w:rPr>
        <w:t>Supporting Research</w:t>
      </w:r>
      <w:r w:rsidR="00430ABE">
        <w:rPr>
          <w:b/>
        </w:rPr>
        <w:t xml:space="preserve">: </w:t>
      </w:r>
      <w:r>
        <w:t xml:space="preserve">A graphical user interface was chosen for the interaction as </w:t>
      </w:r>
      <w:r w:rsidR="00430ABE">
        <w:t>C</w:t>
      </w:r>
      <w:r>
        <w:t xml:space="preserve">ozmo is unable to use voice recognition. The possibility of using facial recognition was discussed. However, </w:t>
      </w:r>
      <w:proofErr w:type="spellStart"/>
      <w:r w:rsidR="00430ABE">
        <w:t>C</w:t>
      </w:r>
      <w:r>
        <w:t>ozmo’s</w:t>
      </w:r>
      <w:proofErr w:type="spellEnd"/>
      <w:r>
        <w:t xml:space="preserve">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145039AF" w:rsidR="00385913" w:rsidRDefault="003157D7" w:rsidP="007A02D4">
      <w:pPr>
        <w:spacing w:line="360" w:lineRule="auto"/>
        <w:ind w:left="992"/>
      </w:pPr>
      <w:r>
        <w:t xml:space="preserve">The use of a GUI ensures the consistency throughout the </w:t>
      </w:r>
      <w:r w:rsidR="00F91F57">
        <w:t xml:space="preserve">application </w:t>
      </w:r>
      <w:r>
        <w:t xml:space="preserve">is kept. Cozmo interacts with the user through various phrases. These phrases guide the user through the interaction. Letting them know what </w:t>
      </w:r>
      <w:r w:rsidR="0026492B">
        <w:t>C</w:t>
      </w:r>
      <w:r>
        <w:t xml:space="preserve">ozmo is doing and prompt interaction when it is needed, such as confirming </w:t>
      </w:r>
      <w:r w:rsidR="0026492B">
        <w:t>C</w:t>
      </w:r>
      <w:r>
        <w:t xml:space="preserve">ozmo has the right object. This method of guidance through the interaction was used in accordance with advice </w:t>
      </w:r>
      <w:r w:rsidR="00BC3CEA">
        <w:t xml:space="preserve">provided by </w:t>
      </w:r>
      <w:proofErr w:type="spellStart"/>
      <w:r w:rsidR="00BC3CEA">
        <w:t>Montemerlo</w:t>
      </w:r>
      <w:proofErr w:type="spellEnd"/>
      <w:r w:rsidR="00BC3CEA">
        <w:t xml:space="preserve">, </w:t>
      </w:r>
      <w:proofErr w:type="spellStart"/>
      <w:r w:rsidR="00BC3CEA">
        <w:t>Pineau</w:t>
      </w:r>
      <w:proofErr w:type="spellEnd"/>
      <w:r w:rsidR="00BC3CEA">
        <w:t xml:space="preserve">, Roy, </w:t>
      </w:r>
      <w:proofErr w:type="spellStart"/>
      <w:r w:rsidR="00BC3CEA">
        <w:t>Thrun</w:t>
      </w:r>
      <w:proofErr w:type="spellEnd"/>
      <w:r w:rsidR="00BC3CEA">
        <w:t xml:space="preserve"> and Verma (2002) </w:t>
      </w:r>
      <w:r>
        <w:t xml:space="preserve">such as keeping sentences short </w:t>
      </w:r>
      <w:r w:rsidR="00FD6056">
        <w:t>and simple</w:t>
      </w:r>
      <w:r w:rsidR="00BC3CEA">
        <w:t xml:space="preserve"> when interacting with elderly users</w:t>
      </w:r>
      <w:r w:rsidR="00980FAD">
        <w:t>.</w:t>
      </w:r>
    </w:p>
    <w:p w14:paraId="68755427" w14:textId="134EB22D" w:rsidR="00B2115F" w:rsidRDefault="00B2115F" w:rsidP="007A02D4">
      <w:pPr>
        <w:spacing w:line="360" w:lineRule="auto"/>
        <w:ind w:left="992"/>
      </w:pPr>
      <w:r>
        <w:t xml:space="preserve">A complete use case for the interaction is shown at appendix 6.3.13. This use case was revised due to feedback from the presentation to have Cozmo begin and end on the charger. </w:t>
      </w:r>
    </w:p>
    <w:p w14:paraId="4D16361F" w14:textId="41999C5F" w:rsidR="00043B9A" w:rsidRPr="00385913" w:rsidRDefault="00043B9A" w:rsidP="00E12731">
      <w:pPr>
        <w:ind w:left="992"/>
      </w:pPr>
      <w:r>
        <w:t xml:space="preserve">Link to </w:t>
      </w:r>
      <w:proofErr w:type="spellStart"/>
      <w:r>
        <w:t>github</w:t>
      </w:r>
      <w:proofErr w:type="spellEnd"/>
      <w:r>
        <w:t xml:space="preserve"> repository containing code: </w:t>
      </w:r>
      <w:r w:rsidRPr="00B2115F">
        <w:t>https://github.com/Gordo851/DesignCourseworkSubmissionGroup4.git</w:t>
      </w:r>
    </w:p>
    <w:p w14:paraId="51BDD831" w14:textId="77777777" w:rsidR="001A50B4" w:rsidRDefault="001A50B4" w:rsidP="00727C8E">
      <w:pPr>
        <w:pStyle w:val="Heading2"/>
        <w:spacing w:before="240" w:after="120" w:line="360" w:lineRule="auto"/>
        <w:ind w:left="850" w:hanging="578"/>
      </w:pPr>
      <w:bookmarkStart w:id="44" w:name="_Ref1310581"/>
      <w:bookmarkStart w:id="45" w:name="_Ref1737456"/>
      <w:bookmarkStart w:id="46" w:name="_Ref1737530"/>
      <w:bookmarkStart w:id="47" w:name="_Toc1738439"/>
      <w:r>
        <w:t>Settings</w:t>
      </w:r>
      <w:bookmarkEnd w:id="44"/>
      <w:r w:rsidR="001F0B20">
        <w:t xml:space="preserve"> Screen</w:t>
      </w:r>
      <w:bookmarkEnd w:id="45"/>
      <w:bookmarkEnd w:id="46"/>
      <w:bookmarkEnd w:id="47"/>
    </w:p>
    <w:p w14:paraId="7B1BAA3C" w14:textId="77777777"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14:paraId="6F5EC936" w14:textId="72812941" w:rsidR="001F0B20" w:rsidRDefault="001F0B20" w:rsidP="001F0B20">
      <w:pPr>
        <w:spacing w:line="360" w:lineRule="auto"/>
        <w:ind w:left="862" w:hanging="720"/>
      </w:pPr>
      <w:r w:rsidRPr="003D3572">
        <w:rPr>
          <w:b/>
        </w:rPr>
        <w:t>User interaction</w:t>
      </w:r>
      <w:r>
        <w:rPr>
          <w:b/>
        </w:rPr>
        <w:t xml:space="preserve">: </w:t>
      </w:r>
      <w:r>
        <w:t xml:space="preserve">The user may select </w:t>
      </w:r>
      <w:r w:rsidR="007A02D4">
        <w:t xml:space="preserve">an area of the </w:t>
      </w:r>
      <w:r w:rsidR="00F91F57">
        <w:t xml:space="preserve">application </w:t>
      </w:r>
      <w:r w:rsidR="007A02D4">
        <w:t xml:space="preserve">and </w:t>
      </w:r>
      <w:r>
        <w:t>a colour by tapping a colour on the colour wheel or they may press the ‘Reset’ button to return the display to the default colour scheme.</w:t>
      </w:r>
    </w:p>
    <w:p w14:paraId="225A21EB" w14:textId="0C16888D" w:rsidR="001F0B20" w:rsidRPr="00430ABE" w:rsidRDefault="007A02D4" w:rsidP="00430ABE">
      <w:pPr>
        <w:spacing w:line="360" w:lineRule="auto"/>
        <w:ind w:left="851" w:hanging="709"/>
        <w:rPr>
          <w:b/>
        </w:rPr>
      </w:pPr>
      <w:r w:rsidRPr="007A02D4">
        <w:rPr>
          <w:b/>
        </w:rPr>
        <w:lastRenderedPageBreak/>
        <w:t>Supporting Research</w:t>
      </w:r>
      <w:r w:rsidR="00430ABE">
        <w:rPr>
          <w:b/>
        </w:rPr>
        <w:t xml:space="preserve">: </w:t>
      </w:r>
      <w:r w:rsidR="001F0B20">
        <w:t xml:space="preserve">The option to personalize the interactive display colours was built to </w:t>
      </w:r>
      <w:r w:rsidR="009D6208">
        <w:t xml:space="preserve">ensures </w:t>
      </w:r>
      <w:r w:rsidR="0029742D">
        <w:t>users</w:t>
      </w:r>
      <w:r w:rsidR="009D6208">
        <w:t xml:space="preserve"> with colour blindness or preferences could still effectively use</w:t>
      </w:r>
      <w:r w:rsidR="001F0B20">
        <w:t xml:space="preserve"> the system.</w:t>
      </w:r>
    </w:p>
    <w:p w14:paraId="606A9B70" w14:textId="0339DAD2" w:rsidR="00430ABE" w:rsidRDefault="000844C1" w:rsidP="00430ABE">
      <w:pPr>
        <w:pStyle w:val="Heading2"/>
        <w:spacing w:before="120" w:after="120" w:line="360" w:lineRule="auto"/>
        <w:ind w:left="850" w:hanging="578"/>
      </w:pPr>
      <w:bookmarkStart w:id="48" w:name="_Toc1738440"/>
      <w:r w:rsidRPr="00430ABE">
        <w:t>Prototype Design Summary</w:t>
      </w:r>
      <w:bookmarkEnd w:id="48"/>
    </w:p>
    <w:p w14:paraId="3E8D64BB" w14:textId="349C3853" w:rsidR="00D177AD" w:rsidRDefault="00D177AD" w:rsidP="003C2224">
      <w:pPr>
        <w:ind w:left="142"/>
      </w:pPr>
      <w:r>
        <w:t xml:space="preserve">In designing this application three key areas were paramount: accessibility, usability and personalisation. </w:t>
      </w:r>
    </w:p>
    <w:tbl>
      <w:tblPr>
        <w:tblStyle w:val="TableGrid"/>
        <w:tblW w:w="0" w:type="auto"/>
        <w:tblLook w:val="04A0" w:firstRow="1" w:lastRow="0" w:firstColumn="1" w:lastColumn="0" w:noHBand="0" w:noVBand="1"/>
      </w:tblPr>
      <w:tblGrid>
        <w:gridCol w:w="2251"/>
        <w:gridCol w:w="2255"/>
        <w:gridCol w:w="2238"/>
        <w:gridCol w:w="2272"/>
      </w:tblGrid>
      <w:tr w:rsidR="00D177AD" w14:paraId="79573D60" w14:textId="77777777" w:rsidTr="00D177AD">
        <w:tc>
          <w:tcPr>
            <w:tcW w:w="2310" w:type="dxa"/>
          </w:tcPr>
          <w:p w14:paraId="2238103C" w14:textId="0A4EFADC" w:rsidR="00D177AD" w:rsidRPr="00D177AD" w:rsidRDefault="00D177AD" w:rsidP="00D177AD">
            <w:pPr>
              <w:rPr>
                <w:b/>
              </w:rPr>
            </w:pPr>
            <w:r w:rsidRPr="00D177AD">
              <w:rPr>
                <w:b/>
              </w:rPr>
              <w:t>Mechanism</w:t>
            </w:r>
          </w:p>
        </w:tc>
        <w:tc>
          <w:tcPr>
            <w:tcW w:w="2310" w:type="dxa"/>
          </w:tcPr>
          <w:p w14:paraId="5BD3973A" w14:textId="06B138A8" w:rsidR="00D177AD" w:rsidRPr="00D177AD" w:rsidRDefault="00D177AD" w:rsidP="00D177AD">
            <w:pPr>
              <w:jc w:val="center"/>
              <w:rPr>
                <w:b/>
              </w:rPr>
            </w:pPr>
            <w:r w:rsidRPr="00D177AD">
              <w:rPr>
                <w:b/>
              </w:rPr>
              <w:t>A</w:t>
            </w:r>
            <w:r w:rsidRPr="00D177AD">
              <w:rPr>
                <w:b/>
              </w:rPr>
              <w:t>ccessibility</w:t>
            </w:r>
          </w:p>
        </w:tc>
        <w:tc>
          <w:tcPr>
            <w:tcW w:w="2311" w:type="dxa"/>
          </w:tcPr>
          <w:p w14:paraId="5F5D6635" w14:textId="76FE80A1" w:rsidR="00D177AD" w:rsidRPr="00D177AD" w:rsidRDefault="00D177AD" w:rsidP="00D177AD">
            <w:pPr>
              <w:jc w:val="center"/>
              <w:rPr>
                <w:b/>
              </w:rPr>
            </w:pPr>
            <w:r w:rsidRPr="00D177AD">
              <w:rPr>
                <w:b/>
              </w:rPr>
              <w:t>U</w:t>
            </w:r>
            <w:r w:rsidRPr="00D177AD">
              <w:rPr>
                <w:b/>
              </w:rPr>
              <w:t>sabilit</w:t>
            </w:r>
            <w:r w:rsidRPr="00D177AD">
              <w:rPr>
                <w:b/>
              </w:rPr>
              <w:t>y</w:t>
            </w:r>
          </w:p>
        </w:tc>
        <w:tc>
          <w:tcPr>
            <w:tcW w:w="2311" w:type="dxa"/>
          </w:tcPr>
          <w:p w14:paraId="1D26ECCD" w14:textId="12FA87E4" w:rsidR="00D177AD" w:rsidRPr="00D177AD" w:rsidRDefault="00D177AD" w:rsidP="00D177AD">
            <w:pPr>
              <w:jc w:val="center"/>
              <w:rPr>
                <w:b/>
              </w:rPr>
            </w:pPr>
            <w:r w:rsidRPr="00D177AD">
              <w:rPr>
                <w:b/>
              </w:rPr>
              <w:t>P</w:t>
            </w:r>
            <w:r w:rsidRPr="00D177AD">
              <w:rPr>
                <w:b/>
              </w:rPr>
              <w:t>ersonalisation</w:t>
            </w:r>
          </w:p>
        </w:tc>
      </w:tr>
      <w:tr w:rsidR="00D177AD" w14:paraId="70CB2435" w14:textId="77777777" w:rsidTr="00D177AD">
        <w:tc>
          <w:tcPr>
            <w:tcW w:w="2310" w:type="dxa"/>
          </w:tcPr>
          <w:p w14:paraId="22DA81F7" w14:textId="5B5A07F1" w:rsidR="00D177AD" w:rsidRDefault="00D177AD" w:rsidP="00D177AD">
            <w:r>
              <w:t>Only 15 screens</w:t>
            </w:r>
          </w:p>
        </w:tc>
        <w:tc>
          <w:tcPr>
            <w:tcW w:w="2310" w:type="dxa"/>
          </w:tcPr>
          <w:p w14:paraId="33B89E66" w14:textId="26D36D2A" w:rsidR="00D177AD" w:rsidRDefault="00D177AD" w:rsidP="003C2224">
            <w:pPr>
              <w:jc w:val="center"/>
            </w:pPr>
          </w:p>
        </w:tc>
        <w:tc>
          <w:tcPr>
            <w:tcW w:w="2311" w:type="dxa"/>
          </w:tcPr>
          <w:p w14:paraId="4CA17556" w14:textId="180FAA78" w:rsidR="00D177AD" w:rsidRDefault="003C2224" w:rsidP="003C2224">
            <w:pPr>
              <w:jc w:val="center"/>
            </w:pPr>
            <w:r>
              <w:t>X</w:t>
            </w:r>
          </w:p>
        </w:tc>
        <w:tc>
          <w:tcPr>
            <w:tcW w:w="2311" w:type="dxa"/>
          </w:tcPr>
          <w:p w14:paraId="691F4C9D" w14:textId="77777777" w:rsidR="00D177AD" w:rsidRDefault="00D177AD" w:rsidP="003C2224">
            <w:pPr>
              <w:jc w:val="center"/>
            </w:pPr>
          </w:p>
        </w:tc>
      </w:tr>
      <w:tr w:rsidR="00D177AD" w14:paraId="1845D635" w14:textId="77777777" w:rsidTr="00D177AD">
        <w:tc>
          <w:tcPr>
            <w:tcW w:w="2310" w:type="dxa"/>
          </w:tcPr>
          <w:p w14:paraId="3C390B27" w14:textId="7493A40E" w:rsidR="00D177AD" w:rsidRDefault="00D177AD" w:rsidP="00D177AD">
            <w:r>
              <w:t xml:space="preserve">Consistency of layout </w:t>
            </w:r>
          </w:p>
        </w:tc>
        <w:tc>
          <w:tcPr>
            <w:tcW w:w="2310" w:type="dxa"/>
          </w:tcPr>
          <w:p w14:paraId="736DA16B" w14:textId="2C0B78A4" w:rsidR="00D177AD" w:rsidRDefault="003C2224" w:rsidP="003C2224">
            <w:pPr>
              <w:jc w:val="center"/>
            </w:pPr>
            <w:r>
              <w:t>X</w:t>
            </w:r>
          </w:p>
        </w:tc>
        <w:tc>
          <w:tcPr>
            <w:tcW w:w="2311" w:type="dxa"/>
          </w:tcPr>
          <w:p w14:paraId="4FD6864C" w14:textId="4F1FE426" w:rsidR="00D177AD" w:rsidRDefault="003C2224" w:rsidP="003C2224">
            <w:pPr>
              <w:jc w:val="center"/>
            </w:pPr>
            <w:r>
              <w:t>X</w:t>
            </w:r>
          </w:p>
        </w:tc>
        <w:tc>
          <w:tcPr>
            <w:tcW w:w="2311" w:type="dxa"/>
          </w:tcPr>
          <w:p w14:paraId="73EAF855" w14:textId="77777777" w:rsidR="00D177AD" w:rsidRDefault="00D177AD" w:rsidP="003C2224">
            <w:pPr>
              <w:jc w:val="center"/>
            </w:pPr>
          </w:p>
        </w:tc>
      </w:tr>
      <w:tr w:rsidR="00D177AD" w14:paraId="13033FC9" w14:textId="77777777" w:rsidTr="00D177AD">
        <w:tc>
          <w:tcPr>
            <w:tcW w:w="2310" w:type="dxa"/>
          </w:tcPr>
          <w:p w14:paraId="4A377683" w14:textId="49D7A8B6" w:rsidR="00D177AD" w:rsidRDefault="00D177AD" w:rsidP="00D177AD">
            <w:r>
              <w:t>Change preferred exercises</w:t>
            </w:r>
          </w:p>
        </w:tc>
        <w:tc>
          <w:tcPr>
            <w:tcW w:w="2310" w:type="dxa"/>
          </w:tcPr>
          <w:p w14:paraId="4CCA4F77" w14:textId="28DED4AA" w:rsidR="00D177AD" w:rsidRDefault="003C2224" w:rsidP="003C2224">
            <w:pPr>
              <w:jc w:val="center"/>
            </w:pPr>
            <w:r>
              <w:t>X</w:t>
            </w:r>
          </w:p>
        </w:tc>
        <w:tc>
          <w:tcPr>
            <w:tcW w:w="2311" w:type="dxa"/>
          </w:tcPr>
          <w:p w14:paraId="085753D6" w14:textId="79AE256E" w:rsidR="00D177AD" w:rsidRDefault="003C2224" w:rsidP="003C2224">
            <w:pPr>
              <w:jc w:val="center"/>
            </w:pPr>
            <w:r>
              <w:t>X</w:t>
            </w:r>
          </w:p>
        </w:tc>
        <w:tc>
          <w:tcPr>
            <w:tcW w:w="2311" w:type="dxa"/>
          </w:tcPr>
          <w:p w14:paraId="1937F6C9" w14:textId="158064F7" w:rsidR="00D177AD" w:rsidRDefault="003C2224" w:rsidP="003C2224">
            <w:pPr>
              <w:jc w:val="center"/>
            </w:pPr>
            <w:r>
              <w:t>X</w:t>
            </w:r>
          </w:p>
        </w:tc>
      </w:tr>
      <w:tr w:rsidR="00D177AD" w14:paraId="2402D963" w14:textId="77777777" w:rsidTr="00D177AD">
        <w:tc>
          <w:tcPr>
            <w:tcW w:w="2310" w:type="dxa"/>
          </w:tcPr>
          <w:p w14:paraId="7EB2AF6C" w14:textId="0FE72DC2" w:rsidR="00D177AD" w:rsidRDefault="00D177AD" w:rsidP="00D177AD">
            <w:r>
              <w:t xml:space="preserve">Change </w:t>
            </w:r>
            <w:r>
              <w:t>medication</w:t>
            </w:r>
          </w:p>
        </w:tc>
        <w:tc>
          <w:tcPr>
            <w:tcW w:w="2310" w:type="dxa"/>
          </w:tcPr>
          <w:p w14:paraId="2800C549" w14:textId="07914039" w:rsidR="00D177AD" w:rsidRDefault="003C2224" w:rsidP="003C2224">
            <w:pPr>
              <w:jc w:val="center"/>
            </w:pPr>
            <w:r>
              <w:t>X</w:t>
            </w:r>
          </w:p>
        </w:tc>
        <w:tc>
          <w:tcPr>
            <w:tcW w:w="2311" w:type="dxa"/>
          </w:tcPr>
          <w:p w14:paraId="409D4F85" w14:textId="6A59829A" w:rsidR="00D177AD" w:rsidRDefault="003C2224" w:rsidP="003C2224">
            <w:pPr>
              <w:jc w:val="center"/>
            </w:pPr>
            <w:r>
              <w:t>X</w:t>
            </w:r>
          </w:p>
        </w:tc>
        <w:tc>
          <w:tcPr>
            <w:tcW w:w="2311" w:type="dxa"/>
          </w:tcPr>
          <w:p w14:paraId="6E007E86" w14:textId="06F43B1F" w:rsidR="00D177AD" w:rsidRDefault="003C2224" w:rsidP="003C2224">
            <w:pPr>
              <w:jc w:val="center"/>
            </w:pPr>
            <w:r>
              <w:t>X</w:t>
            </w:r>
          </w:p>
        </w:tc>
      </w:tr>
      <w:tr w:rsidR="00D177AD" w14:paraId="4E0EFFF5" w14:textId="77777777" w:rsidTr="00D177AD">
        <w:tc>
          <w:tcPr>
            <w:tcW w:w="2310" w:type="dxa"/>
          </w:tcPr>
          <w:p w14:paraId="168F9FBF" w14:textId="6F983152" w:rsidR="00D177AD" w:rsidRDefault="00D177AD" w:rsidP="00D177AD">
            <w:r>
              <w:t>Change display colour</w:t>
            </w:r>
          </w:p>
        </w:tc>
        <w:tc>
          <w:tcPr>
            <w:tcW w:w="2310" w:type="dxa"/>
          </w:tcPr>
          <w:p w14:paraId="1EF00F92" w14:textId="628CBA53" w:rsidR="00D177AD" w:rsidRDefault="003C2224" w:rsidP="003C2224">
            <w:pPr>
              <w:jc w:val="center"/>
            </w:pPr>
            <w:r>
              <w:t>X</w:t>
            </w:r>
          </w:p>
        </w:tc>
        <w:tc>
          <w:tcPr>
            <w:tcW w:w="2311" w:type="dxa"/>
          </w:tcPr>
          <w:p w14:paraId="7A921BD1" w14:textId="419ADED7" w:rsidR="00D177AD" w:rsidRDefault="003C2224" w:rsidP="003C2224">
            <w:pPr>
              <w:jc w:val="center"/>
            </w:pPr>
            <w:r>
              <w:t>X</w:t>
            </w:r>
          </w:p>
        </w:tc>
        <w:tc>
          <w:tcPr>
            <w:tcW w:w="2311" w:type="dxa"/>
          </w:tcPr>
          <w:p w14:paraId="52422194" w14:textId="4BD4E67B" w:rsidR="00D177AD" w:rsidRDefault="003C2224" w:rsidP="003C2224">
            <w:pPr>
              <w:jc w:val="center"/>
            </w:pPr>
            <w:r>
              <w:t>X</w:t>
            </w:r>
          </w:p>
        </w:tc>
      </w:tr>
      <w:tr w:rsidR="00D177AD" w14:paraId="26DB9FA1" w14:textId="77777777" w:rsidTr="00D177AD">
        <w:tc>
          <w:tcPr>
            <w:tcW w:w="2310" w:type="dxa"/>
          </w:tcPr>
          <w:p w14:paraId="3D785D82" w14:textId="6A7C10C5" w:rsidR="00D177AD" w:rsidRDefault="00D177AD" w:rsidP="00D177AD">
            <w:r>
              <w:t xml:space="preserve">Facial recognition </w:t>
            </w:r>
          </w:p>
        </w:tc>
        <w:tc>
          <w:tcPr>
            <w:tcW w:w="2310" w:type="dxa"/>
          </w:tcPr>
          <w:p w14:paraId="4DA82615" w14:textId="2549D3F3" w:rsidR="00D177AD" w:rsidRDefault="003C2224" w:rsidP="003C2224">
            <w:pPr>
              <w:jc w:val="center"/>
            </w:pPr>
            <w:r>
              <w:t>X</w:t>
            </w:r>
          </w:p>
        </w:tc>
        <w:tc>
          <w:tcPr>
            <w:tcW w:w="2311" w:type="dxa"/>
          </w:tcPr>
          <w:p w14:paraId="46C9D602" w14:textId="6D63B5FE" w:rsidR="00D177AD" w:rsidRDefault="003C2224" w:rsidP="003C2224">
            <w:pPr>
              <w:jc w:val="center"/>
            </w:pPr>
            <w:r>
              <w:t>X</w:t>
            </w:r>
          </w:p>
        </w:tc>
        <w:tc>
          <w:tcPr>
            <w:tcW w:w="2311" w:type="dxa"/>
          </w:tcPr>
          <w:p w14:paraId="4823F786" w14:textId="77777777" w:rsidR="00D177AD" w:rsidRDefault="00D177AD" w:rsidP="003C2224">
            <w:pPr>
              <w:jc w:val="center"/>
            </w:pPr>
          </w:p>
        </w:tc>
      </w:tr>
    </w:tbl>
    <w:p w14:paraId="6FB5D318" w14:textId="2627C5A8" w:rsidR="00D177AD" w:rsidRDefault="00D177AD" w:rsidP="00D177AD"/>
    <w:p w14:paraId="5ED681C4" w14:textId="406ECBB7" w:rsidR="003C2224" w:rsidRDefault="003C2224" w:rsidP="003C2224">
      <w:pPr>
        <w:ind w:left="142"/>
      </w:pPr>
      <w:r>
        <w:t>These three areas were selected as accessibility and usability are central to good design, while personalisation is key to continued use of the application.</w:t>
      </w:r>
    </w:p>
    <w:p w14:paraId="25F920AE" w14:textId="77777777" w:rsidR="0056035D" w:rsidRDefault="0056035D">
      <w:pPr>
        <w:rPr>
          <w:rFonts w:asciiTheme="majorHAnsi" w:eastAsiaTheme="majorEastAsia" w:hAnsiTheme="majorHAnsi" w:cstheme="majorBidi"/>
          <w:b/>
          <w:bCs/>
          <w:color w:val="365F91" w:themeColor="accent1" w:themeShade="BF"/>
          <w:sz w:val="28"/>
          <w:szCs w:val="28"/>
        </w:rPr>
      </w:pPr>
      <w:bookmarkStart w:id="49" w:name="_Toc1738441"/>
      <w:r>
        <w:br w:type="page"/>
      </w:r>
    </w:p>
    <w:p w14:paraId="66C9992D" w14:textId="0143ED74" w:rsidR="00F2257A" w:rsidRDefault="00F2257A" w:rsidP="00750A68">
      <w:pPr>
        <w:pStyle w:val="Heading1"/>
      </w:pPr>
      <w:r>
        <w:lastRenderedPageBreak/>
        <w:t>Appendix</w:t>
      </w:r>
      <w:bookmarkEnd w:id="49"/>
    </w:p>
    <w:p w14:paraId="5F064C35" w14:textId="77777777" w:rsidR="00E0791B" w:rsidRDefault="00E0791B" w:rsidP="00E0791B">
      <w:pPr>
        <w:pStyle w:val="Heading2"/>
      </w:pPr>
      <w:bookmarkStart w:id="50" w:name="_Toc1738442"/>
      <w:r>
        <w:t>Gantt Chart</w:t>
      </w:r>
      <w:bookmarkEnd w:id="50"/>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w:t>
            </w:r>
            <w:proofErr w:type="gramStart"/>
            <w:r w:rsidRPr="002136E2">
              <w:rPr>
                <w:rFonts w:ascii="Calibri" w:eastAsia="Times New Roman" w:hAnsi="Calibri" w:cs="Calibri"/>
                <w:color w:val="000000"/>
                <w:lang w:eastAsia="en-GB"/>
              </w:rPr>
              <w:t>meeting )</w:t>
            </w:r>
            <w:proofErr w:type="gramEnd"/>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14:paraId="4F4478F8" w14:textId="77777777" w:rsidR="002136E2" w:rsidRPr="002136E2" w:rsidRDefault="009271F6" w:rsidP="002136E2">
      <w:r>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E198B7" w14:textId="77777777" w:rsidR="00E0791B" w:rsidRDefault="00E0791B" w:rsidP="00E0791B">
      <w:pPr>
        <w:pStyle w:val="Heading2"/>
      </w:pPr>
      <w:bookmarkStart w:id="51" w:name="_Ref442604"/>
      <w:bookmarkStart w:id="52" w:name="_Toc1738443"/>
      <w:r>
        <w:lastRenderedPageBreak/>
        <w:t>Personae</w:t>
      </w:r>
      <w:bookmarkEnd w:id="51"/>
      <w:bookmarkEnd w:id="52"/>
    </w:p>
    <w:p w14:paraId="39AC570F" w14:textId="77777777" w:rsidR="00E0791B" w:rsidRDefault="00E0791B" w:rsidP="00E0791B">
      <w:pPr>
        <w:pStyle w:val="Heading3"/>
      </w:pPr>
      <w:bookmarkStart w:id="53" w:name="_Toc1738444"/>
      <w:r>
        <w:t>Al –</w:t>
      </w:r>
      <w:bookmarkEnd w:id="53"/>
      <w:r>
        <w:t xml:space="preserve"> </w:t>
      </w:r>
    </w:p>
    <w:p w14:paraId="2394A53B" w14:textId="77777777" w:rsidR="00E0791B" w:rsidRDefault="00E0791B" w:rsidP="00E0791B">
      <w:pPr>
        <w:pStyle w:val="NoSpacing"/>
        <w:ind w:left="1440"/>
      </w:pPr>
      <w:r>
        <w:t>Age</w:t>
      </w:r>
      <w:r>
        <w:tab/>
        <w:t>:</w:t>
      </w:r>
      <w:r>
        <w:tab/>
        <w:t>66</w:t>
      </w:r>
    </w:p>
    <w:p w14:paraId="1893868D" w14:textId="77777777" w:rsidR="00E0791B" w:rsidRDefault="00E0791B" w:rsidP="00E0791B">
      <w:pPr>
        <w:pStyle w:val="NoSpacing"/>
        <w:ind w:left="993"/>
      </w:pPr>
      <w:r>
        <w:tab/>
      </w:r>
      <w:r>
        <w:tab/>
        <w:t>:</w:t>
      </w:r>
      <w:r>
        <w:tab/>
        <w:t>Widowed, 8 years</w:t>
      </w:r>
    </w:p>
    <w:p w14:paraId="6E9D98F3" w14:textId="77777777" w:rsidR="00E0791B" w:rsidRDefault="00E0791B" w:rsidP="00E0791B">
      <w:pPr>
        <w:pStyle w:val="NoSpacing"/>
        <w:ind w:left="2160"/>
      </w:pPr>
      <w:r>
        <w:t>:</w:t>
      </w:r>
      <w:r>
        <w:tab/>
        <w:t>1 adult daughter, married with small children, lives in Australia</w:t>
      </w:r>
    </w:p>
    <w:p w14:paraId="2F01984A" w14:textId="77777777" w:rsidR="00E0791B" w:rsidRDefault="00E0791B" w:rsidP="00E0791B">
      <w:pPr>
        <w:pStyle w:val="NoSpacing"/>
        <w:ind w:left="2160" w:hanging="720"/>
      </w:pPr>
      <w:r>
        <w:t>Health</w:t>
      </w:r>
      <w:r>
        <w:tab/>
        <w:t>:</w:t>
      </w:r>
      <w:r>
        <w:tab/>
        <w:t>Suffered first stroke six weeks ago</w:t>
      </w:r>
    </w:p>
    <w:p w14:paraId="6B3C2C04" w14:textId="77777777" w:rsidR="0063256D" w:rsidRDefault="0063256D" w:rsidP="00E0791B">
      <w:pPr>
        <w:pStyle w:val="NoSpacing"/>
        <w:ind w:left="2160" w:hanging="720"/>
      </w:pPr>
    </w:p>
    <w:p w14:paraId="7E718D2F" w14:textId="77777777" w:rsidR="00E0791B" w:rsidRDefault="00E0791B" w:rsidP="00E0791B">
      <w:pPr>
        <w:pStyle w:val="NoSpacing"/>
        <w:ind w:left="2880"/>
      </w:pPr>
      <w:r>
        <w:t xml:space="preserve">Al does not smoke, drinks moderately (2-3 beers a week, some weeks no drinks). A recreational cyclist, Al also likes to swim. Does not follow sports. Has been active with his church and has taught in Bible classes for ages 8 – 12, for </w:t>
      </w:r>
      <w:proofErr w:type="gramStart"/>
      <w:r>
        <w:t>a number of</w:t>
      </w:r>
      <w:proofErr w:type="gramEnd"/>
      <w:r>
        <w:t xml:space="preserve"> years. After retirement, he also began to work with the same age (8 – 12) group with a neighbourhood refugee support organization.</w:t>
      </w:r>
    </w:p>
    <w:p w14:paraId="65424E77" w14:textId="77777777" w:rsidR="0063256D" w:rsidRDefault="0063256D" w:rsidP="00E0791B">
      <w:pPr>
        <w:pStyle w:val="NoSpacing"/>
        <w:ind w:left="2880"/>
      </w:pPr>
    </w:p>
    <w:p w14:paraId="3BC917F4" w14:textId="77777777"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Default="0063256D" w:rsidP="00E0791B">
      <w:pPr>
        <w:pStyle w:val="NoSpacing"/>
        <w:ind w:left="2880"/>
      </w:pPr>
    </w:p>
    <w:p w14:paraId="5F260E74" w14:textId="77777777"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14:paraId="5205580C" w14:textId="77777777" w:rsidR="0063256D" w:rsidRDefault="0063256D" w:rsidP="00E0791B">
      <w:pPr>
        <w:pStyle w:val="NoSpacing"/>
        <w:ind w:left="2880"/>
      </w:pPr>
    </w:p>
    <w:p w14:paraId="320FB162" w14:textId="77777777"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w:t>
      </w:r>
      <w:proofErr w:type="gramStart"/>
      <w:r>
        <w:t>ago</w:t>
      </w:r>
      <w:proofErr w:type="gramEnd"/>
      <w:r>
        <w:t xml:space="preserve"> he mixed up when to take his medication and this led to a minor medical reaction. This seems to have depressed him further. Al has moved to assisted living </w:t>
      </w:r>
      <w:proofErr w:type="gramStart"/>
      <w:r>
        <w:t>accommodation</w:t>
      </w:r>
      <w:proofErr w:type="gramEnd"/>
      <w:r>
        <w:t xml:space="preserve"> but he struggles with the results of the stroke in terms of being motivated to improve his health.</w:t>
      </w:r>
    </w:p>
    <w:p w14:paraId="1F14BB18" w14:textId="77777777" w:rsidR="0063256D" w:rsidRDefault="0063256D" w:rsidP="00E0791B">
      <w:pPr>
        <w:pStyle w:val="NoSpacing"/>
        <w:ind w:left="2160" w:hanging="720"/>
      </w:pPr>
    </w:p>
    <w:p w14:paraId="795A4DEC" w14:textId="77777777" w:rsidR="00E0791B" w:rsidRDefault="00E0791B" w:rsidP="00E0791B">
      <w:pPr>
        <w:pStyle w:val="NoSpacing"/>
        <w:ind w:left="2160" w:hanging="720"/>
      </w:pPr>
      <w:r>
        <w:t>Next stages for improvement</w:t>
      </w:r>
    </w:p>
    <w:p w14:paraId="186C5E82" w14:textId="77777777" w:rsidR="00E0791B" w:rsidRDefault="00E0791B" w:rsidP="00E0791B">
      <w:pPr>
        <w:pStyle w:val="NoSpacing"/>
        <w:ind w:left="2160"/>
      </w:pPr>
      <w:r>
        <w:t>:</w:t>
      </w:r>
      <w:r>
        <w:tab/>
        <w:t>Al wants to be in his own home but to do this he needs to be able to</w:t>
      </w:r>
    </w:p>
    <w:p w14:paraId="107259CD" w14:textId="77777777" w:rsidR="00E0791B" w:rsidRDefault="00E0791B" w:rsidP="00E0791B">
      <w:pPr>
        <w:pStyle w:val="NoSpacing"/>
        <w:numPr>
          <w:ilvl w:val="0"/>
          <w:numId w:val="15"/>
        </w:numPr>
        <w:ind w:left="3240"/>
      </w:pPr>
      <w:r>
        <w:t>Walk through rooms, to bathroom, to kitchen. At present, he has difficulty doing this.</w:t>
      </w:r>
    </w:p>
    <w:p w14:paraId="0DEBC646" w14:textId="77777777" w:rsidR="00E0791B" w:rsidRDefault="00E0791B" w:rsidP="00E0791B">
      <w:pPr>
        <w:pStyle w:val="NoSpacing"/>
        <w:numPr>
          <w:ilvl w:val="0"/>
          <w:numId w:val="16"/>
        </w:numPr>
        <w:ind w:left="3600"/>
      </w:pPr>
      <w:r>
        <w:t>Needed: Exercises to improve muscle strength, balance coordination, overall activity.</w:t>
      </w:r>
    </w:p>
    <w:p w14:paraId="292212C5" w14:textId="77777777"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w:t>
      </w:r>
      <w:proofErr w:type="gramStart"/>
      <w:r>
        <w:t>has to</w:t>
      </w:r>
      <w:proofErr w:type="gramEnd"/>
      <w:r>
        <w:t xml:space="preserve"> rely on a ready-meal delivery system and also unable to draw or paint because of the lack of hand control. He finds the process to make his hands do as he wants very frustrating. </w:t>
      </w:r>
    </w:p>
    <w:p w14:paraId="1B36D0E8" w14:textId="77777777" w:rsidR="00E0791B" w:rsidRDefault="00E0791B" w:rsidP="00E0791B">
      <w:pPr>
        <w:pStyle w:val="NoSpacing"/>
        <w:numPr>
          <w:ilvl w:val="0"/>
          <w:numId w:val="16"/>
        </w:numPr>
        <w:ind w:left="3600"/>
      </w:pPr>
      <w:r>
        <w:t>Needed: Exercises to improve control and coordination of hands.</w:t>
      </w:r>
    </w:p>
    <w:p w14:paraId="20F916BF" w14:textId="77777777"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14:paraId="0EEA5549" w14:textId="77777777" w:rsidR="00E0791B" w:rsidRDefault="00E0791B" w:rsidP="00E0791B">
      <w:pPr>
        <w:pStyle w:val="NoSpacing"/>
        <w:numPr>
          <w:ilvl w:val="0"/>
          <w:numId w:val="16"/>
        </w:numPr>
        <w:ind w:left="3600"/>
      </w:pPr>
      <w:r>
        <w:t>Needed: A method that makes it easier for Al to take his medication at the right times.</w:t>
      </w:r>
    </w:p>
    <w:p w14:paraId="4ED69854" w14:textId="77777777" w:rsidR="00E0791B" w:rsidRDefault="00E0791B" w:rsidP="00E0791B">
      <w:pPr>
        <w:pStyle w:val="NoSpacing"/>
        <w:numPr>
          <w:ilvl w:val="0"/>
          <w:numId w:val="15"/>
        </w:numPr>
        <w:ind w:left="3240"/>
      </w:pPr>
      <w:r>
        <w:t>Because Al has difficulty in walking, he needs extra assistance getting small, everyday items.</w:t>
      </w:r>
    </w:p>
    <w:p w14:paraId="199E9AF2" w14:textId="77777777" w:rsidR="00E0791B" w:rsidRDefault="00E0791B" w:rsidP="00E0791B">
      <w:pPr>
        <w:pStyle w:val="NoSpacing"/>
        <w:numPr>
          <w:ilvl w:val="0"/>
          <w:numId w:val="16"/>
        </w:numPr>
        <w:ind w:left="3600"/>
      </w:pPr>
      <w:r>
        <w:t xml:space="preserve">Needed: A robot which could take instructions – ‘Bring me my glasses’, for example – would ease Al’s transition to being fully independent in his home again. Items that may be needed for a robot to fetch </w:t>
      </w:r>
      <w:proofErr w:type="gramStart"/>
      <w:r>
        <w:t>include:</w:t>
      </w:r>
      <w:proofErr w:type="gramEnd"/>
      <w:r>
        <w:t xml:space="preserve"> aforementioned glasses, pen and paper, mobile telephone.</w:t>
      </w:r>
    </w:p>
    <w:p w14:paraId="74AAF3E0" w14:textId="77777777" w:rsidR="00E0791B" w:rsidRDefault="00E0791B" w:rsidP="00E0791B">
      <w:pPr>
        <w:pStyle w:val="NoSpacing"/>
        <w:ind w:left="2880"/>
      </w:pPr>
    </w:p>
    <w:p w14:paraId="5D5AE0E5" w14:textId="77777777"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14:paraId="0272893C" w14:textId="77777777" w:rsidR="00E0791B" w:rsidRDefault="00E0791B" w:rsidP="00E0791B">
      <w:pPr>
        <w:pStyle w:val="NoSpacing"/>
        <w:ind w:left="4593"/>
      </w:pPr>
    </w:p>
    <w:p w14:paraId="7F0786AE" w14:textId="77777777" w:rsidR="00E0791B" w:rsidRDefault="00E0791B" w:rsidP="002363FF">
      <w:pPr>
        <w:pStyle w:val="NoSpacing"/>
        <w:ind w:left="2880"/>
      </w:pPr>
      <w:r>
        <w:rPr>
          <w:i/>
        </w:rPr>
        <w:t>Nice to have:</w:t>
      </w:r>
    </w:p>
    <w:p w14:paraId="5EC6B0C8" w14:textId="77777777"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0778C4E6" w14:textId="77777777" w:rsidR="002363FF" w:rsidRDefault="002363FF" w:rsidP="002363FF">
      <w:pPr>
        <w:pStyle w:val="Heading3"/>
      </w:pPr>
      <w:r>
        <w:tab/>
      </w:r>
      <w:bookmarkStart w:id="54" w:name="_Toc1738445"/>
      <w:r>
        <w:t>Kitty -</w:t>
      </w:r>
      <w:bookmarkEnd w:id="54"/>
    </w:p>
    <w:p w14:paraId="3F264FAC" w14:textId="77777777" w:rsidR="002363FF" w:rsidRDefault="002363FF" w:rsidP="002363FF">
      <w:pPr>
        <w:pStyle w:val="NoSpacing"/>
      </w:pPr>
    </w:p>
    <w:p w14:paraId="3BCB4217" w14:textId="77777777" w:rsidR="002363FF" w:rsidRDefault="002363FF" w:rsidP="002363FF">
      <w:pPr>
        <w:pStyle w:val="NoSpacing"/>
        <w:ind w:left="720"/>
      </w:pPr>
      <w:r>
        <w:t>Age</w:t>
      </w:r>
      <w:r>
        <w:tab/>
      </w:r>
      <w:r>
        <w:tab/>
      </w:r>
      <w:r>
        <w:tab/>
        <w:t>:</w:t>
      </w:r>
      <w:r>
        <w:tab/>
        <w:t>78+</w:t>
      </w:r>
    </w:p>
    <w:p w14:paraId="7FB34691" w14:textId="77777777" w:rsidR="002363FF" w:rsidRDefault="002363FF" w:rsidP="002363FF">
      <w:pPr>
        <w:pStyle w:val="NoSpacing"/>
        <w:ind w:left="720"/>
      </w:pPr>
      <w:r>
        <w:tab/>
      </w:r>
      <w:r>
        <w:tab/>
      </w:r>
      <w:r>
        <w:tab/>
        <w:t>:</w:t>
      </w:r>
      <w:r>
        <w:tab/>
        <w:t>Widowed, 23 years</w:t>
      </w:r>
    </w:p>
    <w:p w14:paraId="1BA71D31" w14:textId="77777777" w:rsidR="002363FF" w:rsidRDefault="002363FF" w:rsidP="002363FF">
      <w:pPr>
        <w:pStyle w:val="NoSpacing"/>
        <w:ind w:left="3600" w:hanging="720"/>
      </w:pPr>
      <w:r>
        <w:t>:</w:t>
      </w:r>
      <w:r>
        <w:tab/>
        <w:t>3 adult children, married, 5 grandchildren</w:t>
      </w:r>
    </w:p>
    <w:p w14:paraId="7517A5A8" w14:textId="77777777" w:rsidR="002363FF" w:rsidRDefault="002363FF" w:rsidP="002363FF">
      <w:pPr>
        <w:pStyle w:val="NoSpacing"/>
        <w:ind w:left="1440" w:hanging="720"/>
      </w:pPr>
      <w:r>
        <w:t>Health</w:t>
      </w:r>
      <w:r>
        <w:tab/>
      </w:r>
      <w:r>
        <w:tab/>
      </w:r>
      <w:r>
        <w:tab/>
        <w:t>:</w:t>
      </w:r>
      <w:r>
        <w:tab/>
        <w:t>Kitty uses a walker after a fall caused back damage.</w:t>
      </w:r>
    </w:p>
    <w:p w14:paraId="273B1B77" w14:textId="77777777" w:rsidR="0063256D" w:rsidRDefault="0063256D" w:rsidP="002363FF">
      <w:pPr>
        <w:pStyle w:val="NoSpacing"/>
        <w:ind w:left="4320" w:hanging="720"/>
      </w:pPr>
    </w:p>
    <w:p w14:paraId="21995A68" w14:textId="77777777" w:rsidR="002363FF" w:rsidRDefault="002363FF" w:rsidP="002363FF">
      <w:pPr>
        <w:pStyle w:val="NoSpacing"/>
        <w:ind w:left="4320" w:hanging="720"/>
      </w:pPr>
      <w:r>
        <w:t xml:space="preserve">Kitty gets less exercise than she once did and </w:t>
      </w:r>
      <w:proofErr w:type="gramStart"/>
      <w:r>
        <w:t>as a consequence</w:t>
      </w:r>
      <w:proofErr w:type="gramEnd"/>
      <w:r>
        <w:t xml:space="preserve"> her balance is deteriorating.</w:t>
      </w:r>
    </w:p>
    <w:p w14:paraId="132E07C6" w14:textId="77777777" w:rsidR="0063256D" w:rsidRDefault="0063256D" w:rsidP="002363FF">
      <w:pPr>
        <w:pStyle w:val="NoSpacing"/>
        <w:ind w:left="4320" w:hanging="720"/>
      </w:pPr>
    </w:p>
    <w:p w14:paraId="67ECEF0D" w14:textId="77777777"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14:paraId="079BA170" w14:textId="77777777" w:rsidR="0063256D" w:rsidRDefault="0063256D" w:rsidP="002363FF">
      <w:pPr>
        <w:pStyle w:val="NoSpacing"/>
        <w:ind w:left="4320" w:hanging="720"/>
      </w:pPr>
    </w:p>
    <w:p w14:paraId="788D05C0" w14:textId="77777777" w:rsidR="002363FF" w:rsidRDefault="002363FF" w:rsidP="002363FF">
      <w:pPr>
        <w:pStyle w:val="NoSpacing"/>
        <w:ind w:left="4320" w:hanging="720"/>
      </w:pPr>
      <w:r>
        <w:t>Kitty is forgetful so can miss a dose of prescribed medication without reminders.</w:t>
      </w:r>
    </w:p>
    <w:p w14:paraId="55227C34" w14:textId="77777777" w:rsidR="002363FF" w:rsidRDefault="002363FF" w:rsidP="002363FF">
      <w:pPr>
        <w:pStyle w:val="NoSpacing"/>
        <w:ind w:left="1440" w:hanging="720"/>
      </w:pPr>
      <w:r>
        <w:t>Next stages for improvement</w:t>
      </w:r>
    </w:p>
    <w:p w14:paraId="2703AEA2" w14:textId="77777777" w:rsidR="002363FF" w:rsidRDefault="002363FF" w:rsidP="002363FF">
      <w:pPr>
        <w:pStyle w:val="NoSpacing"/>
        <w:ind w:left="3600" w:hanging="720"/>
      </w:pPr>
      <w:r>
        <w:t>:</w:t>
      </w:r>
      <w:r>
        <w:tab/>
        <w:t>Kitty enjoys her independence as well as her social group at the local centre.</w:t>
      </w:r>
    </w:p>
    <w:p w14:paraId="534F4B3A" w14:textId="77777777" w:rsidR="002363FF" w:rsidRDefault="002363FF" w:rsidP="002363FF">
      <w:pPr>
        <w:pStyle w:val="NoSpacing"/>
        <w:numPr>
          <w:ilvl w:val="0"/>
          <w:numId w:val="17"/>
        </w:numPr>
        <w:ind w:left="3240"/>
      </w:pPr>
      <w:r>
        <w:t>Kitty knows she should exercise more and accepts that if she doesn’t, she may lose the ability to visit the local centre.</w:t>
      </w:r>
    </w:p>
    <w:p w14:paraId="2405C9C3" w14:textId="77777777" w:rsidR="002363FF" w:rsidRDefault="002363FF" w:rsidP="002363FF">
      <w:pPr>
        <w:pStyle w:val="NoSpacing"/>
        <w:numPr>
          <w:ilvl w:val="0"/>
          <w:numId w:val="16"/>
        </w:numPr>
        <w:ind w:left="3960"/>
      </w:pPr>
      <w:r>
        <w:t>Needed: Exercises to improve muscle strength, balance coordination, overall activity.</w:t>
      </w:r>
    </w:p>
    <w:p w14:paraId="0D1A0194" w14:textId="77777777" w:rsidR="002363FF" w:rsidRDefault="002363FF" w:rsidP="002363FF">
      <w:pPr>
        <w:pStyle w:val="NoSpacing"/>
        <w:numPr>
          <w:ilvl w:val="0"/>
          <w:numId w:val="17"/>
        </w:numPr>
        <w:ind w:left="3240"/>
      </w:pPr>
      <w:r>
        <w:t xml:space="preserve">Kitty enjoys when her grandchildren can come for a visit. She is sad when she cannot lift them to sit with </w:t>
      </w:r>
      <w:proofErr w:type="gramStart"/>
      <w:r>
        <w:t>her</w:t>
      </w:r>
      <w:proofErr w:type="gramEnd"/>
      <w:r>
        <w:t xml:space="preserve"> but she doesn’t handle weights very well.</w:t>
      </w:r>
    </w:p>
    <w:p w14:paraId="39BB4609" w14:textId="77777777" w:rsidR="002363FF" w:rsidRDefault="002363FF" w:rsidP="002363FF">
      <w:pPr>
        <w:pStyle w:val="NoSpacing"/>
        <w:numPr>
          <w:ilvl w:val="0"/>
          <w:numId w:val="16"/>
        </w:numPr>
        <w:ind w:left="3960"/>
      </w:pPr>
      <w:r>
        <w:lastRenderedPageBreak/>
        <w:t>Needed: Exercises to improve arm tone through light weight lifting.</w:t>
      </w:r>
    </w:p>
    <w:p w14:paraId="607A94BE" w14:textId="77777777" w:rsidR="002363FF" w:rsidRDefault="002363FF" w:rsidP="002363FF">
      <w:pPr>
        <w:pStyle w:val="NoSpacing"/>
        <w:numPr>
          <w:ilvl w:val="0"/>
          <w:numId w:val="17"/>
        </w:numPr>
        <w:ind w:left="3240"/>
      </w:pPr>
      <w:r>
        <w:t>Take medication on time. Kitty is forgetful and often confuses her medication.</w:t>
      </w:r>
    </w:p>
    <w:p w14:paraId="59A9362E" w14:textId="77777777" w:rsidR="002363FF" w:rsidRDefault="002363FF" w:rsidP="002363FF">
      <w:pPr>
        <w:pStyle w:val="NoSpacing"/>
        <w:numPr>
          <w:ilvl w:val="0"/>
          <w:numId w:val="16"/>
        </w:numPr>
        <w:ind w:left="3960"/>
      </w:pPr>
      <w:r>
        <w:t xml:space="preserve">Needed: A method that Kitty can easily follow to check off which tablets she has </w:t>
      </w:r>
      <w:proofErr w:type="gramStart"/>
      <w:r>
        <w:t>taken</w:t>
      </w:r>
      <w:proofErr w:type="gramEnd"/>
      <w:r>
        <w:t xml:space="preserve"> and which still need taken at what time would help her in this.</w:t>
      </w:r>
    </w:p>
    <w:p w14:paraId="4B9077E6" w14:textId="77777777" w:rsidR="002363FF" w:rsidRDefault="002363FF" w:rsidP="002363FF">
      <w:pPr>
        <w:pStyle w:val="NoSpacing"/>
        <w:numPr>
          <w:ilvl w:val="0"/>
          <w:numId w:val="17"/>
        </w:numPr>
        <w:ind w:left="3240"/>
      </w:pPr>
      <w:r>
        <w:t xml:space="preserve">Kitty would enjoy extra assistance getting small, everyday items. She did have a home helper who came three times a </w:t>
      </w:r>
      <w:proofErr w:type="gramStart"/>
      <w:r>
        <w:t>week</w:t>
      </w:r>
      <w:proofErr w:type="gramEnd"/>
      <w:r>
        <w:t xml:space="preserve"> but the council had to cancel that as they no longer had the funds to pay the helper. Kitty misses the interaction.</w:t>
      </w:r>
    </w:p>
    <w:p w14:paraId="00548FB2" w14:textId="77777777" w:rsidR="002363FF" w:rsidRDefault="002363FF" w:rsidP="002363FF">
      <w:pPr>
        <w:pStyle w:val="NoSpacing"/>
        <w:numPr>
          <w:ilvl w:val="0"/>
          <w:numId w:val="16"/>
        </w:numPr>
        <w:ind w:left="3960"/>
      </w:pPr>
      <w:r>
        <w:t xml:space="preserve">Needed: A robot might give Kitty an interaction in her home that would help give her social exercise. </w:t>
      </w:r>
    </w:p>
    <w:p w14:paraId="47194AAC" w14:textId="77777777" w:rsidR="002363FF" w:rsidRDefault="002363FF" w:rsidP="002363FF">
      <w:pPr>
        <w:pStyle w:val="NoSpacing"/>
        <w:ind w:left="3600"/>
      </w:pPr>
    </w:p>
    <w:p w14:paraId="30528C5E" w14:textId="77777777" w:rsidR="002363FF" w:rsidRDefault="002363FF" w:rsidP="002363FF">
      <w:pPr>
        <w:pStyle w:val="NoSpacing"/>
        <w:ind w:left="2880"/>
      </w:pPr>
      <w:r>
        <w:rPr>
          <w:i/>
        </w:rPr>
        <w:t>Nice to have:</w:t>
      </w:r>
    </w:p>
    <w:p w14:paraId="69DFB8E1" w14:textId="77777777"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Default="00FD28E8" w:rsidP="002363FF">
      <w:pPr>
        <w:pStyle w:val="NoSpacing"/>
        <w:ind w:left="3600"/>
      </w:pPr>
    </w:p>
    <w:p w14:paraId="7AC50565" w14:textId="77777777" w:rsidR="00FD28E8" w:rsidRDefault="00FD28E8" w:rsidP="00FD28E8">
      <w:pPr>
        <w:pStyle w:val="Heading3"/>
      </w:pPr>
      <w:r>
        <w:tab/>
      </w:r>
      <w:bookmarkStart w:id="55" w:name="_Toc1738446"/>
      <w:r>
        <w:t>Joe</w:t>
      </w:r>
      <w:bookmarkEnd w:id="55"/>
    </w:p>
    <w:p w14:paraId="736CFBD5" w14:textId="77777777" w:rsidR="00FD28E8" w:rsidRDefault="00FD28E8" w:rsidP="00FD28E8">
      <w:pPr>
        <w:pStyle w:val="NoSpacing"/>
      </w:pPr>
    </w:p>
    <w:p w14:paraId="37061C3B" w14:textId="77777777" w:rsidR="00FD28E8" w:rsidRDefault="00FD28E8" w:rsidP="00FD28E8">
      <w:pPr>
        <w:pStyle w:val="NoSpacing"/>
        <w:ind w:left="720"/>
      </w:pPr>
      <w:r>
        <w:t>Age</w:t>
      </w:r>
      <w:r>
        <w:tab/>
      </w:r>
      <w:r>
        <w:tab/>
      </w:r>
      <w:r>
        <w:tab/>
        <w:t>:</w:t>
      </w:r>
      <w:r>
        <w:tab/>
        <w:t>71+</w:t>
      </w:r>
    </w:p>
    <w:p w14:paraId="0075D509" w14:textId="77777777" w:rsidR="00FD28E8" w:rsidRDefault="00FD28E8" w:rsidP="00FD28E8">
      <w:pPr>
        <w:pStyle w:val="NoSpacing"/>
        <w:ind w:left="720"/>
      </w:pPr>
      <w:r>
        <w:tab/>
      </w:r>
      <w:r>
        <w:tab/>
      </w:r>
      <w:r>
        <w:tab/>
        <w:t>:</w:t>
      </w:r>
      <w:r>
        <w:tab/>
        <w:t>Widowed, 2 years</w:t>
      </w:r>
    </w:p>
    <w:p w14:paraId="437A6654" w14:textId="77777777" w:rsidR="00FD28E8" w:rsidRDefault="00FD28E8" w:rsidP="00FD28E8">
      <w:pPr>
        <w:pStyle w:val="NoSpacing"/>
        <w:ind w:left="3600" w:hanging="720"/>
      </w:pPr>
      <w:r>
        <w:t>:</w:t>
      </w:r>
      <w:r>
        <w:tab/>
        <w:t>3 adult children, married, 4 grandchildren</w:t>
      </w:r>
    </w:p>
    <w:p w14:paraId="49B476DD" w14:textId="77777777" w:rsidR="00FD28E8" w:rsidRDefault="00FD28E8" w:rsidP="00FD28E8">
      <w:pPr>
        <w:pStyle w:val="NoSpacing"/>
        <w:ind w:left="1440" w:hanging="720"/>
      </w:pPr>
      <w:r>
        <w:t>Health</w:t>
      </w:r>
      <w:r>
        <w:tab/>
      </w:r>
      <w:r>
        <w:tab/>
      </w:r>
      <w:r>
        <w:tab/>
        <w:t>:</w:t>
      </w:r>
      <w:r>
        <w:tab/>
        <w:t xml:space="preserve">Joe has heart problems which have left him breathless from </w:t>
      </w:r>
    </w:p>
    <w:p w14:paraId="2B40D321" w14:textId="77777777" w:rsidR="00FD28E8" w:rsidRDefault="00FD28E8" w:rsidP="00FD28E8">
      <w:pPr>
        <w:pStyle w:val="NoSpacing"/>
        <w:ind w:left="1440" w:hanging="720"/>
      </w:pPr>
      <w:r>
        <w:tab/>
      </w:r>
      <w:r>
        <w:tab/>
      </w:r>
      <w:r>
        <w:tab/>
      </w:r>
      <w:r>
        <w:tab/>
        <w:t xml:space="preserve">minimal exertion. </w:t>
      </w:r>
    </w:p>
    <w:p w14:paraId="70F06078" w14:textId="77777777" w:rsidR="00FD28E8" w:rsidRDefault="00FD28E8" w:rsidP="00FD28E8">
      <w:pPr>
        <w:pStyle w:val="NoSpacing"/>
        <w:ind w:left="4320" w:hanging="720"/>
      </w:pPr>
      <w:r>
        <w:t>Joe has enjoyed playing bowls in the past and misses his bowls team.</w:t>
      </w:r>
    </w:p>
    <w:p w14:paraId="50B1C05F" w14:textId="77777777" w:rsidR="0063256D" w:rsidRDefault="0063256D" w:rsidP="00FD28E8">
      <w:pPr>
        <w:pStyle w:val="NoSpacing"/>
        <w:ind w:left="4320" w:hanging="720"/>
      </w:pPr>
    </w:p>
    <w:p w14:paraId="4E2DE230" w14:textId="77777777" w:rsidR="00FD28E8" w:rsidRDefault="00FD28E8" w:rsidP="00FD28E8">
      <w:pPr>
        <w:pStyle w:val="NoSpacing"/>
        <w:ind w:left="4320" w:hanging="720"/>
      </w:pPr>
      <w:r>
        <w:t>Worked on trains and goods department of rail company.</w:t>
      </w:r>
    </w:p>
    <w:p w14:paraId="514B37EF" w14:textId="77777777" w:rsidR="0063256D" w:rsidRDefault="0063256D" w:rsidP="00FD28E8">
      <w:pPr>
        <w:pStyle w:val="NoSpacing"/>
        <w:ind w:left="4320" w:hanging="720"/>
      </w:pPr>
    </w:p>
    <w:p w14:paraId="4DADA643" w14:textId="77777777" w:rsidR="00FD28E8" w:rsidRDefault="00FD28E8" w:rsidP="00FD28E8">
      <w:pPr>
        <w:pStyle w:val="NoSpacing"/>
        <w:ind w:left="1440" w:hanging="720"/>
      </w:pPr>
      <w:r>
        <w:t>Next stages for improvement</w:t>
      </w:r>
    </w:p>
    <w:p w14:paraId="19D03B66" w14:textId="77777777"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14:paraId="64837079" w14:textId="77777777" w:rsidR="00FD28E8" w:rsidRDefault="00FD28E8" w:rsidP="0063256D">
      <w:pPr>
        <w:pStyle w:val="NoSpacing"/>
        <w:numPr>
          <w:ilvl w:val="0"/>
          <w:numId w:val="25"/>
        </w:numPr>
      </w:pPr>
      <w:r>
        <w:t>Walk through rooms, to bathroom, to kitchen. At present, he has difficulty doing this without becoming breathless.</w:t>
      </w:r>
    </w:p>
    <w:p w14:paraId="217EC98B" w14:textId="77777777" w:rsidR="00FD28E8" w:rsidRDefault="00FD28E8" w:rsidP="00FD28E8">
      <w:pPr>
        <w:pStyle w:val="NoSpacing"/>
        <w:numPr>
          <w:ilvl w:val="0"/>
          <w:numId w:val="16"/>
        </w:numPr>
        <w:ind w:left="3960"/>
      </w:pPr>
      <w:r>
        <w:t>Needed: Exercises to improve stamina, encourage use of legs.</w:t>
      </w:r>
    </w:p>
    <w:p w14:paraId="1806AF71" w14:textId="77777777"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14:paraId="538542A3" w14:textId="77777777" w:rsidR="00FD28E8" w:rsidRDefault="00FD28E8" w:rsidP="00FD28E8">
      <w:pPr>
        <w:pStyle w:val="NoSpacing"/>
        <w:numPr>
          <w:ilvl w:val="0"/>
          <w:numId w:val="16"/>
        </w:numPr>
        <w:ind w:left="3960"/>
      </w:pPr>
      <w:r>
        <w:t xml:space="preserve">Needed: Any exercise that would encourage arm movement, </w:t>
      </w:r>
      <w:proofErr w:type="gramStart"/>
      <w:r>
        <w:t>similar to</w:t>
      </w:r>
      <w:proofErr w:type="gramEnd"/>
      <w:r>
        <w:t xml:space="preserve"> what would be needed to play at bowls.</w:t>
      </w:r>
    </w:p>
    <w:p w14:paraId="3A5A5715" w14:textId="77777777" w:rsidR="00FD28E8" w:rsidRDefault="00FD28E8" w:rsidP="0063256D">
      <w:pPr>
        <w:pStyle w:val="NoSpacing"/>
        <w:numPr>
          <w:ilvl w:val="0"/>
          <w:numId w:val="25"/>
        </w:numPr>
      </w:pPr>
      <w:r>
        <w:t xml:space="preserve">Joe is forgetful but has a variety of tablets that he needs to take </w:t>
      </w:r>
      <w:proofErr w:type="gramStart"/>
      <w:r>
        <w:t>on a daily basis</w:t>
      </w:r>
      <w:proofErr w:type="gramEnd"/>
      <w:r>
        <w:t>.</w:t>
      </w:r>
    </w:p>
    <w:p w14:paraId="36CBA1BD" w14:textId="77777777" w:rsidR="00FD28E8" w:rsidRDefault="00FD28E8" w:rsidP="00FD28E8">
      <w:pPr>
        <w:pStyle w:val="NoSpacing"/>
        <w:numPr>
          <w:ilvl w:val="0"/>
          <w:numId w:val="16"/>
        </w:numPr>
        <w:ind w:left="3960"/>
      </w:pPr>
      <w:r>
        <w:t>Needed: A method that makes it easier for Joe to take his medication at the right times.</w:t>
      </w:r>
    </w:p>
    <w:p w14:paraId="3D0892B9" w14:textId="77777777"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14:paraId="0CF18C7E" w14:textId="77777777" w:rsidR="00FD28E8" w:rsidRDefault="00FD28E8" w:rsidP="00FD28E8">
      <w:pPr>
        <w:pStyle w:val="NoSpacing"/>
        <w:numPr>
          <w:ilvl w:val="0"/>
          <w:numId w:val="16"/>
        </w:numPr>
        <w:ind w:left="3960"/>
      </w:pPr>
      <w:r>
        <w:t xml:space="preserve">Needed: A robot which could take instructions – ‘Bring me my glasses’, for example – would ease Joe’s transition to being fully independent in his home again. Items that may be needed for a robot to fetch </w:t>
      </w:r>
      <w:proofErr w:type="gramStart"/>
      <w:r>
        <w:t>include:</w:t>
      </w:r>
      <w:proofErr w:type="gramEnd"/>
      <w:r>
        <w:t xml:space="preserve"> aforementioned glasses, pen and paper, mobile telephone.</w:t>
      </w:r>
    </w:p>
    <w:p w14:paraId="29A7639D" w14:textId="77777777" w:rsidR="00FD28E8" w:rsidRDefault="00FD28E8" w:rsidP="0063256D">
      <w:pPr>
        <w:pStyle w:val="NoSpacing"/>
        <w:ind w:left="2880"/>
      </w:pPr>
      <w:r>
        <w:t>If these four areas can see real improvement in Joe’s ability to regain better health, it could make a positive difference to Joe.</w:t>
      </w:r>
    </w:p>
    <w:p w14:paraId="15A54D76" w14:textId="77777777" w:rsidR="00FD28E8" w:rsidRDefault="00FD28E8" w:rsidP="00FD28E8">
      <w:pPr>
        <w:pStyle w:val="NoSpacing"/>
        <w:ind w:left="4320"/>
      </w:pPr>
    </w:p>
    <w:p w14:paraId="01997007" w14:textId="77777777" w:rsidR="00FD28E8" w:rsidRDefault="00FD28E8" w:rsidP="0063256D">
      <w:pPr>
        <w:pStyle w:val="NoSpacing"/>
        <w:ind w:left="2880"/>
      </w:pPr>
      <w:r>
        <w:rPr>
          <w:i/>
        </w:rPr>
        <w:t>Nice to have:</w:t>
      </w:r>
    </w:p>
    <w:p w14:paraId="766B6CF2" w14:textId="77777777" w:rsidR="00FD28E8" w:rsidRPr="00C65A03" w:rsidRDefault="00FD28E8" w:rsidP="002363FF">
      <w:pPr>
        <w:pStyle w:val="NoSpacing"/>
        <w:ind w:left="3600"/>
      </w:pPr>
      <w:r>
        <w:t>Joe considers himself</w:t>
      </w:r>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Default="00E0791B" w:rsidP="00E0791B">
      <w:pPr>
        <w:pStyle w:val="Heading2"/>
      </w:pPr>
      <w:bookmarkStart w:id="56" w:name="_Ref694168"/>
      <w:bookmarkStart w:id="57" w:name="_Ref1465486"/>
      <w:bookmarkStart w:id="58" w:name="_Toc1738447"/>
      <w:r>
        <w:t>Scenarios</w:t>
      </w:r>
      <w:bookmarkEnd w:id="56"/>
      <w:r w:rsidR="00FB1EFF">
        <w:t xml:space="preserve"> and Use-Case</w:t>
      </w:r>
      <w:bookmarkEnd w:id="57"/>
      <w:bookmarkEnd w:id="58"/>
    </w:p>
    <w:p w14:paraId="255747E6" w14:textId="77777777" w:rsidR="00073740" w:rsidRDefault="00073740" w:rsidP="00073740">
      <w:pPr>
        <w:pStyle w:val="Heading3"/>
      </w:pPr>
      <w:bookmarkStart w:id="59" w:name="_Ref1405113"/>
      <w:bookmarkStart w:id="60" w:name="_Toc1738448"/>
      <w:r>
        <w:t>Scenario 1 – Log-in Screen, User</w:t>
      </w:r>
      <w:bookmarkEnd w:id="59"/>
      <w:bookmarkEnd w:id="60"/>
    </w:p>
    <w:p w14:paraId="206E0757" w14:textId="77777777" w:rsidR="00073740" w:rsidRDefault="00073740" w:rsidP="00073740">
      <w:pPr>
        <w:pStyle w:val="NoSpacing"/>
        <w:numPr>
          <w:ilvl w:val="0"/>
          <w:numId w:val="19"/>
        </w:numPr>
      </w:pPr>
      <w:r>
        <w:t xml:space="preserve">User approaches Interactive Device to ‘Log-In’ to system. </w:t>
      </w:r>
    </w:p>
    <w:p w14:paraId="381C64B4" w14:textId="77777777" w:rsidR="00073740" w:rsidRDefault="00073740" w:rsidP="00073740">
      <w:pPr>
        <w:pStyle w:val="NoSpacing"/>
        <w:numPr>
          <w:ilvl w:val="0"/>
          <w:numId w:val="19"/>
        </w:numPr>
      </w:pPr>
      <w:r>
        <w:t xml:space="preserve">Their </w:t>
      </w:r>
      <w:r w:rsidR="0063256D">
        <w:t>facial structure</w:t>
      </w:r>
      <w:r>
        <w:t xml:space="preserve"> is scanned from the screen. </w:t>
      </w:r>
    </w:p>
    <w:p w14:paraId="34502DE6" w14:textId="6243F527" w:rsidR="00073740" w:rsidRDefault="0063256D" w:rsidP="00073740">
      <w:pPr>
        <w:pStyle w:val="NoSpacing"/>
        <w:numPr>
          <w:ilvl w:val="1"/>
          <w:numId w:val="19"/>
        </w:numPr>
      </w:pPr>
      <w:r>
        <w:t>If facial structure</w:t>
      </w:r>
      <w:r w:rsidR="00073740">
        <w:t xml:space="preserve"> matches file for user, user is ‘logged-in’ and the Home screen menu is presented. </w:t>
      </w:r>
    </w:p>
    <w:p w14:paraId="02FDA899" w14:textId="6083E706"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w:t>
      </w:r>
      <w:r w:rsidR="0029742D">
        <w:t>User can enter override password</w:t>
      </w:r>
      <w:r>
        <w:t>.</w:t>
      </w:r>
    </w:p>
    <w:p w14:paraId="6727FAE3" w14:textId="77777777" w:rsidR="004B78DC" w:rsidRPr="004B78DC" w:rsidRDefault="004B78DC" w:rsidP="004B78DC">
      <w:pPr>
        <w:pStyle w:val="Heading3"/>
      </w:pPr>
      <w:bookmarkStart w:id="61" w:name="_Toc1738451"/>
      <w:r w:rsidRPr="004B78DC">
        <w:t xml:space="preserve">Scenario </w:t>
      </w:r>
      <w:r w:rsidR="003D23B9">
        <w:t>4</w:t>
      </w:r>
      <w:r w:rsidRPr="004B78DC">
        <w:t xml:space="preserve"> – Home Screen, Medication Bottle Button Flashing, Chime Sounding</w:t>
      </w:r>
      <w:bookmarkEnd w:id="61"/>
    </w:p>
    <w:p w14:paraId="03D0BEB2" w14:textId="77777777" w:rsidR="004B78DC" w:rsidRPr="004B78DC" w:rsidRDefault="004B78DC" w:rsidP="004B78DC">
      <w:pPr>
        <w:numPr>
          <w:ilvl w:val="0"/>
          <w:numId w:val="19"/>
        </w:numPr>
        <w:spacing w:after="0" w:line="240" w:lineRule="auto"/>
      </w:pPr>
      <w:r w:rsidRPr="004B78DC">
        <w:t xml:space="preserve">User is drawn to the ‘home’ screen because chime sounding. </w:t>
      </w:r>
    </w:p>
    <w:p w14:paraId="7A30592D" w14:textId="77777777"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14:paraId="2BD9FB20" w14:textId="77777777" w:rsidR="004B78DC" w:rsidRPr="004B78DC" w:rsidRDefault="004B78DC" w:rsidP="004B78DC">
      <w:pPr>
        <w:numPr>
          <w:ilvl w:val="0"/>
          <w:numId w:val="19"/>
        </w:numPr>
        <w:spacing w:after="0" w:line="240" w:lineRule="auto"/>
      </w:pPr>
      <w:r w:rsidRPr="004B78DC">
        <w:t>This interaction takes user to display of 6.6.3 Medication Screen.</w:t>
      </w:r>
    </w:p>
    <w:p w14:paraId="6483C421" w14:textId="77777777" w:rsidR="004B78DC" w:rsidRPr="004B78DC" w:rsidRDefault="004B78DC" w:rsidP="004B78DC">
      <w:pPr>
        <w:numPr>
          <w:ilvl w:val="0"/>
          <w:numId w:val="19"/>
        </w:numPr>
        <w:spacing w:after="0" w:line="240" w:lineRule="auto"/>
      </w:pPr>
      <w:r w:rsidRPr="004B78DC">
        <w:t>User notes the current time displayed at top right of display and compares it to the first medication which has not been taken.</w:t>
      </w:r>
    </w:p>
    <w:p w14:paraId="2E080719" w14:textId="77777777" w:rsidR="004B78DC" w:rsidRPr="004B78DC" w:rsidRDefault="004B78DC" w:rsidP="004B78DC">
      <w:pPr>
        <w:numPr>
          <w:ilvl w:val="0"/>
          <w:numId w:val="19"/>
        </w:numPr>
        <w:spacing w:after="0" w:line="240" w:lineRule="auto"/>
      </w:pPr>
      <w:r w:rsidRPr="004B78DC">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4B78DC" w:rsidRDefault="004B78DC" w:rsidP="004B78DC">
      <w:pPr>
        <w:numPr>
          <w:ilvl w:val="0"/>
          <w:numId w:val="19"/>
        </w:numPr>
        <w:spacing w:after="0" w:line="240" w:lineRule="auto"/>
      </w:pPr>
      <w:r w:rsidRPr="004B78DC">
        <w:t>User returns to 6.6.3 Medication Screen display, selects ‘Taken’ button.</w:t>
      </w:r>
    </w:p>
    <w:p w14:paraId="2DD60DB9" w14:textId="77777777" w:rsidR="004B78DC" w:rsidRDefault="004B78DC" w:rsidP="004B78DC">
      <w:pPr>
        <w:numPr>
          <w:ilvl w:val="0"/>
          <w:numId w:val="19"/>
        </w:numPr>
        <w:spacing w:after="0" w:line="240" w:lineRule="auto"/>
      </w:pPr>
      <w:r w:rsidRPr="004B78DC">
        <w:t xml:space="preserve">Chime ceases to sound. </w:t>
      </w:r>
    </w:p>
    <w:p w14:paraId="07D93E6A" w14:textId="77777777" w:rsidR="003A53C2" w:rsidRDefault="003A53C2" w:rsidP="003A53C2">
      <w:pPr>
        <w:pStyle w:val="Heading3"/>
      </w:pPr>
      <w:bookmarkStart w:id="62" w:name="_Toc1738452"/>
      <w:r>
        <w:t xml:space="preserve">Scenario </w:t>
      </w:r>
      <w:r w:rsidR="003D23B9">
        <w:t>5</w:t>
      </w:r>
      <w:r>
        <w:t xml:space="preserve"> – Home Screen, No Chime Sounding, No Button flashing</w:t>
      </w:r>
      <w:bookmarkEnd w:id="62"/>
    </w:p>
    <w:p w14:paraId="343C1192" w14:textId="77777777" w:rsidR="003A53C2" w:rsidRDefault="003A53C2" w:rsidP="003A53C2">
      <w:pPr>
        <w:pStyle w:val="NoSpacing"/>
        <w:numPr>
          <w:ilvl w:val="0"/>
          <w:numId w:val="19"/>
        </w:numPr>
      </w:pPr>
      <w:r>
        <w:t xml:space="preserve">User is shown the ‘home’ screen. </w:t>
      </w:r>
    </w:p>
    <w:p w14:paraId="7F7AD631" w14:textId="77777777" w:rsidR="003A53C2" w:rsidRDefault="003A53C2" w:rsidP="003A53C2">
      <w:pPr>
        <w:pStyle w:val="NoSpacing"/>
        <w:numPr>
          <w:ilvl w:val="0"/>
          <w:numId w:val="19"/>
        </w:numPr>
      </w:pPr>
      <w:r>
        <w:t>User notes that no ‘button’ is flashing.</w:t>
      </w:r>
    </w:p>
    <w:p w14:paraId="267812EF" w14:textId="77777777" w:rsidR="003D23B9" w:rsidRDefault="003D23B9" w:rsidP="003A53C2">
      <w:pPr>
        <w:pStyle w:val="NoSpacing"/>
        <w:numPr>
          <w:ilvl w:val="0"/>
          <w:numId w:val="19"/>
        </w:numPr>
      </w:pPr>
      <w:r>
        <w:t>User selects the ‘Medication’ button.</w:t>
      </w:r>
    </w:p>
    <w:p w14:paraId="677B1B7C" w14:textId="77777777"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14:paraId="78DA5AE1" w14:textId="77777777" w:rsidR="003D23B9" w:rsidRDefault="003D23B9" w:rsidP="003A53C2">
      <w:pPr>
        <w:pStyle w:val="NoSpacing"/>
        <w:numPr>
          <w:ilvl w:val="0"/>
          <w:numId w:val="19"/>
        </w:numPr>
      </w:pPr>
      <w:r>
        <w:t>If the time to take medication is near, the user can select ‘Taken’ for the medication.</w:t>
      </w:r>
    </w:p>
    <w:p w14:paraId="6BDD6D16" w14:textId="77777777"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w:t>
      </w:r>
      <w:r w:rsidR="00745BB2">
        <w:lastRenderedPageBreak/>
        <w:t xml:space="preserve">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14:paraId="28AECEDE" w14:textId="77777777" w:rsidR="00745BB2" w:rsidRDefault="00745BB2" w:rsidP="00745BB2">
      <w:pPr>
        <w:pStyle w:val="Heading3"/>
      </w:pPr>
      <w:bookmarkStart w:id="63" w:name="_Toc1738453"/>
      <w:r>
        <w:t>Scenario 6 – Home Screen, No Chime Sounding, No Button flashing</w:t>
      </w:r>
      <w:bookmarkEnd w:id="63"/>
    </w:p>
    <w:p w14:paraId="5542E773" w14:textId="77777777" w:rsidR="00745BB2" w:rsidRDefault="00745BB2" w:rsidP="00745BB2">
      <w:pPr>
        <w:pStyle w:val="ListParagraph"/>
        <w:numPr>
          <w:ilvl w:val="0"/>
          <w:numId w:val="28"/>
        </w:numPr>
      </w:pPr>
      <w:r>
        <w:t>User is shown the ‘home’ screen.</w:t>
      </w:r>
    </w:p>
    <w:p w14:paraId="02B60797" w14:textId="77777777" w:rsidR="00745BB2" w:rsidRDefault="00745BB2" w:rsidP="00745BB2">
      <w:pPr>
        <w:pStyle w:val="ListParagraph"/>
        <w:numPr>
          <w:ilvl w:val="0"/>
          <w:numId w:val="28"/>
        </w:numPr>
      </w:pPr>
      <w:r>
        <w:t>User notes that no ‘button’ is flashing.</w:t>
      </w:r>
    </w:p>
    <w:p w14:paraId="1C4DD30C" w14:textId="77777777" w:rsidR="00745BB2" w:rsidRDefault="00745BB2" w:rsidP="00745BB2">
      <w:pPr>
        <w:pStyle w:val="ListParagraph"/>
        <w:numPr>
          <w:ilvl w:val="0"/>
          <w:numId w:val="28"/>
        </w:numPr>
      </w:pPr>
      <w:r>
        <w:t>User selects the ‘Energy’ button.</w:t>
      </w:r>
    </w:p>
    <w:p w14:paraId="70A626C3" w14:textId="77777777"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14:paraId="3129E88C" w14:textId="77777777" w:rsidR="00745BB2" w:rsidRDefault="00BF37E0" w:rsidP="00745BB2">
      <w:pPr>
        <w:pStyle w:val="ListParagraph"/>
        <w:numPr>
          <w:ilvl w:val="0"/>
          <w:numId w:val="28"/>
        </w:numPr>
      </w:pPr>
      <w:r>
        <w:t>The user taps the bar for a specific day.</w:t>
      </w:r>
    </w:p>
    <w:p w14:paraId="2FCB174E" w14:textId="77777777"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14:paraId="1D49DA03" w14:textId="77777777" w:rsidR="00BF37E0" w:rsidRDefault="00BF37E0" w:rsidP="00BF37E0">
      <w:pPr>
        <w:pStyle w:val="Heading3"/>
      </w:pPr>
      <w:bookmarkStart w:id="64" w:name="_Toc1738454"/>
      <w:r>
        <w:t>Scenario 7 – Home Screen, No Chime Sounding, No Button flashing</w:t>
      </w:r>
      <w:bookmarkEnd w:id="64"/>
    </w:p>
    <w:p w14:paraId="353D744A" w14:textId="77777777" w:rsidR="00BF37E0" w:rsidRDefault="00BF37E0" w:rsidP="00BF37E0">
      <w:pPr>
        <w:pStyle w:val="ListParagraph"/>
        <w:numPr>
          <w:ilvl w:val="0"/>
          <w:numId w:val="29"/>
        </w:numPr>
      </w:pPr>
      <w:r>
        <w:t>User is shown the ‘home’ screen.</w:t>
      </w:r>
    </w:p>
    <w:p w14:paraId="11A31480" w14:textId="77777777" w:rsidR="00BF37E0" w:rsidRDefault="00BF37E0" w:rsidP="00BF37E0">
      <w:pPr>
        <w:pStyle w:val="ListParagraph"/>
        <w:numPr>
          <w:ilvl w:val="0"/>
          <w:numId w:val="29"/>
        </w:numPr>
      </w:pPr>
      <w:r>
        <w:t>User notes that no ‘button’ is flashing.</w:t>
      </w:r>
    </w:p>
    <w:p w14:paraId="38562F45" w14:textId="77777777" w:rsidR="00BF37E0" w:rsidRDefault="00BF37E0" w:rsidP="00BF37E0">
      <w:pPr>
        <w:pStyle w:val="ListParagraph"/>
        <w:numPr>
          <w:ilvl w:val="0"/>
          <w:numId w:val="29"/>
        </w:numPr>
      </w:pPr>
      <w:r>
        <w:t>User selects the ‘Energy’ button.</w:t>
      </w:r>
    </w:p>
    <w:p w14:paraId="5D602974"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14:paraId="4D233A9B" w14:textId="77777777" w:rsidR="00BF37E0" w:rsidRDefault="00BF37E0" w:rsidP="00BF37E0">
      <w:pPr>
        <w:pStyle w:val="ListParagraph"/>
        <w:numPr>
          <w:ilvl w:val="0"/>
          <w:numId w:val="29"/>
        </w:numPr>
      </w:pPr>
      <w:r>
        <w:t>The user selects the ‘Edit’ button at the bottom right of the display.</w:t>
      </w:r>
    </w:p>
    <w:p w14:paraId="5B8C22A0"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14:paraId="2A19378E" w14:textId="77777777" w:rsidR="00BF37E0" w:rsidRDefault="00BF37E0" w:rsidP="00BF37E0">
      <w:pPr>
        <w:pStyle w:val="ListParagraph"/>
        <w:numPr>
          <w:ilvl w:val="0"/>
          <w:numId w:val="29"/>
        </w:numPr>
      </w:pPr>
      <w:r>
        <w:t xml:space="preserve">From the column to the left, the user selects a ‘recognized (by ‘smart’ system)’ device. </w:t>
      </w:r>
    </w:p>
    <w:p w14:paraId="24751DDA" w14:textId="77777777" w:rsidR="00BF37E0" w:rsidRDefault="00BF37E0" w:rsidP="00BF37E0">
      <w:pPr>
        <w:pStyle w:val="ListParagraph"/>
        <w:numPr>
          <w:ilvl w:val="0"/>
          <w:numId w:val="29"/>
        </w:numPr>
      </w:pPr>
      <w:r>
        <w:t>The user highlights the ‘recognized’ device that they want to add.</w:t>
      </w:r>
    </w:p>
    <w:p w14:paraId="3C06F0D0" w14:textId="77777777"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14:paraId="71513360" w14:textId="77777777" w:rsidR="00BF37E0" w:rsidRDefault="00BF37E0" w:rsidP="00BF37E0">
      <w:pPr>
        <w:pStyle w:val="Heading3"/>
      </w:pPr>
      <w:bookmarkStart w:id="65" w:name="_Toc1738455"/>
      <w:r>
        <w:t>Scenario 8 – Home Screen, No Chime Sounding, No Button flashing</w:t>
      </w:r>
      <w:bookmarkEnd w:id="65"/>
    </w:p>
    <w:p w14:paraId="532CE595" w14:textId="77777777" w:rsidR="00BF37E0" w:rsidRDefault="00BF37E0" w:rsidP="00BF37E0">
      <w:pPr>
        <w:pStyle w:val="ListParagraph"/>
        <w:numPr>
          <w:ilvl w:val="0"/>
          <w:numId w:val="30"/>
        </w:numPr>
      </w:pPr>
      <w:r>
        <w:t>User is shown the ‘home’ screen.</w:t>
      </w:r>
    </w:p>
    <w:p w14:paraId="7C705AC5" w14:textId="77777777" w:rsidR="00BF37E0" w:rsidRDefault="00BF37E0" w:rsidP="00BF37E0">
      <w:pPr>
        <w:pStyle w:val="ListParagraph"/>
        <w:numPr>
          <w:ilvl w:val="0"/>
          <w:numId w:val="30"/>
        </w:numPr>
      </w:pPr>
      <w:r>
        <w:t>User notes that no ‘button’ is flashing.</w:t>
      </w:r>
    </w:p>
    <w:p w14:paraId="7D572901" w14:textId="77777777" w:rsidR="00BF37E0" w:rsidRDefault="00BF37E0" w:rsidP="00BF37E0">
      <w:pPr>
        <w:pStyle w:val="ListParagraph"/>
        <w:numPr>
          <w:ilvl w:val="0"/>
          <w:numId w:val="30"/>
        </w:numPr>
      </w:pPr>
      <w:r>
        <w:t>User selects the ‘Energy’ button.</w:t>
      </w:r>
    </w:p>
    <w:p w14:paraId="13CD0BDE"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14:paraId="3C4D0AE8" w14:textId="75C33F01" w:rsidR="00BF37E0" w:rsidRDefault="00BF37E0" w:rsidP="00BF37E0">
      <w:pPr>
        <w:pStyle w:val="ListParagraph"/>
        <w:numPr>
          <w:ilvl w:val="0"/>
          <w:numId w:val="30"/>
        </w:numPr>
      </w:pPr>
      <w:r>
        <w:t>The user selects the ‘Edit</w:t>
      </w:r>
      <w:r w:rsidR="00DC5375">
        <w:t>’</w:t>
      </w:r>
      <w:r>
        <w:t xml:space="preserve"> button at the bottom right of the display.</w:t>
      </w:r>
    </w:p>
    <w:p w14:paraId="72A83627"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14:paraId="3A326822" w14:textId="77777777" w:rsidR="00BF37E0" w:rsidRDefault="00BF37E0" w:rsidP="00BF37E0">
      <w:pPr>
        <w:pStyle w:val="ListParagraph"/>
        <w:numPr>
          <w:ilvl w:val="0"/>
          <w:numId w:val="30"/>
        </w:numPr>
      </w:pPr>
      <w:r>
        <w:t>The user cannot find the device the user wishes to add to the ‘smart’ system for monitoring.</w:t>
      </w:r>
    </w:p>
    <w:p w14:paraId="3AD1C4D5" w14:textId="77777777"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00AD2238" w14:textId="21E47C48" w:rsidR="00DC5375" w:rsidRDefault="00DC5375" w:rsidP="00BF37E0">
      <w:pPr>
        <w:pStyle w:val="ListParagraph"/>
        <w:numPr>
          <w:ilvl w:val="0"/>
          <w:numId w:val="30"/>
        </w:numPr>
      </w:pPr>
      <w:r>
        <w:t>Device is still not shown</w:t>
      </w:r>
    </w:p>
    <w:p w14:paraId="55808F67" w14:textId="6A090344" w:rsidR="00DC5375" w:rsidRDefault="00DC5375" w:rsidP="00DC5375">
      <w:pPr>
        <w:pStyle w:val="ListParagraph"/>
        <w:numPr>
          <w:ilvl w:val="0"/>
          <w:numId w:val="30"/>
        </w:numPr>
      </w:pPr>
      <w:r>
        <w:t xml:space="preserve">The user again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1C78E91C" w14:textId="667197DD" w:rsidR="0002280D" w:rsidRDefault="00DC5375" w:rsidP="00BF37E0">
      <w:pPr>
        <w:pStyle w:val="ListParagraph"/>
        <w:numPr>
          <w:ilvl w:val="0"/>
          <w:numId w:val="30"/>
        </w:numPr>
      </w:pPr>
      <w:r>
        <w:t>T</w:t>
      </w:r>
      <w:r w:rsidR="0002280D">
        <w:t>ip</w:t>
      </w:r>
      <w:r>
        <w:t>s are displayed advising on common issues in finding smart devices and solutions to them.</w:t>
      </w:r>
    </w:p>
    <w:p w14:paraId="2EDBEC9A" w14:textId="07DAEA90" w:rsidR="008B414A" w:rsidRDefault="008B414A" w:rsidP="00BF37E0">
      <w:pPr>
        <w:pStyle w:val="ListParagraph"/>
        <w:numPr>
          <w:ilvl w:val="0"/>
          <w:numId w:val="30"/>
        </w:numPr>
      </w:pPr>
      <w:r>
        <w:t>User attempts solutions one-by-one until device is shown. If no solution works user is expected to contact outside help such as the seller of the appliance</w:t>
      </w:r>
    </w:p>
    <w:p w14:paraId="6593A6D2" w14:textId="77777777" w:rsidR="0002280D" w:rsidRDefault="0002280D" w:rsidP="0002280D">
      <w:pPr>
        <w:pStyle w:val="Heading3"/>
      </w:pPr>
      <w:bookmarkStart w:id="66" w:name="_Toc1738456"/>
      <w:r>
        <w:t>Scenario 9 – Home Screen, No Chime Sounding, No Button flashing</w:t>
      </w:r>
      <w:bookmarkEnd w:id="66"/>
    </w:p>
    <w:p w14:paraId="6C73A359" w14:textId="77777777" w:rsidR="0002280D" w:rsidRDefault="0002280D" w:rsidP="0002280D">
      <w:pPr>
        <w:pStyle w:val="ListParagraph"/>
        <w:numPr>
          <w:ilvl w:val="0"/>
          <w:numId w:val="30"/>
        </w:numPr>
      </w:pPr>
      <w:r>
        <w:t>User is shown the ‘home’ screen.</w:t>
      </w:r>
    </w:p>
    <w:p w14:paraId="2B4E7E1A" w14:textId="77777777" w:rsidR="0002280D" w:rsidRDefault="0002280D" w:rsidP="0002280D">
      <w:pPr>
        <w:pStyle w:val="ListParagraph"/>
        <w:numPr>
          <w:ilvl w:val="0"/>
          <w:numId w:val="30"/>
        </w:numPr>
      </w:pPr>
      <w:r>
        <w:t>User notes that no ‘button’ is flashing.</w:t>
      </w:r>
    </w:p>
    <w:p w14:paraId="7D486D27" w14:textId="77777777" w:rsidR="0002280D" w:rsidRDefault="0002280D" w:rsidP="0002280D">
      <w:pPr>
        <w:pStyle w:val="ListParagraph"/>
        <w:numPr>
          <w:ilvl w:val="0"/>
          <w:numId w:val="30"/>
        </w:numPr>
      </w:pPr>
      <w:r>
        <w:t>User selects the ‘Exercise’ button.</w:t>
      </w:r>
    </w:p>
    <w:p w14:paraId="5E907CD5" w14:textId="77777777" w:rsidR="00880974" w:rsidRDefault="00880974" w:rsidP="0002280D">
      <w:pPr>
        <w:pStyle w:val="ListParagraph"/>
        <w:numPr>
          <w:ilvl w:val="0"/>
          <w:numId w:val="30"/>
        </w:numPr>
      </w:pPr>
      <w:r>
        <w:lastRenderedPageBreak/>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811E765" w14:textId="77777777" w:rsidR="0002280D" w:rsidRDefault="0002280D" w:rsidP="0002280D">
      <w:pPr>
        <w:pStyle w:val="ListParagraph"/>
        <w:numPr>
          <w:ilvl w:val="0"/>
          <w:numId w:val="30"/>
        </w:numPr>
      </w:pPr>
      <w:r>
        <w:t>User wishes to participate in an exercise display: user taps that exercise button.</w:t>
      </w:r>
    </w:p>
    <w:p w14:paraId="11E6FCBD" w14:textId="77777777"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14:paraId="657A997A" w14:textId="77777777"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14:paraId="2B5ECDB7" w14:textId="77777777"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14:paraId="6F06AAA3" w14:textId="77777777" w:rsidR="0002280D" w:rsidRDefault="0002280D" w:rsidP="0002280D">
      <w:pPr>
        <w:pStyle w:val="Heading3"/>
      </w:pPr>
      <w:bookmarkStart w:id="67" w:name="_Toc1738457"/>
      <w:r>
        <w:t>Scenario 10 – Home Screen, No Chime Sounding, No Button flashing</w:t>
      </w:r>
      <w:bookmarkEnd w:id="67"/>
    </w:p>
    <w:p w14:paraId="6DCD2227" w14:textId="77777777" w:rsidR="0002280D" w:rsidRDefault="0002280D" w:rsidP="0002280D">
      <w:pPr>
        <w:pStyle w:val="ListParagraph"/>
        <w:numPr>
          <w:ilvl w:val="0"/>
          <w:numId w:val="31"/>
        </w:numPr>
      </w:pPr>
      <w:r>
        <w:t>User is shown the ‘home’ screen.</w:t>
      </w:r>
    </w:p>
    <w:p w14:paraId="71A42495" w14:textId="77777777" w:rsidR="0002280D" w:rsidRDefault="0002280D" w:rsidP="0002280D">
      <w:pPr>
        <w:pStyle w:val="ListParagraph"/>
        <w:numPr>
          <w:ilvl w:val="0"/>
          <w:numId w:val="31"/>
        </w:numPr>
      </w:pPr>
      <w:r>
        <w:t>User notes that no ‘button’ is flashing.</w:t>
      </w:r>
    </w:p>
    <w:p w14:paraId="411C500E" w14:textId="77777777" w:rsidR="0002280D" w:rsidRDefault="0002280D" w:rsidP="0002280D">
      <w:pPr>
        <w:pStyle w:val="ListParagraph"/>
        <w:numPr>
          <w:ilvl w:val="0"/>
          <w:numId w:val="31"/>
        </w:numPr>
      </w:pPr>
      <w:r>
        <w:t>User selects the ‘Exercise’ button.</w:t>
      </w:r>
    </w:p>
    <w:p w14:paraId="76380086"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5D7913E8" w14:textId="77777777"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14:paraId="08FD959C" w14:textId="77777777" w:rsidR="0002280D" w:rsidRDefault="0002280D" w:rsidP="0002280D">
      <w:pPr>
        <w:pStyle w:val="Heading3"/>
      </w:pPr>
      <w:bookmarkStart w:id="68" w:name="_Toc1738458"/>
      <w:r>
        <w:t>Scenario 11 – Home Screen, No Chime Sounding, No Button flashing</w:t>
      </w:r>
      <w:bookmarkEnd w:id="68"/>
    </w:p>
    <w:p w14:paraId="03612B7C" w14:textId="77777777" w:rsidR="0002280D" w:rsidRDefault="0002280D" w:rsidP="0002280D">
      <w:pPr>
        <w:pStyle w:val="ListParagraph"/>
        <w:numPr>
          <w:ilvl w:val="0"/>
          <w:numId w:val="31"/>
        </w:numPr>
      </w:pPr>
      <w:r>
        <w:t>User is shown the ‘home’ screen.</w:t>
      </w:r>
    </w:p>
    <w:p w14:paraId="41CDF529" w14:textId="77777777" w:rsidR="0002280D" w:rsidRDefault="0002280D" w:rsidP="0002280D">
      <w:pPr>
        <w:pStyle w:val="ListParagraph"/>
        <w:numPr>
          <w:ilvl w:val="0"/>
          <w:numId w:val="31"/>
        </w:numPr>
      </w:pPr>
      <w:r>
        <w:t>User notes that no ‘button’ is flashing.</w:t>
      </w:r>
    </w:p>
    <w:p w14:paraId="1542F9D1" w14:textId="77777777" w:rsidR="00880974" w:rsidRDefault="00880974" w:rsidP="0002280D">
      <w:pPr>
        <w:pStyle w:val="ListParagraph"/>
        <w:numPr>
          <w:ilvl w:val="0"/>
          <w:numId w:val="31"/>
        </w:numPr>
      </w:pPr>
      <w:r>
        <w:t xml:space="preserve">User selects the ‘Exercise’ button. </w:t>
      </w:r>
    </w:p>
    <w:p w14:paraId="45768B2F"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FC6761E" w14:textId="77777777"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14:paraId="2BAE5A41" w14:textId="77777777"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14:paraId="5AC9451B" w14:textId="77777777"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Default="00880974" w:rsidP="0002280D">
      <w:pPr>
        <w:pStyle w:val="ListParagraph"/>
        <w:numPr>
          <w:ilvl w:val="0"/>
          <w:numId w:val="31"/>
        </w:numPr>
      </w:pPr>
      <w:r>
        <w:t>Once the desired exercise if display, the user presses the ‘Add’ button for that exercise.</w:t>
      </w:r>
    </w:p>
    <w:p w14:paraId="4EB1DF4B" w14:textId="77777777"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14:paraId="18D01F2F" w14:textId="77777777" w:rsidR="00880974" w:rsidRDefault="00880974" w:rsidP="00880974">
      <w:pPr>
        <w:pStyle w:val="Heading3"/>
      </w:pPr>
      <w:bookmarkStart w:id="69" w:name="_Toc1738459"/>
      <w:r>
        <w:t>Scenario 12 – Home Screen, No Chime Sounding, No Button flashing</w:t>
      </w:r>
      <w:bookmarkEnd w:id="69"/>
    </w:p>
    <w:p w14:paraId="034906E0" w14:textId="77777777" w:rsidR="00880974" w:rsidRDefault="00880974" w:rsidP="00880974">
      <w:pPr>
        <w:pStyle w:val="ListParagraph"/>
        <w:numPr>
          <w:ilvl w:val="0"/>
          <w:numId w:val="31"/>
        </w:numPr>
      </w:pPr>
      <w:r>
        <w:t>User is shown the ‘home’ screen.</w:t>
      </w:r>
    </w:p>
    <w:p w14:paraId="239966B7" w14:textId="77777777" w:rsidR="00880974" w:rsidRDefault="00880974" w:rsidP="00880974">
      <w:pPr>
        <w:pStyle w:val="ListParagraph"/>
        <w:numPr>
          <w:ilvl w:val="0"/>
          <w:numId w:val="31"/>
        </w:numPr>
      </w:pPr>
      <w:r>
        <w:t>User notes that no ‘button’ is flashing.</w:t>
      </w:r>
    </w:p>
    <w:p w14:paraId="4F063BD2" w14:textId="77777777" w:rsidR="00880974" w:rsidRDefault="00880974" w:rsidP="00880974">
      <w:pPr>
        <w:pStyle w:val="ListParagraph"/>
        <w:numPr>
          <w:ilvl w:val="0"/>
          <w:numId w:val="31"/>
        </w:numPr>
      </w:pPr>
      <w:r>
        <w:t>User selects the ‘Settings’ button on the lower right of the display.</w:t>
      </w:r>
    </w:p>
    <w:p w14:paraId="3D31C0C1" w14:textId="77777777"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14:paraId="38BC814F" w14:textId="77777777" w:rsidR="00880974" w:rsidRDefault="00880974" w:rsidP="00880974">
      <w:pPr>
        <w:pStyle w:val="ListParagraph"/>
        <w:numPr>
          <w:ilvl w:val="0"/>
          <w:numId w:val="31"/>
        </w:numPr>
      </w:pPr>
      <w:r>
        <w:t>The user may select a change of display colour by tapping on the desired new colour on the colour wheel at the right of the display.</w:t>
      </w:r>
    </w:p>
    <w:p w14:paraId="32B97B55" w14:textId="77777777"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14:paraId="10BD383C" w14:textId="77777777" w:rsidR="00FB1EFF" w:rsidRDefault="00FB1EFF" w:rsidP="00FB1EFF">
      <w:pPr>
        <w:pStyle w:val="Heading3"/>
        <w:rPr>
          <w:rFonts w:cstheme="minorHAnsi"/>
        </w:rPr>
      </w:pPr>
      <w:bookmarkStart w:id="70" w:name="_Toc1738460"/>
      <w:r w:rsidRPr="00FB1EFF">
        <w:rPr>
          <w:rFonts w:cstheme="minorHAnsi"/>
        </w:rPr>
        <w:lastRenderedPageBreak/>
        <w:t>Use-Case for Cozmo Robot</w:t>
      </w:r>
      <w:bookmarkEnd w:id="70"/>
    </w:p>
    <w:p w14:paraId="0B8D498A" w14:textId="3F4876FA" w:rsidR="00FB1EFF" w:rsidRDefault="00FB1EFF" w:rsidP="0068085F">
      <w:pPr>
        <w:ind w:left="993"/>
      </w:pPr>
      <w:r>
        <w:t>Use case for Cozmo</w:t>
      </w:r>
    </w:p>
    <w:p w14:paraId="5A093969" w14:textId="2EEC588C" w:rsidR="0068085F" w:rsidRDefault="0068085F" w:rsidP="0068085F">
      <w:pPr>
        <w:ind w:left="993"/>
      </w:pPr>
      <w:r w:rsidRPr="00C14FA3">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14:paraId="464AD9F2" w14:textId="77777777" w:rsidR="00FB1EFF" w:rsidRPr="00602EDA" w:rsidRDefault="00FB1EFF" w:rsidP="00FB1EFF">
      <w:pPr>
        <w:pStyle w:val="Heading4"/>
      </w:pPr>
      <w:r>
        <w:t>Ideal Path</w:t>
      </w:r>
    </w:p>
    <w:p w14:paraId="4097F633" w14:textId="76723F4B" w:rsidR="00FB1EFF" w:rsidRDefault="00FB1EFF" w:rsidP="00FB1EFF">
      <w:pPr>
        <w:pStyle w:val="ListParagraph"/>
        <w:numPr>
          <w:ilvl w:val="0"/>
          <w:numId w:val="24"/>
        </w:numPr>
        <w:spacing w:after="160" w:line="259" w:lineRule="auto"/>
      </w:pPr>
      <w:r>
        <w:t xml:space="preserve">User selects Cozmo tile on home screen of </w:t>
      </w:r>
      <w:r w:rsidR="009C637D">
        <w:t>application.</w:t>
      </w:r>
      <w:r>
        <w:t xml:space="preserve"> </w:t>
      </w:r>
    </w:p>
    <w:p w14:paraId="20CCE1D7" w14:textId="2C3C3CE6" w:rsidR="00FB1EFF" w:rsidRDefault="00FB1EFF" w:rsidP="00FB1EFF">
      <w:pPr>
        <w:pStyle w:val="ListParagraph"/>
        <w:numPr>
          <w:ilvl w:val="1"/>
          <w:numId w:val="24"/>
        </w:numPr>
        <w:spacing w:after="160" w:line="259" w:lineRule="auto"/>
      </w:pPr>
      <w:r>
        <w:t xml:space="preserve">Cozmo boots up, </w:t>
      </w:r>
      <w:r w:rsidR="00F91F57">
        <w:t xml:space="preserve">application </w:t>
      </w:r>
      <w:r>
        <w:t>shows ‘waking’ screen</w:t>
      </w:r>
      <w:r w:rsidR="00014C5A">
        <w:t>, Cozmo says “I’m just getting ready.”</w:t>
      </w:r>
      <w:r w:rsidR="00230511">
        <w:t xml:space="preserve"> Cozmo moves off charger</w:t>
      </w:r>
    </w:p>
    <w:p w14:paraId="6F00AA60" w14:textId="77777777" w:rsidR="00FB1EFF" w:rsidRDefault="00FB1EFF" w:rsidP="00FB1EFF">
      <w:pPr>
        <w:pStyle w:val="ListParagraph"/>
        <w:numPr>
          <w:ilvl w:val="1"/>
          <w:numId w:val="24"/>
        </w:numPr>
        <w:spacing w:after="160" w:line="259" w:lineRule="auto"/>
      </w:pPr>
      <w:r>
        <w:t>Cozmo finds cubes and confirms which he can see</w:t>
      </w:r>
    </w:p>
    <w:p w14:paraId="07952AB3" w14:textId="762EFCC9" w:rsidR="00FB1EFF" w:rsidRDefault="00FB1EFF" w:rsidP="00FB1EFF">
      <w:pPr>
        <w:pStyle w:val="ListParagraph"/>
        <w:numPr>
          <w:ilvl w:val="1"/>
          <w:numId w:val="24"/>
        </w:numPr>
        <w:spacing w:after="160" w:line="259" w:lineRule="auto"/>
      </w:pPr>
      <w:r>
        <w:t xml:space="preserve">Objects are displayed on </w:t>
      </w:r>
      <w:r w:rsidR="00F91F57">
        <w:t xml:space="preserve">application </w:t>
      </w:r>
      <w:r>
        <w:t>screen for selection</w:t>
      </w:r>
    </w:p>
    <w:p w14:paraId="0093D864" w14:textId="31FDAB55" w:rsidR="00FB1EFF" w:rsidRDefault="00FB1EFF" w:rsidP="00FB1EFF">
      <w:pPr>
        <w:pStyle w:val="ListParagraph"/>
        <w:numPr>
          <w:ilvl w:val="1"/>
          <w:numId w:val="24"/>
        </w:numPr>
        <w:spacing w:after="160" w:line="259" w:lineRule="auto"/>
      </w:pPr>
      <w:r>
        <w:t>Cozmo says “</w:t>
      </w:r>
      <w:r w:rsidR="00014C5A">
        <w:t xml:space="preserve">I’m looking for your stuff. When it lights </w:t>
      </w:r>
      <w:proofErr w:type="gramStart"/>
      <w:r w:rsidR="00014C5A">
        <w:t>up</w:t>
      </w:r>
      <w:proofErr w:type="gramEnd"/>
      <w:r w:rsidR="00014C5A">
        <w:t xml:space="preserve"> I’ve found it</w:t>
      </w:r>
      <w:r>
        <w:t>!” and spins on the spot</w:t>
      </w:r>
      <w:r w:rsidR="00F34C02">
        <w:t>, searching for the users objects.</w:t>
      </w:r>
    </w:p>
    <w:p w14:paraId="6549D248" w14:textId="58AF17BF" w:rsidR="00F34C02" w:rsidRDefault="00F34C02" w:rsidP="00FB1EFF">
      <w:pPr>
        <w:pStyle w:val="ListParagraph"/>
        <w:numPr>
          <w:ilvl w:val="0"/>
          <w:numId w:val="24"/>
        </w:numPr>
        <w:spacing w:after="160" w:line="259" w:lineRule="auto"/>
      </w:pPr>
      <w:r>
        <w:t>Objects found are displayed on the GUI</w:t>
      </w:r>
    </w:p>
    <w:p w14:paraId="502EDE57" w14:textId="2EA96BA2" w:rsidR="00F34C02" w:rsidRDefault="00F34C02" w:rsidP="00FB1EFF">
      <w:pPr>
        <w:pStyle w:val="ListParagraph"/>
        <w:numPr>
          <w:ilvl w:val="0"/>
          <w:numId w:val="24"/>
        </w:numPr>
        <w:spacing w:after="160" w:line="259" w:lineRule="auto"/>
      </w:pPr>
      <w:r>
        <w:t>Cozmo says, “ok pick one and then press confirm.”</w:t>
      </w:r>
    </w:p>
    <w:p w14:paraId="42E1331E" w14:textId="24763130" w:rsidR="00FB1EFF" w:rsidRDefault="00FB1EFF" w:rsidP="00FB1EFF">
      <w:pPr>
        <w:pStyle w:val="ListParagraph"/>
        <w:numPr>
          <w:ilvl w:val="0"/>
          <w:numId w:val="24"/>
        </w:numPr>
        <w:spacing w:after="160" w:line="259" w:lineRule="auto"/>
      </w:pPr>
      <w:r>
        <w:t xml:space="preserve">User selects one object </w:t>
      </w:r>
    </w:p>
    <w:p w14:paraId="5472E7FB" w14:textId="30982ACF" w:rsidR="00FB1EFF" w:rsidRDefault="00C471CE" w:rsidP="00FB1EFF">
      <w:pPr>
        <w:pStyle w:val="ListParagraph"/>
        <w:numPr>
          <w:ilvl w:val="1"/>
          <w:numId w:val="24"/>
        </w:numPr>
        <w:spacing w:after="160" w:line="259" w:lineRule="auto"/>
      </w:pPr>
      <w:r>
        <w:t>Object</w:t>
      </w:r>
      <w:r w:rsidR="00FB1EFF">
        <w:t xml:space="preserve"> is </w:t>
      </w:r>
      <w:r w:rsidR="00F34C02">
        <w:t xml:space="preserve">shown on the rightmost tile. The tile becomes the same colour as the objects original tile. The word ‘confirm’ is shown on the tile below the object. </w:t>
      </w:r>
    </w:p>
    <w:p w14:paraId="76310D74" w14:textId="2F974828" w:rsidR="00FB1EFF" w:rsidRDefault="00FB1EFF" w:rsidP="00FB1EFF">
      <w:pPr>
        <w:pStyle w:val="ListParagraph"/>
        <w:numPr>
          <w:ilvl w:val="0"/>
          <w:numId w:val="24"/>
        </w:numPr>
        <w:spacing w:after="160" w:line="259" w:lineRule="auto"/>
      </w:pPr>
      <w:r>
        <w:t xml:space="preserve">User presses </w:t>
      </w:r>
      <w:r w:rsidR="00FE3704">
        <w:t>confirm</w:t>
      </w:r>
    </w:p>
    <w:p w14:paraId="52DE01DE" w14:textId="00D3C6A1" w:rsidR="00FB1EFF" w:rsidRDefault="00FB1EFF" w:rsidP="00FB1EFF">
      <w:pPr>
        <w:pStyle w:val="ListParagraph"/>
        <w:numPr>
          <w:ilvl w:val="1"/>
          <w:numId w:val="24"/>
        </w:numPr>
        <w:spacing w:after="160" w:line="259" w:lineRule="auto"/>
      </w:pPr>
      <w:r>
        <w:t>Cozmo moves to the selected object.</w:t>
      </w:r>
    </w:p>
    <w:p w14:paraId="098E3A04" w14:textId="2A053F23" w:rsidR="00FB1EFF" w:rsidRDefault="00FB1EFF" w:rsidP="00FB1EFF">
      <w:pPr>
        <w:pStyle w:val="ListParagraph"/>
        <w:numPr>
          <w:ilvl w:val="1"/>
          <w:numId w:val="24"/>
        </w:numPr>
        <w:spacing w:after="160" w:line="259" w:lineRule="auto"/>
      </w:pPr>
      <w:r>
        <w:t>Cozmo picks up object</w:t>
      </w:r>
    </w:p>
    <w:p w14:paraId="30546945" w14:textId="77777777" w:rsidR="00FB1EFF" w:rsidRDefault="00FB1EFF" w:rsidP="00FB1EFF">
      <w:pPr>
        <w:pStyle w:val="ListParagraph"/>
        <w:numPr>
          <w:ilvl w:val="1"/>
          <w:numId w:val="24"/>
        </w:numPr>
        <w:spacing w:after="160" w:line="259" w:lineRule="auto"/>
      </w:pPr>
      <w:r>
        <w:t>Cozmo brings the object back to the user</w:t>
      </w:r>
    </w:p>
    <w:p w14:paraId="31575049" w14:textId="3561437A" w:rsidR="00FB1EFF" w:rsidRDefault="00FB1EFF" w:rsidP="00FB1EFF">
      <w:pPr>
        <w:pStyle w:val="ListParagraph"/>
        <w:numPr>
          <w:ilvl w:val="1"/>
          <w:numId w:val="24"/>
        </w:numPr>
        <w:spacing w:after="160" w:line="259" w:lineRule="auto"/>
      </w:pPr>
      <w:r>
        <w:t>Cozmo says “</w:t>
      </w:r>
      <w:r w:rsidR="00FE3704">
        <w:t>Is this the right one</w:t>
      </w:r>
      <w:r>
        <w:t>?”</w:t>
      </w:r>
    </w:p>
    <w:p w14:paraId="7DAFE0A6" w14:textId="2A66064C" w:rsidR="00FB1EFF" w:rsidRDefault="00FE3704" w:rsidP="00FB1EFF">
      <w:pPr>
        <w:pStyle w:val="ListParagraph"/>
        <w:numPr>
          <w:ilvl w:val="1"/>
          <w:numId w:val="24"/>
        </w:numPr>
        <w:spacing w:after="160" w:line="259" w:lineRule="auto"/>
      </w:pPr>
      <w:r>
        <w:t xml:space="preserve">Pop-up window shows two buttons a green </w:t>
      </w:r>
      <w:proofErr w:type="spellStart"/>
      <w:r>
        <w:t>yes</w:t>
      </w:r>
      <w:proofErr w:type="spellEnd"/>
      <w:r>
        <w:t xml:space="preserve"> and a red no. </w:t>
      </w:r>
    </w:p>
    <w:p w14:paraId="5F4A423B" w14:textId="23775B06" w:rsidR="00FB1EFF" w:rsidRDefault="00FB1EFF" w:rsidP="00FB1EFF">
      <w:pPr>
        <w:pStyle w:val="ListParagraph"/>
        <w:numPr>
          <w:ilvl w:val="0"/>
          <w:numId w:val="24"/>
        </w:numPr>
        <w:spacing w:after="160" w:line="259" w:lineRule="auto"/>
      </w:pPr>
      <w:r>
        <w:t xml:space="preserve">User presses the </w:t>
      </w:r>
      <w:r w:rsidR="00FE3704">
        <w:t>yes</w:t>
      </w:r>
    </w:p>
    <w:p w14:paraId="3EDBAA13" w14:textId="0B8B0CBB" w:rsidR="00FB1EFF" w:rsidRDefault="00FB1EFF" w:rsidP="00FB1EFF">
      <w:pPr>
        <w:pStyle w:val="ListParagraph"/>
        <w:numPr>
          <w:ilvl w:val="1"/>
          <w:numId w:val="24"/>
        </w:numPr>
        <w:spacing w:after="160" w:line="259" w:lineRule="auto"/>
      </w:pPr>
      <w:r>
        <w:t xml:space="preserve">Cozmo says, “YAY!” and plays </w:t>
      </w:r>
      <w:r w:rsidR="00FE3704">
        <w:t>an excited animation</w:t>
      </w:r>
    </w:p>
    <w:p w14:paraId="5C847F7B" w14:textId="70741482" w:rsidR="00FB1EFF" w:rsidRDefault="00FB1EFF" w:rsidP="00FB1EFF">
      <w:pPr>
        <w:pStyle w:val="Heading4"/>
      </w:pPr>
      <w:r>
        <w:t>Deviations from Ideal Path</w:t>
      </w:r>
    </w:p>
    <w:p w14:paraId="621B6F44" w14:textId="77777777" w:rsidR="00FB1EFF" w:rsidRDefault="00FB1EFF" w:rsidP="00FB1EFF">
      <w:pPr>
        <w:pStyle w:val="Heading5"/>
      </w:pPr>
      <w:r>
        <w:t>Overarching issues:</w:t>
      </w:r>
    </w:p>
    <w:p w14:paraId="51887EE2" w14:textId="51B3A906" w:rsidR="00FB1EFF" w:rsidRDefault="00FB1EFF" w:rsidP="00FB1EFF">
      <w:pPr>
        <w:ind w:left="1008"/>
      </w:pPr>
      <w:r>
        <w:t xml:space="preserve">Cozmo is off its charger and is out of power. When Cozmo is selected from home screen, </w:t>
      </w:r>
      <w:r w:rsidR="00F91F57">
        <w:t xml:space="preserve">application </w:t>
      </w:r>
      <w:r>
        <w:t xml:space="preserve">displays a warning saying, “Cozmo needs put back on his cradle and charged before it can be used.” Once Cozmo is placed back on its cradle the </w:t>
      </w:r>
      <w:r w:rsidR="00F91F57">
        <w:t xml:space="preserve">application </w:t>
      </w:r>
      <w:r>
        <w:t>will display its current power levels. Cozmo cannot be sent on new tasks if it is under 10% charge.</w:t>
      </w:r>
    </w:p>
    <w:p w14:paraId="7C78959D" w14:textId="5C524C1D" w:rsidR="00FB1EFF" w:rsidRDefault="00FB1EFF" w:rsidP="003752F4">
      <w:pPr>
        <w:ind w:left="1008"/>
      </w:pPr>
      <w:r>
        <w:lastRenderedPageBreak/>
        <w:t xml:space="preserve">1b) Cozmo cannot find any cubes on boot up. </w:t>
      </w:r>
      <w:r w:rsidR="00F91F57">
        <w:t xml:space="preserve">Application </w:t>
      </w:r>
      <w:r>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Default="00FB1EFF" w:rsidP="003752F4">
      <w:pPr>
        <w:ind w:left="1008"/>
      </w:pPr>
      <w:r>
        <w:t xml:space="preserve">3a) Cozmo cannot find route to selected object. If Cozmo becomes stuck or cannot reach object it will say, “I can’t seem to get to that one, can you see anything blocking my way?” The communication box on the </w:t>
      </w:r>
      <w:r w:rsidR="00F91F57">
        <w:t xml:space="preserve">application </w:t>
      </w:r>
      <w:r>
        <w:t xml:space="preserve">screen will then show a </w:t>
      </w:r>
      <w:r w:rsidR="00FE3704">
        <w:t>yes or no</w:t>
      </w:r>
      <w:r w:rsidR="00C3678E">
        <w:t>.</w:t>
      </w:r>
    </w:p>
    <w:p w14:paraId="502411B2" w14:textId="77777777" w:rsidR="00E717E8" w:rsidRDefault="00E717E8" w:rsidP="00E717E8">
      <w:pPr>
        <w:pStyle w:val="Heading2"/>
      </w:pPr>
      <w:bookmarkStart w:id="71" w:name="_Ref1546011"/>
      <w:bookmarkStart w:id="72" w:name="_Toc1738461"/>
      <w:r>
        <w:t>Proposed Design for 1</w:t>
      </w:r>
      <w:r w:rsidRPr="00E717E8">
        <w:rPr>
          <w:vertAlign w:val="superscript"/>
        </w:rPr>
        <w:t>st</w:t>
      </w:r>
      <w:r>
        <w:t xml:space="preserve"> February Presentation</w:t>
      </w:r>
      <w:bookmarkEnd w:id="71"/>
      <w:bookmarkEnd w:id="72"/>
    </w:p>
    <w:p w14:paraId="12C7B920" w14:textId="77777777" w:rsidR="00917368" w:rsidRDefault="00917368" w:rsidP="00917368">
      <w:r w:rsidRPr="008A68B3">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Default="00C3678E" w:rsidP="00C3678E">
      <w:pPr>
        <w:pStyle w:val="Heading2"/>
      </w:pPr>
      <w:bookmarkStart w:id="73" w:name="_Toc1738462"/>
      <w:r>
        <w:t>Code for Cozmo Robot</w:t>
      </w:r>
      <w:bookmarkEnd w:id="73"/>
    </w:p>
    <w:p w14:paraId="35BC2C5C" w14:textId="44CC94A0" w:rsidR="00B2115F" w:rsidRPr="00B2115F" w:rsidRDefault="00B2115F" w:rsidP="00B2115F">
      <w:r>
        <w:t xml:space="preserve">Link to </w:t>
      </w:r>
      <w:proofErr w:type="spellStart"/>
      <w:r>
        <w:t>github</w:t>
      </w:r>
      <w:proofErr w:type="spellEnd"/>
      <w:r>
        <w:t xml:space="preserve"> repository containing code: </w:t>
      </w:r>
      <w:r w:rsidRPr="00B2115F">
        <w:t>https://github.com/Gordo851/DesignCourseworkSubmissionGroup4.git</w:t>
      </w:r>
    </w:p>
    <w:p w14:paraId="4506BFF5" w14:textId="77777777" w:rsidR="00E0791B" w:rsidRDefault="00851F2F" w:rsidP="00327FFE">
      <w:pPr>
        <w:pStyle w:val="Heading1"/>
      </w:pPr>
      <w:bookmarkStart w:id="74" w:name="_Ref1716367"/>
      <w:bookmarkStart w:id="75" w:name="_Toc1738463"/>
      <w:r>
        <w:lastRenderedPageBreak/>
        <w:t xml:space="preserve">Prototype </w:t>
      </w:r>
      <w:r w:rsidR="00E0791B">
        <w:t>Screenshots</w:t>
      </w:r>
      <w:bookmarkEnd w:id="74"/>
      <w:bookmarkEnd w:id="75"/>
    </w:p>
    <w:p w14:paraId="2EFF0454" w14:textId="77777777" w:rsidR="00722707" w:rsidRDefault="00722707" w:rsidP="00722707">
      <w:pPr>
        <w:pStyle w:val="Heading3"/>
      </w:pPr>
      <w:bookmarkStart w:id="76" w:name="_Ref1569077"/>
      <w:bookmarkStart w:id="77" w:name="_Toc1738464"/>
      <w:r>
        <w:t>Log-In Screen</w:t>
      </w:r>
      <w:bookmarkEnd w:id="76"/>
      <w:bookmarkEnd w:id="77"/>
    </w:p>
    <w:p w14:paraId="0855DAB1" w14:textId="77777777" w:rsidR="00722707" w:rsidRPr="00722707" w:rsidRDefault="00722707" w:rsidP="00722707"/>
    <w:p w14:paraId="60B37969" w14:textId="77777777" w:rsidR="00722707" w:rsidRDefault="00D8509A" w:rsidP="00722707">
      <w:pPr>
        <w:ind w:left="720"/>
      </w:pPr>
      <w:r>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7777777" w:rsidR="00722707" w:rsidRDefault="00722707" w:rsidP="00722707">
      <w:pPr>
        <w:pStyle w:val="Caption"/>
        <w:ind w:left="720"/>
      </w:pPr>
      <w:r>
        <w:t xml:space="preserve">Figure </w:t>
      </w:r>
      <w:fldSimple w:instr=" SEQ Figure \* ARABIC ">
        <w:r w:rsidR="00D32626">
          <w:rPr>
            <w:noProof/>
          </w:rPr>
          <w:t>2</w:t>
        </w:r>
      </w:fldSimple>
      <w:r>
        <w:t xml:space="preserve"> - The Log-in screen for the Interactive Display. The user only </w:t>
      </w:r>
      <w:proofErr w:type="gramStart"/>
      <w:r>
        <w:t>has to</w:t>
      </w:r>
      <w:proofErr w:type="gramEnd"/>
      <w:r>
        <w:t xml:space="preserve"> look into the camera which will have face recognition software; this will save the user from having to remember and enter a log-in password. Other stakeholders will be required to enter a password for access. </w:t>
      </w:r>
    </w:p>
    <w:p w14:paraId="6BCE5F38" w14:textId="77777777" w:rsidR="00445E25" w:rsidRDefault="00445E25" w:rsidP="00445E25">
      <w:pPr>
        <w:pStyle w:val="Heading3"/>
      </w:pPr>
      <w:bookmarkStart w:id="78" w:name="_Ref1581104"/>
      <w:bookmarkStart w:id="79" w:name="_Ref1581188"/>
      <w:bookmarkStart w:id="80" w:name="_Ref1581209"/>
      <w:bookmarkStart w:id="81" w:name="_Toc1738465"/>
      <w:r>
        <w:t>Home Screen</w:t>
      </w:r>
      <w:bookmarkEnd w:id="78"/>
      <w:bookmarkEnd w:id="79"/>
      <w:bookmarkEnd w:id="80"/>
      <w:bookmarkEnd w:id="81"/>
    </w:p>
    <w:p w14:paraId="6727D363" w14:textId="77777777" w:rsidR="00445E25" w:rsidRPr="00445E25" w:rsidRDefault="00445E25" w:rsidP="00445E25"/>
    <w:p w14:paraId="7DE57A77" w14:textId="77777777"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2EA58"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7777777" w:rsidR="00F91F57" w:rsidRDefault="00F91F57" w:rsidP="00445E25">
                            <w:r>
                              <w:t xml:space="preserve">Colour coded buttons with “3d” effect to clearly indicate that they can be pressed. </w:t>
                            </w:r>
                          </w:p>
                          <w:p w14:paraId="1B6AC63F" w14:textId="77777777" w:rsidR="00F91F57" w:rsidRDefault="00F91F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F4BE0C" id="_x0000_t202" coordsize="21600,21600" o:spt="202" path="m,l,21600r21600,l21600,xe">
                <v:stroke joinstyle="miter"/>
                <v:path gradientshapeok="t" o:connecttype="rect"/>
              </v:shapetype>
              <v:shape id="Text Box 2" o:spid="_x0000_s1026"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wTHwIAAB0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" stroked="f">
                <v:textbox>
                  <w:txbxContent>
                    <w:p w14:paraId="4B9482CD" w14:textId="77777777" w:rsidR="00F91F57" w:rsidRDefault="00F91F57" w:rsidP="00445E25">
                      <w:r>
                        <w:t xml:space="preserve">Colour coded buttons with “3d” effect to clearly indicate that they can be pressed. </w:t>
                      </w:r>
                    </w:p>
                    <w:p w14:paraId="1B6AC63F" w14:textId="77777777" w:rsidR="00F91F57" w:rsidRDefault="00F91F57"/>
                  </w:txbxContent>
                </v:textbox>
              </v:shape>
            </w:pict>
          </mc:Fallback>
        </mc:AlternateContent>
      </w:r>
      <w:r w:rsidRPr="00190CF1">
        <w:rPr>
          <w:noProof/>
          <w:lang w:eastAsia="en-GB"/>
        </w:rPr>
        <w:drawing>
          <wp:inline distT="0" distB="0" distL="0" distR="0" wp14:anchorId="66680502" wp14:editId="6E75FA6B">
            <wp:extent cx="3958638" cy="2520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Pr="00445E25">
        <w:t xml:space="preserve"> </w:t>
      </w:r>
    </w:p>
    <w:p w14:paraId="679830F2" w14:textId="77777777" w:rsidR="00722707" w:rsidRDefault="00445E25" w:rsidP="00445E25">
      <w:pPr>
        <w:pStyle w:val="Caption"/>
        <w:ind w:left="720"/>
      </w:pPr>
      <w:r>
        <w:t xml:space="preserve">Figure </w:t>
      </w:r>
      <w:fldSimple w:instr=" SEQ Figure \* ARABIC ">
        <w:r w:rsidR="00D32626">
          <w:rPr>
            <w:noProof/>
          </w:rPr>
          <w:t>3</w:t>
        </w:r>
      </w:fldSimple>
      <w:r>
        <w:t xml:space="preserve"> - shows the homepage for the Interactive application. The </w:t>
      </w:r>
      <w:proofErr w:type="gramStart"/>
      <w:r>
        <w:t>four square</w:t>
      </w:r>
      <w:proofErr w:type="gramEnd"/>
      <w:r>
        <w:t xml:space="preserve"> buttons represent the four areas of interaction available to the user.</w:t>
      </w:r>
    </w:p>
    <w:p w14:paraId="549AAEB8" w14:textId="77777777" w:rsidR="000C7C62" w:rsidRPr="000C7C62" w:rsidRDefault="000C7C62" w:rsidP="000C7C62">
      <w:pPr>
        <w:pStyle w:val="Heading3"/>
        <w:spacing w:before="120" w:after="120" w:line="360" w:lineRule="auto"/>
        <w:ind w:left="992"/>
      </w:pPr>
      <w:bookmarkStart w:id="82" w:name="_Ref1581229"/>
      <w:bookmarkStart w:id="83" w:name="_Ref1581246"/>
      <w:bookmarkStart w:id="84" w:name="_Toc1738466"/>
      <w:r>
        <w:rPr>
          <w:noProof/>
          <w:lang w:eastAsia="en-GB"/>
        </w:rPr>
        <w:lastRenderedPageBreak/>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444A1D83" w:rsidR="00F91F57" w:rsidRPr="00D32626" w:rsidRDefault="00F91F57"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6153" id="_x0000_s1027"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YWAMNDgIA&#10;APwDAAAOAAAAAAAAAAAAAAAAAC4CAABkcnMvZTJvRG9jLnhtbFBLAQItABQABgAIAAAAIQD6M+Df&#10;3QAAAAkBAAAPAAAAAAAAAAAAAAAAAGgEAABkcnMvZG93bnJldi54bWxQSwUGAAAAAAQABADzAAAA&#10;cgUAAAAA&#10;" filled="f" stroked="f">
                <v:textbox>
                  <w:txbxContent>
                    <w:p w14:paraId="50EE868B" w14:textId="444A1D83" w:rsidR="00F91F57" w:rsidRPr="00D32626" w:rsidRDefault="00F91F57"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v:textbox>
              </v:shape>
            </w:pict>
          </mc:Fallback>
        </mc:AlternateContent>
      </w:r>
      <w:r>
        <w:t>Medication Screen</w:t>
      </w:r>
      <w:bookmarkEnd w:id="82"/>
      <w:bookmarkEnd w:id="83"/>
      <w:bookmarkEnd w:id="84"/>
    </w:p>
    <w:p w14:paraId="4D2DBDE2" w14:textId="5A721F7E" w:rsidR="000C7C62" w:rsidRDefault="00D32626" w:rsidP="000C7C62">
      <w:pPr>
        <w:ind w:left="720"/>
      </w:pPr>
      <w:r>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3DA47B2"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52C973AC" w:rsidR="00F91F57" w:rsidRPr="00D32626" w:rsidRDefault="00F91F57"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750C" id="_x0000_s1028"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DRDg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" filled="f" stroked="f">
                <v:textbox>
                  <w:txbxContent>
                    <w:p w14:paraId="13D52720" w14:textId="52C973AC" w:rsidR="00F91F57" w:rsidRPr="00D32626" w:rsidRDefault="00F91F57"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v:textbox>
              </v:shape>
            </w:pict>
          </mc:Fallback>
        </mc:AlternateContent>
      </w:r>
      <w:r w:rsidR="00B45A73">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F91F57" w:rsidRPr="00D32626" w:rsidRDefault="00F91F57"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7319" id="_x0000_s1029"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MePodsP&#10;AgAA+wMAAA4AAAAAAAAAAAAAAAAALgIAAGRycy9lMm9Eb2MueG1sUEsBAi0AFAAGAAgAAAAhAD3K&#10;RnDeAAAACwEAAA8AAAAAAAAAAAAAAAAAaQQAAGRycy9kb3ducmV2LnhtbFBLBQYAAAAABAAEAPMA&#10;AAB0BQAAAAA=&#10;" filled="f" stroked="f">
                <v:textbox>
                  <w:txbxContent>
                    <w:p w14:paraId="13412F8D" w14:textId="77777777" w:rsidR="00F91F57" w:rsidRPr="00D32626" w:rsidRDefault="00F91F57" w:rsidP="000C7C62">
                      <w:pPr>
                        <w:rPr>
                          <w:sz w:val="20"/>
                        </w:rPr>
                      </w:pPr>
                      <w:r w:rsidRPr="00D32626">
                        <w:rPr>
                          <w:sz w:val="20"/>
                        </w:rP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B61CF23"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9DE0AD8"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0C7C62">
        <w:rPr>
          <w:noProof/>
          <w:lang w:eastAsia="en-GB"/>
        </w:rPr>
        <w:t xml:space="preserve"> </w:t>
      </w:r>
    </w:p>
    <w:p w14:paraId="6EDA564C" w14:textId="77777777" w:rsidR="000C7C62" w:rsidRDefault="000C7C62" w:rsidP="000C7C62">
      <w:pPr>
        <w:pStyle w:val="Caption"/>
        <w:ind w:left="720"/>
        <w:rPr>
          <w:noProof/>
          <w:lang w:eastAsia="en-GB"/>
        </w:rPr>
      </w:pPr>
      <w:r>
        <w:t xml:space="preserve">Figure </w:t>
      </w:r>
      <w:fldSimple w:instr=" SEQ Figure \* ARABIC ">
        <w:r w:rsidR="00D32626">
          <w:rPr>
            <w:noProof/>
          </w:rPr>
          <w:t>4</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14:paraId="492DA196" w14:textId="77777777" w:rsidR="00556BF3" w:rsidRDefault="00556BF3" w:rsidP="00556BF3">
      <w:pPr>
        <w:pStyle w:val="Heading3"/>
        <w:spacing w:before="120" w:after="120" w:line="360" w:lineRule="auto"/>
        <w:ind w:left="992"/>
        <w:rPr>
          <w:noProof/>
          <w:lang w:eastAsia="en-GB"/>
        </w:rPr>
      </w:pPr>
      <w:bookmarkStart w:id="85" w:name="_Ref1640841"/>
      <w:bookmarkStart w:id="86" w:name="_Toc1738467"/>
      <w:r>
        <w:rPr>
          <w:noProof/>
          <w:lang w:eastAsia="en-GB"/>
        </w:rPr>
        <w:t>Medication Screen with Warning about Dosage Time</w:t>
      </w:r>
      <w:bookmarkEnd w:id="85"/>
      <w:bookmarkEnd w:id="86"/>
    </w:p>
    <w:p w14:paraId="769CDA9F" w14:textId="77777777" w:rsidR="000C7C62" w:rsidRDefault="000C7C62" w:rsidP="000C7C62">
      <w:pPr>
        <w:ind w:left="720"/>
        <w:rPr>
          <w:lang w:eastAsia="en-GB"/>
        </w:rPr>
      </w:pPr>
      <w:r w:rsidRPr="00BD2325">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7777777" w:rsidR="00B45A73" w:rsidRDefault="00B45A73" w:rsidP="00B45A73">
      <w:pPr>
        <w:pStyle w:val="Caption"/>
        <w:ind w:left="720"/>
      </w:pPr>
      <w:r>
        <w:t xml:space="preserve">Figure </w:t>
      </w:r>
      <w:fldSimple w:instr=" SEQ Figure \* ARABIC ">
        <w:r w:rsidR="00D32626">
          <w:rPr>
            <w:noProof/>
          </w:rPr>
          <w:t>5</w:t>
        </w:r>
      </w:fldSimple>
      <w:r>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pPr>
      <w:r>
        <w:lastRenderedPageBreak/>
        <w:t>Medication screen change day</w:t>
      </w:r>
    </w:p>
    <w:p w14:paraId="42F3656E" w14:textId="77777777" w:rsidR="00D32626" w:rsidRDefault="00D32626" w:rsidP="00D32626">
      <w:pPr>
        <w:keepNext/>
        <w:ind w:left="709"/>
      </w:pPr>
      <w:r w:rsidRPr="00BD2325">
        <w:rPr>
          <w:noProof/>
          <w:lang w:eastAsia="en-GB"/>
        </w:rPr>
        <w:drawing>
          <wp:inline distT="0" distB="0" distL="0" distR="0" wp14:anchorId="38F6D3B2" wp14:editId="29A8F2D7">
            <wp:extent cx="3958638" cy="25199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58638" cy="2519999"/>
                    </a:xfrm>
                    <a:prstGeom prst="rect">
                      <a:avLst/>
                    </a:prstGeom>
                  </pic:spPr>
                </pic:pic>
              </a:graphicData>
            </a:graphic>
          </wp:inline>
        </w:drawing>
      </w:r>
    </w:p>
    <w:p w14:paraId="6DF5B177" w14:textId="59C46B35" w:rsidR="00D32626" w:rsidRPr="00D32626" w:rsidRDefault="00D32626" w:rsidP="00D32626">
      <w:pPr>
        <w:pStyle w:val="Caption"/>
        <w:ind w:left="567"/>
      </w:pPr>
      <w:r>
        <w:t xml:space="preserve">Figure </w:t>
      </w:r>
      <w:fldSimple w:instr=" SEQ Figure \* ARABIC ">
        <w:r>
          <w:rPr>
            <w:noProof/>
          </w:rPr>
          <w:t>6</w:t>
        </w:r>
      </w:fldSimple>
      <w:r>
        <w:t xml:space="preserve"> – the user can change the day that is being displayed by pressing the corresponding button.</w:t>
      </w:r>
    </w:p>
    <w:p w14:paraId="7F06F433" w14:textId="77777777" w:rsidR="00B45A73" w:rsidRPr="00B45A73" w:rsidRDefault="00B45A73" w:rsidP="00B45A73">
      <w:pPr>
        <w:pStyle w:val="Heading3"/>
        <w:spacing w:before="120" w:after="120" w:line="360" w:lineRule="auto"/>
        <w:ind w:left="992"/>
      </w:pPr>
      <w:bookmarkStart w:id="87" w:name="_Ref1581417"/>
      <w:bookmarkStart w:id="88" w:name="_Toc1738468"/>
      <w:r>
        <w:rPr>
          <w:noProof/>
          <w:lang w:eastAsia="en-GB"/>
        </w:rPr>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F91F57" w:rsidRDefault="00F91F57" w:rsidP="00B45A73">
                            <w:r w:rsidRPr="00D32626">
                              <w:rPr>
                                <w:sz w:val="20"/>
                              </w:rPr>
                              <w:t>Drugs can be searched for in the database</w:t>
                            </w:r>
                            <w:r>
                              <w:t>.</w:t>
                            </w:r>
                          </w:p>
                          <w:p w14:paraId="7577E53A" w14:textId="77777777" w:rsidR="00F91F57" w:rsidRPr="00D32626" w:rsidRDefault="00F91F57" w:rsidP="00B45A73">
                            <w:pPr>
                              <w:rPr>
                                <w:sz w:val="20"/>
                              </w:rPr>
                            </w:pPr>
                            <w:r w:rsidRPr="00D32626">
                              <w:rPr>
                                <w:sz w:val="20"/>
                              </w:rPr>
                              <w:t>The correct drug can be selected from the results.</w:t>
                            </w:r>
                          </w:p>
                          <w:p w14:paraId="13A1DE28" w14:textId="77777777" w:rsidR="00F91F57" w:rsidRPr="00D32626" w:rsidRDefault="00F91F57" w:rsidP="00B45A73">
                            <w:pPr>
                              <w:rPr>
                                <w:sz w:val="20"/>
                              </w:rPr>
                            </w:pPr>
                            <w:r w:rsidRPr="00D32626">
                              <w:rPr>
                                <w:sz w:val="20"/>
                              </w:rPr>
                              <w:t>Details of the selected drug</w:t>
                            </w:r>
                          </w:p>
                          <w:p w14:paraId="43D45037" w14:textId="77777777" w:rsidR="00F91F57" w:rsidRDefault="00F91F57" w:rsidP="00BF37E0">
                            <w:r w:rsidRPr="00D32626">
                              <w:rPr>
                                <w:sz w:val="20"/>
                              </w:rPr>
                              <w:t>The Add button adds the drug to the user’s medication</w:t>
                            </w:r>
                            <w:r>
                              <w:t>.</w:t>
                            </w:r>
                          </w:p>
                          <w:p w14:paraId="431623D9" w14:textId="77777777" w:rsidR="00F91F57" w:rsidRDefault="00F91F57" w:rsidP="00B45A73"/>
                          <w:p w14:paraId="436A1BD1" w14:textId="77777777" w:rsidR="00F91F57" w:rsidRDefault="00F91F57" w:rsidP="00B45A73"/>
                          <w:p w14:paraId="58B9EE8D" w14:textId="77777777" w:rsidR="00F91F57" w:rsidRDefault="00F91F57"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03105" id="_x0000_s1030"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FxzKqsO&#10;AgAA/AMAAA4AAAAAAAAAAAAAAAAALgIAAGRycy9lMm9Eb2MueG1sUEsBAi0AFAAGAAgAAAAhAOlm&#10;nBzfAAAACgEAAA8AAAAAAAAAAAAAAAAAaAQAAGRycy9kb3ducmV2LnhtbFBLBQYAAAAABAAEAPMA&#10;AAB0BQAAAAA=&#10;" filled="f" stroked="f">
                <v:textbox>
                  <w:txbxContent>
                    <w:p w14:paraId="4B040D1D" w14:textId="77777777" w:rsidR="00F91F57" w:rsidRDefault="00F91F57" w:rsidP="00B45A73">
                      <w:r w:rsidRPr="00D32626">
                        <w:rPr>
                          <w:sz w:val="20"/>
                        </w:rPr>
                        <w:t>Drugs can be searched for in the database</w:t>
                      </w:r>
                      <w:r>
                        <w:t>.</w:t>
                      </w:r>
                    </w:p>
                    <w:p w14:paraId="7577E53A" w14:textId="77777777" w:rsidR="00F91F57" w:rsidRPr="00D32626" w:rsidRDefault="00F91F57" w:rsidP="00B45A73">
                      <w:pPr>
                        <w:rPr>
                          <w:sz w:val="20"/>
                        </w:rPr>
                      </w:pPr>
                      <w:r w:rsidRPr="00D32626">
                        <w:rPr>
                          <w:sz w:val="20"/>
                        </w:rPr>
                        <w:t>The correct drug can be selected from the results.</w:t>
                      </w:r>
                    </w:p>
                    <w:p w14:paraId="13A1DE28" w14:textId="77777777" w:rsidR="00F91F57" w:rsidRPr="00D32626" w:rsidRDefault="00F91F57" w:rsidP="00B45A73">
                      <w:pPr>
                        <w:rPr>
                          <w:sz w:val="20"/>
                        </w:rPr>
                      </w:pPr>
                      <w:r w:rsidRPr="00D32626">
                        <w:rPr>
                          <w:sz w:val="20"/>
                        </w:rPr>
                        <w:t>Details of the selected drug</w:t>
                      </w:r>
                    </w:p>
                    <w:p w14:paraId="43D45037" w14:textId="77777777" w:rsidR="00F91F57" w:rsidRDefault="00F91F57" w:rsidP="00BF37E0">
                      <w:r w:rsidRPr="00D32626">
                        <w:rPr>
                          <w:sz w:val="20"/>
                        </w:rPr>
                        <w:t>The Add button adds the drug to the user’s medication</w:t>
                      </w:r>
                      <w:r>
                        <w:t>.</w:t>
                      </w:r>
                    </w:p>
                    <w:p w14:paraId="431623D9" w14:textId="77777777" w:rsidR="00F91F57" w:rsidRDefault="00F91F57" w:rsidP="00B45A73"/>
                    <w:p w14:paraId="436A1BD1" w14:textId="77777777" w:rsidR="00F91F57" w:rsidRDefault="00F91F57" w:rsidP="00B45A73"/>
                    <w:p w14:paraId="58B9EE8D" w14:textId="77777777" w:rsidR="00F91F57" w:rsidRDefault="00F91F57" w:rsidP="00B45A73"/>
                  </w:txbxContent>
                </v:textbox>
              </v:shape>
            </w:pict>
          </mc:Fallback>
        </mc:AlternateContent>
      </w:r>
      <w:r>
        <w:t>Add Medication Screen</w:t>
      </w:r>
      <w:bookmarkEnd w:id="87"/>
      <w:bookmarkEnd w:id="88"/>
    </w:p>
    <w:p w14:paraId="48D35338" w14:textId="3D3B93A3" w:rsidR="00B45A73" w:rsidRDefault="00D32626" w:rsidP="00B45A73">
      <w:pPr>
        <w:ind w:left="720"/>
      </w:pPr>
      <w:r>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3E074"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A7AC6"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CC6CB"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C753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E52D46">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B45A73" w:rsidRPr="00B45A73">
        <w:rPr>
          <w:noProof/>
          <w:lang w:eastAsia="en-GB"/>
        </w:rPr>
        <w:t xml:space="preserve"> </w:t>
      </w:r>
    </w:p>
    <w:p w14:paraId="6E2C6D92" w14:textId="77777777" w:rsidR="00B45A73" w:rsidRDefault="00B45A73" w:rsidP="00B45A73">
      <w:pPr>
        <w:pStyle w:val="Caption"/>
        <w:ind w:left="720"/>
      </w:pPr>
      <w:r>
        <w:t xml:space="preserve">Figure </w:t>
      </w:r>
      <w:fldSimple w:instr=" SEQ Figure \* ARABIC ">
        <w:r w:rsidR="00D32626">
          <w:rPr>
            <w:noProof/>
          </w:rPr>
          <w:t>7</w:t>
        </w:r>
      </w:fldSimple>
      <w:r>
        <w:t xml:space="preserve"> - The Add Medication screen provides a list of matching medication names against a search phrase. It provides information about the dosage and any contraindications.</w:t>
      </w:r>
    </w:p>
    <w:p w14:paraId="39747F43" w14:textId="77777777" w:rsidR="00B45A73" w:rsidRPr="00B45A73" w:rsidRDefault="00B45A73" w:rsidP="00B45A73">
      <w:pPr>
        <w:pStyle w:val="Heading3"/>
        <w:spacing w:before="120" w:after="120" w:line="360" w:lineRule="auto"/>
        <w:ind w:left="992"/>
      </w:pPr>
      <w:bookmarkStart w:id="89" w:name="_Ref1662287"/>
      <w:bookmarkStart w:id="90" w:name="_Toc1738469"/>
      <w:r>
        <w:lastRenderedPageBreak/>
        <w:t>Medication Details</w:t>
      </w:r>
      <w:r w:rsidR="00D9755B">
        <w:t xml:space="preserve"> Screen</w:t>
      </w:r>
      <w:bookmarkEnd w:id="89"/>
      <w:bookmarkEnd w:id="90"/>
    </w:p>
    <w:p w14:paraId="454305AE" w14:textId="77777777" w:rsidR="00B45A73" w:rsidRPr="00B45A73" w:rsidRDefault="00B45A73" w:rsidP="00B45A73">
      <w:pPr>
        <w:ind w:left="720"/>
      </w:pPr>
      <w:r w:rsidRPr="002F67EA">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77777777" w:rsidR="00B45A73" w:rsidRDefault="00B45A73" w:rsidP="00B45A73">
      <w:pPr>
        <w:pStyle w:val="Caption"/>
        <w:ind w:left="720"/>
      </w:pPr>
      <w:r>
        <w:t xml:space="preserve">Figure </w:t>
      </w:r>
      <w:fldSimple w:instr=" SEQ Figure \* ARABIC ">
        <w:r w:rsidR="00D32626">
          <w:rPr>
            <w:noProof/>
          </w:rPr>
          <w:t>8</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0D1F1D" w:rsidRDefault="000D1F1D" w:rsidP="000D1F1D">
      <w:pPr>
        <w:pStyle w:val="Heading3"/>
        <w:spacing w:before="240" w:after="120" w:line="360" w:lineRule="auto"/>
        <w:ind w:left="992"/>
      </w:pPr>
      <w:bookmarkStart w:id="91" w:name="_Ref1662452"/>
      <w:bookmarkStart w:id="92" w:name="_Toc1738470"/>
      <w:r>
        <w:t>Energy Screen</w:t>
      </w:r>
      <w:bookmarkEnd w:id="91"/>
      <w:bookmarkEnd w:id="92"/>
    </w:p>
    <w:p w14:paraId="5F0C0B71" w14:textId="75266348" w:rsidR="00B45A73" w:rsidRDefault="00D32626" w:rsidP="000C7C62">
      <w:pPr>
        <w:ind w:left="720"/>
        <w:rPr>
          <w:lang w:eastAsia="en-GB"/>
        </w:rPr>
      </w:pPr>
      <w:r w:rsidRPr="0089443A">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7C6D5"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716D0"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F91F57" w:rsidRDefault="00F91F57" w:rsidP="000D1F1D">
                            <w:r>
                              <w:t>Total energy usage</w:t>
                            </w:r>
                          </w:p>
                          <w:p w14:paraId="1337F225" w14:textId="77777777" w:rsidR="00F91F57" w:rsidRDefault="00F91F57" w:rsidP="000D1F1D"/>
                          <w:p w14:paraId="23AD3087" w14:textId="77777777" w:rsidR="00F91F57" w:rsidRDefault="00F91F57" w:rsidP="000D1F1D">
                            <w:r>
                              <w:t>Energy usage at 10:57am on given day</w:t>
                            </w:r>
                          </w:p>
                          <w:p w14:paraId="04D24F46" w14:textId="77777777" w:rsidR="00F91F57" w:rsidRDefault="00F91F57" w:rsidP="000D1F1D"/>
                          <w:p w14:paraId="462B834F" w14:textId="0632E4C9" w:rsidR="00F91F57" w:rsidRDefault="00F91F57"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F91F57" w:rsidRDefault="00F91F57" w:rsidP="000D1F1D"/>
                          <w:p w14:paraId="11F20C9E" w14:textId="77777777" w:rsidR="00F91F57" w:rsidRDefault="00F91F57" w:rsidP="000D1F1D"/>
                          <w:p w14:paraId="0DDACFC2" w14:textId="77777777" w:rsidR="00F91F57" w:rsidRDefault="00F91F57" w:rsidP="000D1F1D"/>
                          <w:p w14:paraId="1E610E76" w14:textId="77777777" w:rsidR="00F91F57" w:rsidRDefault="00F91F57"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8828AB" id="_x0000_s1031"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akK+gDAIA&#10;APwDAAAOAAAAAAAAAAAAAAAAAC4CAABkcnMvZTJvRG9jLnhtbFBLAQItABQABgAIAAAAIQDlRGtn&#10;3wAAAAsBAAAPAAAAAAAAAAAAAAAAAGYEAABkcnMvZG93bnJldi54bWxQSwUGAAAAAAQABADzAAAA&#10;cgUAAAAA&#10;" filled="f" stroked="f">
                <v:textbox>
                  <w:txbxContent>
                    <w:p w14:paraId="0363B897" w14:textId="77777777" w:rsidR="00F91F57" w:rsidRDefault="00F91F57" w:rsidP="000D1F1D">
                      <w:r>
                        <w:t>Total energy usage</w:t>
                      </w:r>
                    </w:p>
                    <w:p w14:paraId="1337F225" w14:textId="77777777" w:rsidR="00F91F57" w:rsidRDefault="00F91F57" w:rsidP="000D1F1D"/>
                    <w:p w14:paraId="23AD3087" w14:textId="77777777" w:rsidR="00F91F57" w:rsidRDefault="00F91F57" w:rsidP="000D1F1D">
                      <w:r>
                        <w:t>Energy usage at 10:57am on given day</w:t>
                      </w:r>
                    </w:p>
                    <w:p w14:paraId="04D24F46" w14:textId="77777777" w:rsidR="00F91F57" w:rsidRDefault="00F91F57" w:rsidP="000D1F1D"/>
                    <w:p w14:paraId="462B834F" w14:textId="0632E4C9" w:rsidR="00F91F57" w:rsidRDefault="00F91F57"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F91F57" w:rsidRDefault="00F91F57" w:rsidP="000D1F1D"/>
                    <w:p w14:paraId="11F20C9E" w14:textId="77777777" w:rsidR="00F91F57" w:rsidRDefault="00F91F57" w:rsidP="000D1F1D"/>
                    <w:p w14:paraId="0DDACFC2" w14:textId="77777777" w:rsidR="00F91F57" w:rsidRDefault="00F91F57" w:rsidP="000D1F1D"/>
                    <w:p w14:paraId="1E610E76" w14:textId="77777777" w:rsidR="00F91F57" w:rsidRDefault="00F91F57" w:rsidP="000D1F1D"/>
                  </w:txbxContent>
                </v:textbox>
              </v:shape>
            </w:pict>
          </mc:Fallback>
        </mc:AlternateContent>
      </w:r>
      <w:r w:rsidR="000D1F1D" w:rsidRPr="00155438">
        <w:rPr>
          <w:noProof/>
          <w:lang w:eastAsia="en-GB"/>
        </w:rPr>
        <w:drawing>
          <wp:inline distT="0" distB="0" distL="0" distR="0" wp14:anchorId="754B4B91" wp14:editId="12123286">
            <wp:extent cx="3958639" cy="252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6C1FD9DF" w14:textId="77777777" w:rsidR="000D1F1D" w:rsidRDefault="000D1F1D" w:rsidP="000D1F1D">
      <w:pPr>
        <w:pStyle w:val="Caption"/>
        <w:ind w:left="720"/>
      </w:pPr>
      <w:r>
        <w:t xml:space="preserve">Figure </w:t>
      </w:r>
      <w:fldSimple w:instr=" SEQ Figure \* ARABIC ">
        <w:r w:rsidR="00D32626">
          <w:rPr>
            <w:noProof/>
          </w:rPr>
          <w:t>9</w:t>
        </w:r>
      </w:fldSimple>
      <w:r>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CF48AA" w:rsidRDefault="00CF48AA" w:rsidP="00CF48AA">
      <w:pPr>
        <w:pStyle w:val="Heading3"/>
        <w:spacing w:before="0" w:line="360" w:lineRule="auto"/>
        <w:ind w:left="992"/>
      </w:pPr>
      <w:bookmarkStart w:id="93" w:name="_Ref1662685"/>
      <w:bookmarkStart w:id="94" w:name="_Toc1738471"/>
      <w:r>
        <w:lastRenderedPageBreak/>
        <w:t>Energy Usage Breakdown Screen</w:t>
      </w:r>
      <w:bookmarkEnd w:id="93"/>
      <w:bookmarkEnd w:id="94"/>
    </w:p>
    <w:p w14:paraId="2A7B18CD" w14:textId="77777777" w:rsidR="00CF48AA" w:rsidRPr="00CF48AA" w:rsidRDefault="00CF48AA" w:rsidP="00CF48AA">
      <w:pPr>
        <w:ind w:left="720"/>
      </w:pPr>
      <w:r w:rsidRPr="00C14FA3">
        <w:rPr>
          <w:noProof/>
          <w:lang w:eastAsia="en-GB"/>
        </w:rPr>
        <w:drawing>
          <wp:inline distT="0" distB="0" distL="0" distR="0" wp14:anchorId="4035D1E2" wp14:editId="6BC1AFCE">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14:paraId="4F733375" w14:textId="77777777" w:rsidR="00CF48AA" w:rsidRDefault="00CF48AA" w:rsidP="00CF48AA">
      <w:pPr>
        <w:pStyle w:val="Caption"/>
        <w:ind w:left="720"/>
      </w:pPr>
      <w:r>
        <w:t xml:space="preserve">Figure </w:t>
      </w:r>
      <w:fldSimple w:instr=" SEQ Figure \* ARABIC ">
        <w:r w:rsidR="00D32626">
          <w:rPr>
            <w:noProof/>
          </w:rPr>
          <w:t>10</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14:paraId="1189F82F" w14:textId="77777777" w:rsidR="00CF48AA" w:rsidRPr="00CF48AA" w:rsidRDefault="00CF48AA" w:rsidP="00CF48AA">
      <w:pPr>
        <w:pStyle w:val="Heading3"/>
        <w:spacing w:before="120" w:after="120" w:line="360" w:lineRule="auto"/>
        <w:ind w:left="992"/>
      </w:pPr>
      <w:bookmarkStart w:id="95" w:name="_Ref1662802"/>
      <w:bookmarkStart w:id="96" w:name="_Toc1738472"/>
      <w:r>
        <w:t>Smart Appliances</w:t>
      </w:r>
      <w:r w:rsidR="00D9755B">
        <w:t xml:space="preserve"> Screen</w:t>
      </w:r>
      <w:bookmarkEnd w:id="95"/>
      <w:bookmarkEnd w:id="96"/>
    </w:p>
    <w:p w14:paraId="7502CD08" w14:textId="6593AB52" w:rsidR="00CF48AA" w:rsidRDefault="00D32626" w:rsidP="00CF48AA">
      <w:pPr>
        <w:ind w:left="720"/>
      </w:pPr>
      <w:r w:rsidRPr="0089443A">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89042"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042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F91F57" w:rsidRDefault="00F91F57" w:rsidP="00CF48AA">
                            <w:r>
                              <w:t>Use arrows to add remove devices from being tracked for energy usage.</w:t>
                            </w:r>
                          </w:p>
                          <w:p w14:paraId="6FE8B39D" w14:textId="77777777" w:rsidR="00F91F57" w:rsidRDefault="00F91F57" w:rsidP="00CF48AA"/>
                          <w:p w14:paraId="4D3F8F70" w14:textId="0601E56F" w:rsidR="00F91F57" w:rsidRDefault="00F91F57" w:rsidP="00CF48AA">
                            <w:r>
                              <w:t xml:space="preserve">Tip telling user how to get new devices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15F1" id="_x0000_s1032"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HV9DYsMAgAA&#10;+wMAAA4AAAAAAAAAAAAAAAAALgIAAGRycy9lMm9Eb2MueG1sUEsBAi0AFAAGAAgAAAAhAEC7usne&#10;AAAACgEAAA8AAAAAAAAAAAAAAAAAZgQAAGRycy9kb3ducmV2LnhtbFBLBQYAAAAABAAEAPMAAABx&#10;BQAAAAA=&#10;" filled="f" stroked="f">
                <v:textbox>
                  <w:txbxContent>
                    <w:p w14:paraId="6AC0DF12" w14:textId="77777777" w:rsidR="00F91F57" w:rsidRDefault="00F91F57" w:rsidP="00CF48AA">
                      <w:r>
                        <w:t>Use arrows to add remove devices from being tracked for energy usage.</w:t>
                      </w:r>
                    </w:p>
                    <w:p w14:paraId="6FE8B39D" w14:textId="77777777" w:rsidR="00F91F57" w:rsidRDefault="00F91F57" w:rsidP="00CF48AA"/>
                    <w:p w14:paraId="4D3F8F70" w14:textId="0601E56F" w:rsidR="00F91F57" w:rsidRDefault="00F91F57" w:rsidP="00CF48AA">
                      <w:r>
                        <w:t xml:space="preserve">Tip telling user how to get new devices </w:t>
                      </w:r>
                    </w:p>
                  </w:txbxContent>
                </v:textbox>
              </v:shape>
            </w:pict>
          </mc:Fallback>
        </mc:AlternateContent>
      </w:r>
      <w:r w:rsidR="00CF48AA" w:rsidRPr="0089443A">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E7BC"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D025D9">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CF48AA">
        <w:rPr>
          <w:noProof/>
          <w:lang w:eastAsia="en-GB"/>
        </w:rPr>
        <w:t xml:space="preserve"> </w:t>
      </w:r>
    </w:p>
    <w:p w14:paraId="0780A153" w14:textId="77777777" w:rsidR="00CF48AA" w:rsidRDefault="00CF48AA" w:rsidP="00CF48AA">
      <w:pPr>
        <w:pStyle w:val="Caption"/>
        <w:ind w:left="720"/>
      </w:pPr>
      <w:r>
        <w:t xml:space="preserve">Figure </w:t>
      </w:r>
      <w:fldSimple w:instr=" SEQ Figure \* ARABIC ">
        <w:r w:rsidR="00D32626">
          <w:rPr>
            <w:noProof/>
          </w:rPr>
          <w:t>11</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14:paraId="6CB9928A" w14:textId="77777777" w:rsidR="00CF48AA" w:rsidRPr="00CF48AA" w:rsidRDefault="00F44039" w:rsidP="00F44039">
      <w:pPr>
        <w:pStyle w:val="Heading3"/>
        <w:spacing w:before="120" w:after="120" w:line="360" w:lineRule="auto"/>
        <w:ind w:left="992"/>
      </w:pPr>
      <w:bookmarkStart w:id="97" w:name="_Ref1662881"/>
      <w:bookmarkStart w:id="98" w:name="_Ref1663167"/>
      <w:bookmarkStart w:id="99" w:name="_Ref1664261"/>
      <w:bookmarkStart w:id="100" w:name="_Toc1738473"/>
      <w:r w:rsidRPr="00F2257A">
        <w:rPr>
          <w:noProof/>
          <w:lang w:eastAsia="en-GB"/>
        </w:rPr>
        <w:lastRenderedPageBreak/>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00281"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F91F57" w:rsidRDefault="00F91F57"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92E87" id="_x0000_s1033"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J8DAIAAPkDAAAOAAAAZHJzL2Uyb0RvYy54bWysU9tu2zAMfR+wfxD0vti5Na0RpejadRjQ&#10;XYB2H6DIcixMEjVJiZ19fSk5yYztbZgfDEokD3kOqfVtbzQ5SB8UWEank5ISaQXUyu4Y/f7y+O6a&#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5X06sSXQJ9y/l8gXYqwatztvMhfpRgSDIY9Tj5jM4PTyEO&#10;oeeQVMzCo9Ia73mlLekYvVnOljlh5DEq4nJqZRi9LtM3rEsi+cHWOTlypQcbe9H2xDoRHSjHfttn&#10;eVdnMbdQH1EGD8Mu4ttBowX/i5IO95DR8HPPvaREf7Io5c10sUiLmw+L5W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QNyfAwCAAD5&#10;AwAADgAAAAAAAAAAAAAAAAAuAgAAZHJzL2Uyb0RvYy54bWxQSwECLQAUAAYACAAAACEAUIkL+N0A&#10;AAAKAQAADwAAAAAAAAAAAAAAAABmBAAAZHJzL2Rvd25yZXYueG1sUEsFBgAAAAAEAAQA8wAAAHAF&#10;AAAAAA==&#10;" filled="f" stroked="f">
                <v:textbox>
                  <w:txbxContent>
                    <w:p w14:paraId="587B2CCD" w14:textId="77777777" w:rsidR="00F91F57" w:rsidRDefault="00F91F57" w:rsidP="00F44039">
                      <w:r>
                        <w:t>Press to start exercise</w:t>
                      </w:r>
                    </w:p>
                  </w:txbxContent>
                </v:textbox>
              </v:shape>
            </w:pict>
          </mc:Fallback>
        </mc:AlternateContent>
      </w:r>
      <w:r>
        <w:t>Exercise Screen</w:t>
      </w:r>
      <w:bookmarkEnd w:id="97"/>
      <w:bookmarkEnd w:id="98"/>
      <w:bookmarkEnd w:id="99"/>
      <w:bookmarkEnd w:id="100"/>
    </w:p>
    <w:p w14:paraId="2637AA7A" w14:textId="1B63978B"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B745B"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329296E4" wp14:editId="21953671">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54A23"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F91F57" w:rsidRDefault="00F91F57"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3FFC4" id="_x0000_s1034"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BvEDeYCwIA&#10;APkDAAAOAAAAAAAAAAAAAAAAAC4CAABkcnMvZTJvRG9jLnhtbFBLAQItABQABgAIAAAAIQAuctqD&#10;4AAAAAsBAAAPAAAAAAAAAAAAAAAAAGUEAABkcnMvZG93bnJldi54bWxQSwUGAAAAAAQABADzAAAA&#10;cgUAAAAA&#10;" filled="f" stroked="f">
                <v:textbox>
                  <w:txbxContent>
                    <w:p w14:paraId="30990467" w14:textId="77777777" w:rsidR="00F91F57" w:rsidRDefault="00F91F57"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A9BEF"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56ED93DC" w:rsidR="00F91F57" w:rsidRPr="002F67EA" w:rsidRDefault="00F91F57"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F91F57" w:rsidRDefault="00F91F57"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CF9C" id="_x0000_s1035"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xEV7EO&#10;AgAA+wMAAA4AAAAAAAAAAAAAAAAALgIAAGRycy9lMm9Eb2MueG1sUEsBAi0AFAAGAAgAAAAhAHOP&#10;Dl7fAAAACgEAAA8AAAAAAAAAAAAAAAAAaAQAAGRycy9kb3ducmV2LnhtbFBLBQYAAAAABAAEAPMA&#10;AAB0BQAAAAA=&#10;" filled="f" stroked="f">
                <v:textbox>
                  <w:txbxContent>
                    <w:p w14:paraId="440ED5DB" w14:textId="56ED93DC" w:rsidR="00F91F57" w:rsidRPr="002F67EA" w:rsidRDefault="00F91F57"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F91F57" w:rsidRDefault="00F91F57" w:rsidP="00F44039"/>
                  </w:txbxContent>
                </v:textbox>
              </v:shape>
            </w:pict>
          </mc:Fallback>
        </mc:AlternateContent>
      </w:r>
      <w:r w:rsidR="00CF48AA" w:rsidRPr="00577FBF">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F44039">
        <w:rPr>
          <w:noProof/>
          <w:lang w:eastAsia="en-GB"/>
        </w:rPr>
        <w:t xml:space="preserve"> </w:t>
      </w:r>
    </w:p>
    <w:p w14:paraId="4093C4FD" w14:textId="77777777" w:rsidR="00F44039" w:rsidRDefault="00F44039" w:rsidP="00F44039">
      <w:pPr>
        <w:pStyle w:val="Caption"/>
        <w:ind w:left="720"/>
      </w:pPr>
      <w:r>
        <w:t xml:space="preserve">Figure </w:t>
      </w:r>
      <w:fldSimple w:instr=" SEQ Figure \* ARABIC ">
        <w:r w:rsidR="00D32626">
          <w:rPr>
            <w:noProof/>
          </w:rPr>
          <w:t>12</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14:paraId="7FF9005D" w14:textId="77777777" w:rsidR="00B11D30" w:rsidRPr="00B11D30" w:rsidRDefault="00B11D30" w:rsidP="00B11D30">
      <w:pPr>
        <w:pStyle w:val="Heading3"/>
        <w:spacing w:before="120" w:after="120" w:line="360" w:lineRule="auto"/>
        <w:ind w:left="992"/>
      </w:pPr>
      <w:bookmarkStart w:id="101" w:name="_Ref1663226"/>
      <w:bookmarkStart w:id="102" w:name="_Ref1664224"/>
      <w:bookmarkStart w:id="103" w:name="_Toc1738474"/>
      <w:r>
        <w:t>Add Exercises</w:t>
      </w:r>
      <w:bookmarkEnd w:id="101"/>
      <w:r w:rsidR="004842A5">
        <w:t xml:space="preserve"> Screen</w:t>
      </w:r>
      <w:bookmarkEnd w:id="102"/>
      <w:bookmarkEnd w:id="103"/>
    </w:p>
    <w:p w14:paraId="0E8FE38D" w14:textId="56B96645" w:rsidR="00F44039" w:rsidRDefault="00E050D3" w:rsidP="00F44039">
      <w:pPr>
        <w:ind w:left="720"/>
      </w:pPr>
      <w:r w:rsidRPr="00F2257A">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A916B"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F2257A">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F91F57" w:rsidRDefault="00F91F57"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C62A" id="_x0000_s1036"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A+/rQAoCAAD6&#10;AwAADgAAAAAAAAAAAAAAAAAuAgAAZHJzL2Uyb0RvYy54bWxQSwECLQAUAAYACAAAACEATW094d8A&#10;AAALAQAADwAAAAAAAAAAAAAAAABkBAAAZHJzL2Rvd25yZXYueG1sUEsFBgAAAAAEAAQA8wAAAHAF&#10;AAAAAA==&#10;" filled="f" stroked="f">
                <v:textbox>
                  <w:txbxContent>
                    <w:p w14:paraId="51046874" w14:textId="77777777" w:rsidR="00F91F57" w:rsidRDefault="00F91F57" w:rsidP="00F44039">
                      <w:r>
                        <w:t>Press to add/ remove exercisers to the personalised list (see)</w:t>
                      </w:r>
                    </w:p>
                  </w:txbxContent>
                </v:textbox>
              </v:shape>
            </w:pict>
          </mc:Fallback>
        </mc:AlternateContent>
      </w:r>
      <w:r w:rsidR="00F44039" w:rsidRPr="0015543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754058C6" w:rsidR="00F44039" w:rsidRDefault="00F44039" w:rsidP="00F44039">
      <w:pPr>
        <w:pStyle w:val="Caption"/>
        <w:ind w:left="720"/>
      </w:pPr>
      <w:r>
        <w:t xml:space="preserve">Figure </w:t>
      </w:r>
      <w:fldSimple w:instr=" SEQ Figure \* ARABIC ">
        <w:r w:rsidR="00D32626">
          <w:rPr>
            <w:noProof/>
          </w:rPr>
          <w:t>13</w:t>
        </w:r>
      </w:fldSimple>
      <w:r>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851F2F" w:rsidRDefault="00E050D3" w:rsidP="00851F2F">
      <w:pPr>
        <w:pStyle w:val="Heading3"/>
        <w:spacing w:before="120" w:after="120" w:line="360" w:lineRule="auto"/>
        <w:ind w:left="992"/>
      </w:pPr>
      <w:bookmarkStart w:id="104" w:name="_Ref1704127"/>
      <w:bookmarkStart w:id="105" w:name="_Toc1738475"/>
      <w:r>
        <w:rPr>
          <w:noProof/>
          <w:lang w:eastAsia="en-GB"/>
        </w:rPr>
        <w:lastRenderedPageBreak/>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F91F57" w:rsidRDefault="00F91F57" w:rsidP="00851F2F">
                            <w:r>
                              <w:t>Countdown timer showing how long a position must be held.</w:t>
                            </w:r>
                          </w:p>
                          <w:p w14:paraId="409A8EED" w14:textId="77777777" w:rsidR="00F91F57" w:rsidRDefault="00F91F57" w:rsidP="00851F2F">
                            <w:r>
                              <w:t xml:space="preserve">Overlay of user showing how closely they are matching the correct positions </w:t>
                            </w:r>
                          </w:p>
                          <w:p w14:paraId="116F8668" w14:textId="046A02A0" w:rsidR="00F91F57" w:rsidRDefault="00F91F57" w:rsidP="00851F2F">
                            <w:r>
                              <w:t xml:space="preserve">Exercise can be paused at any time  </w:t>
                            </w:r>
                          </w:p>
                          <w:p w14:paraId="7E84057D" w14:textId="77777777" w:rsidR="00F91F57" w:rsidRDefault="00F91F57" w:rsidP="00851F2F"/>
                          <w:p w14:paraId="29D39814" w14:textId="77777777" w:rsidR="00F91F57" w:rsidRDefault="00F91F57"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3B0EF" id="_x0000_s1037"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pFDwIAAPwDAAAOAAAAZHJzL2Uyb0RvYy54bWysU9tu2zAMfR+wfxD0vviyJEuMKEXXrsOA&#10;7gK0+wBFlmNhkqhJSuzu60fJaRp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8/pzof4UYIh6cKox9lneH68&#10;DzG1w5vnkFTNwp3SOs9fWzIwul7Ui5xw4TEq4npqZRhdlembFiax/GDbnBy50tMdC2h7op2YTpzj&#10;uBuzwFUWJWmyg/YJhfAwrSM+H7z04H9RMuAqMhp+HriXlOhPFsVcV/N52t1szBfvajT8pWd36eFW&#10;IBSjkZLpehPzvk+cr1H0TmU5Xjo59YwrllU6PYe0w5d2jnp5tNvfAA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bZ6q&#10;RQ8CAAD8AwAADgAAAAAAAAAAAAAAAAAuAgAAZHJzL2Uyb0RvYy54bWxQSwECLQAUAAYACAAAACEA&#10;s7vIkeAAAAALAQAADwAAAAAAAAAAAAAAAABpBAAAZHJzL2Rvd25yZXYueG1sUEsFBgAAAAAEAAQA&#10;8wAAAHYFAAAAAA==&#10;" filled="f" stroked="f">
                <v:textbox>
                  <w:txbxContent>
                    <w:p w14:paraId="67F3DCEE" w14:textId="77777777" w:rsidR="00F91F57" w:rsidRDefault="00F91F57" w:rsidP="00851F2F">
                      <w:r>
                        <w:t>Countdown timer showing how long a position must be held.</w:t>
                      </w:r>
                    </w:p>
                    <w:p w14:paraId="409A8EED" w14:textId="77777777" w:rsidR="00F91F57" w:rsidRDefault="00F91F57" w:rsidP="00851F2F">
                      <w:r>
                        <w:t xml:space="preserve">Overlay of user showing how closely they are matching the correct positions </w:t>
                      </w:r>
                    </w:p>
                    <w:p w14:paraId="116F8668" w14:textId="046A02A0" w:rsidR="00F91F57" w:rsidRDefault="00F91F57" w:rsidP="00851F2F">
                      <w:r>
                        <w:t xml:space="preserve">Exercise can be paused at any time  </w:t>
                      </w:r>
                    </w:p>
                    <w:p w14:paraId="7E84057D" w14:textId="77777777" w:rsidR="00F91F57" w:rsidRDefault="00F91F57" w:rsidP="00851F2F"/>
                    <w:p w14:paraId="29D39814" w14:textId="77777777" w:rsidR="00F91F57" w:rsidRDefault="00F91F57" w:rsidP="00851F2F"/>
                  </w:txbxContent>
                </v:textbox>
              </v:shape>
            </w:pict>
          </mc:Fallback>
        </mc:AlternateContent>
      </w:r>
      <w:r w:rsidR="00851F2F" w:rsidRPr="0089443A">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3F0A"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t>Exercise Run-Through</w:t>
      </w:r>
      <w:bookmarkEnd w:id="104"/>
      <w:bookmarkEnd w:id="105"/>
    </w:p>
    <w:p w14:paraId="06CBFBC7" w14:textId="77777777"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68664"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15543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851F2F">
        <w:rPr>
          <w:noProof/>
          <w:lang w:eastAsia="en-GB"/>
        </w:rPr>
        <w:t xml:space="preserve"> </w:t>
      </w:r>
    </w:p>
    <w:p w14:paraId="5A86B032" w14:textId="77777777" w:rsidR="00B11D30" w:rsidRDefault="00B11D30" w:rsidP="00B11D30">
      <w:pPr>
        <w:pStyle w:val="Caption"/>
        <w:ind w:left="720"/>
      </w:pPr>
      <w:r>
        <w:t xml:space="preserve">Figure </w:t>
      </w:r>
      <w:fldSimple w:instr=" SEQ Figure \* ARABIC ">
        <w:r w:rsidR="00D32626">
          <w:rPr>
            <w:noProof/>
          </w:rPr>
          <w:t>14</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851F2F" w:rsidRDefault="00851F2F" w:rsidP="00851F2F">
      <w:pPr>
        <w:pStyle w:val="Heading3"/>
        <w:spacing w:before="120" w:after="120" w:line="360" w:lineRule="auto"/>
        <w:ind w:left="992"/>
      </w:pPr>
      <w:bookmarkStart w:id="106" w:name="_Ref1704232"/>
      <w:bookmarkStart w:id="107" w:name="_Toc1738476"/>
      <w:r>
        <w:t>Smart Robot (Cozmo)</w:t>
      </w:r>
      <w:bookmarkEnd w:id="106"/>
      <w:bookmarkEnd w:id="107"/>
    </w:p>
    <w:p w14:paraId="4E41B138" w14:textId="77777777" w:rsidR="00851F2F" w:rsidRDefault="00851F2F" w:rsidP="00851F2F">
      <w:pPr>
        <w:ind w:left="720"/>
      </w:pPr>
      <w:r w:rsidRPr="00C14FA3">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14:paraId="49388F14" w14:textId="77777777" w:rsidR="00851F2F" w:rsidRDefault="00851F2F" w:rsidP="00851F2F">
      <w:pPr>
        <w:pStyle w:val="Caption"/>
        <w:ind w:left="720"/>
      </w:pPr>
      <w:r>
        <w:t xml:space="preserve">Figure </w:t>
      </w:r>
      <w:fldSimple w:instr=" SEQ Figure \* ARABIC ">
        <w:r w:rsidR="00D32626">
          <w:rPr>
            <w:noProof/>
          </w:rPr>
          <w:t>15</w:t>
        </w:r>
      </w:fldSimple>
      <w:r>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851F2F" w:rsidRDefault="00851F2F" w:rsidP="00851F2F">
      <w:pPr>
        <w:pStyle w:val="Heading3"/>
        <w:spacing w:before="120" w:after="120" w:line="360" w:lineRule="auto"/>
        <w:ind w:left="992"/>
      </w:pPr>
      <w:bookmarkStart w:id="108" w:name="_Ref1704268"/>
      <w:bookmarkStart w:id="109" w:name="_Toc1738477"/>
      <w:r>
        <w:lastRenderedPageBreak/>
        <w:t>Settings Screen</w:t>
      </w:r>
      <w:bookmarkEnd w:id="108"/>
      <w:bookmarkEnd w:id="109"/>
    </w:p>
    <w:p w14:paraId="3B5A0A17" w14:textId="77777777" w:rsidR="00851F2F" w:rsidRDefault="00851F2F" w:rsidP="00851F2F">
      <w:pPr>
        <w:ind w:left="720"/>
      </w:pPr>
      <w:r w:rsidRPr="002678D5">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60000" cy="2520000"/>
                    </a:xfrm>
                    <a:prstGeom prst="rect">
                      <a:avLst/>
                    </a:prstGeom>
                  </pic:spPr>
                </pic:pic>
              </a:graphicData>
            </a:graphic>
          </wp:inline>
        </w:drawing>
      </w:r>
    </w:p>
    <w:p w14:paraId="0841F611" w14:textId="77777777" w:rsidR="00851F2F" w:rsidRPr="00F2257A" w:rsidRDefault="00851F2F" w:rsidP="00851F2F">
      <w:pPr>
        <w:pStyle w:val="Caption"/>
        <w:ind w:left="720"/>
      </w:pPr>
      <w:r>
        <w:t xml:space="preserve">Figure </w:t>
      </w:r>
      <w:fldSimple w:instr=" SEQ Figure \* ARABIC ">
        <w:r w:rsidR="00D32626">
          <w:rPr>
            <w:noProof/>
          </w:rPr>
          <w:t>16</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0C7C62" w:rsidRDefault="000C7C62" w:rsidP="000C7C62">
      <w:pPr>
        <w:ind w:left="720"/>
      </w:pPr>
    </w:p>
    <w:p w14:paraId="1486F4FE" w14:textId="77777777" w:rsidR="00E0791B" w:rsidRDefault="00E0791B" w:rsidP="00327FFE">
      <w:pPr>
        <w:pStyle w:val="Heading1"/>
      </w:pPr>
      <w:bookmarkStart w:id="110" w:name="_Toc1738478"/>
      <w:r>
        <w:t>Logbook</w:t>
      </w:r>
      <w:bookmarkEnd w:id="110"/>
    </w:p>
    <w:p w14:paraId="4684EC88" w14:textId="77777777" w:rsidR="00327FFE" w:rsidRDefault="00327FFE">
      <w:pPr>
        <w:rPr>
          <w:rFonts w:asciiTheme="majorHAnsi" w:eastAsiaTheme="majorEastAsia" w:hAnsiTheme="majorHAnsi" w:cstheme="majorBidi"/>
          <w:b/>
          <w:bCs/>
          <w:color w:val="365F91" w:themeColor="accent1" w:themeShade="BF"/>
          <w:sz w:val="28"/>
          <w:szCs w:val="28"/>
        </w:rPr>
      </w:pPr>
      <w:bookmarkStart w:id="111" w:name="_Toc1738479"/>
      <w:r>
        <w:br w:type="page"/>
      </w:r>
    </w:p>
    <w:p w14:paraId="187170E5" w14:textId="7795BD1D" w:rsidR="003B37FF" w:rsidRPr="006679CB" w:rsidRDefault="003B37FF" w:rsidP="00327FFE">
      <w:pPr>
        <w:pStyle w:val="Heading1"/>
      </w:pPr>
      <w:r>
        <w:lastRenderedPageBreak/>
        <w:t>References</w:t>
      </w:r>
      <w:bookmarkEnd w:id="111"/>
    </w:p>
    <w:p w14:paraId="5304B2A5" w14:textId="77777777" w:rsidR="003B37FF" w:rsidRDefault="003B37FF" w:rsidP="003B37FF">
      <w:pPr>
        <w:pStyle w:val="NoSpacing"/>
        <w:ind w:left="851"/>
      </w:pPr>
    </w:p>
    <w:p w14:paraId="76463948" w14:textId="77777777" w:rsidR="00997C1F" w:rsidRDefault="00997C1F" w:rsidP="00CE146E">
      <w:pPr>
        <w:pStyle w:val="NoSpacing"/>
        <w:ind w:left="1571" w:hanging="720"/>
      </w:pPr>
      <w:r>
        <w:t xml:space="preserve">8 Creative Ways to Remember to Take Your Medicine Every Day. 3 August 2014. Retrieved 17 February 2019 from </w:t>
      </w:r>
      <w:hyperlink r:id="rId44" w:history="1">
        <w:r w:rsidRPr="00EC5602">
          <w:rPr>
            <w:rStyle w:val="Hyperlink"/>
          </w:rPr>
          <w:t>https://www.drugs.com/article/taking-your-medicine.html</w:t>
        </w:r>
      </w:hyperlink>
      <w:r>
        <w:t xml:space="preserve">. </w:t>
      </w:r>
    </w:p>
    <w:p w14:paraId="7F107B16" w14:textId="77777777" w:rsidR="00997C1F" w:rsidRDefault="00997C1F" w:rsidP="003B37FF">
      <w:pPr>
        <w:pStyle w:val="NoSpacing"/>
        <w:ind w:left="851"/>
      </w:pPr>
    </w:p>
    <w:p w14:paraId="364EE59E" w14:textId="77777777" w:rsidR="00ED1CDC" w:rsidRPr="00ED1CDC" w:rsidRDefault="00CC4E49" w:rsidP="00CE146E">
      <w:pPr>
        <w:pStyle w:val="NoSpacing"/>
        <w:ind w:left="1571" w:hanging="720"/>
      </w:pPr>
      <w:proofErr w:type="spellStart"/>
      <w:r>
        <w:t>Arthur</w:t>
      </w:r>
      <w:r w:rsidR="00ED1CDC">
        <w:t>VideoSong</w:t>
      </w:r>
      <w:proofErr w:type="spellEnd"/>
      <w:r w:rsidR="00ED1CDC">
        <w:t xml:space="preserve">. (2018 Oct 23). </w:t>
      </w:r>
      <w:r w:rsidR="00ED1CDC">
        <w:rPr>
          <w:i/>
        </w:rPr>
        <w:t xml:space="preserve">Just Dance 2018, </w:t>
      </w:r>
      <w:proofErr w:type="spellStart"/>
      <w:r w:rsidR="00ED1CDC">
        <w:rPr>
          <w:i/>
        </w:rPr>
        <w:t>Rockabye</w:t>
      </w:r>
      <w:proofErr w:type="spellEnd"/>
      <w:r w:rsidR="00ED1CDC">
        <w:t xml:space="preserve">. Retrieved 21 February 2019 from </w:t>
      </w:r>
      <w:hyperlink r:id="rId45" w:history="1">
        <w:r w:rsidR="00ED1CDC" w:rsidRPr="00042EB7">
          <w:rPr>
            <w:rStyle w:val="Hyperlink"/>
          </w:rPr>
          <w:t>https://www.youtube.com/watch?v=tNUtAzh-C2U</w:t>
        </w:r>
      </w:hyperlink>
      <w:r w:rsidR="00ED1CDC">
        <w:t xml:space="preserve">. </w:t>
      </w:r>
    </w:p>
    <w:p w14:paraId="0BCBA429" w14:textId="77777777" w:rsidR="00ED1CDC" w:rsidRDefault="00ED1CDC" w:rsidP="00CE146E">
      <w:pPr>
        <w:pStyle w:val="NoSpacing"/>
        <w:ind w:left="1571" w:hanging="720"/>
      </w:pPr>
    </w:p>
    <w:p w14:paraId="1E65707E" w14:textId="77777777"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46" w:history="1">
        <w:r w:rsidRPr="004E73AB">
          <w:rPr>
            <w:rStyle w:val="Hyperlink"/>
          </w:rPr>
          <w:t>https://scrubbing.in/encouraging-the-elderly-to-exercise/</w:t>
        </w:r>
      </w:hyperlink>
      <w:r>
        <w:t xml:space="preserve">. </w:t>
      </w:r>
    </w:p>
    <w:p w14:paraId="34996312" w14:textId="77777777" w:rsidR="00911080" w:rsidRDefault="00911080" w:rsidP="00CE146E">
      <w:pPr>
        <w:pStyle w:val="NoSpacing"/>
        <w:ind w:left="1571" w:hanging="720"/>
      </w:pPr>
    </w:p>
    <w:p w14:paraId="7B7A8672" w14:textId="7BC36DB9" w:rsidR="00911080" w:rsidRDefault="00911080" w:rsidP="00CE146E">
      <w:pPr>
        <w:pStyle w:val="NoSpacing"/>
        <w:ind w:left="1571" w:hanging="720"/>
      </w:pPr>
      <w:r>
        <w:t>BBC News, (2019). Retrieved 2</w:t>
      </w:r>
      <w:r w:rsidR="00A50A06">
        <w:t>3</w:t>
      </w:r>
      <w:r>
        <w:t xml:space="preserve"> Februar</w:t>
      </w:r>
      <w:r w:rsidR="00C471CE">
        <w:t>y</w:t>
      </w:r>
      <w:r>
        <w:t xml:space="preserve"> 2019, </w:t>
      </w:r>
      <w:r w:rsidRPr="00A50A06">
        <w:t xml:space="preserve">from </w:t>
      </w:r>
      <w:hyperlink r:id="rId47" w:history="1">
        <w:r w:rsidR="00A50A06" w:rsidRPr="00A50A06">
          <w:rPr>
            <w:rStyle w:val="Hyperlink"/>
            <w:color w:val="auto"/>
            <w:u w:val="none"/>
          </w:rPr>
          <w:t>BBC</w:t>
        </w:r>
      </w:hyperlink>
      <w:r w:rsidR="00A50A06" w:rsidRPr="00A50A06">
        <w:rPr>
          <w:rStyle w:val="Hyperlink"/>
          <w:color w:val="auto"/>
          <w:u w:val="none"/>
        </w:rPr>
        <w:t xml:space="preserve"> news </w:t>
      </w:r>
      <w:r w:rsidR="00F91F57">
        <w:rPr>
          <w:rStyle w:val="Hyperlink"/>
          <w:color w:val="auto"/>
          <w:u w:val="none"/>
        </w:rPr>
        <w:t xml:space="preserve">application </w:t>
      </w:r>
      <w:r w:rsidR="00A50A06" w:rsidRPr="00A50A06">
        <w:rPr>
          <w:rStyle w:val="Hyperlink"/>
          <w:color w:val="auto"/>
          <w:u w:val="none"/>
        </w:rPr>
        <w:t>for android</w:t>
      </w:r>
      <w:r w:rsidRPr="00A50A06">
        <w:t xml:space="preserve">. </w:t>
      </w:r>
    </w:p>
    <w:p w14:paraId="7C725E4E" w14:textId="4A98E1C7" w:rsidR="001F764A" w:rsidRDefault="001F764A" w:rsidP="00CE146E">
      <w:pPr>
        <w:pStyle w:val="NoSpacing"/>
        <w:ind w:left="1571" w:hanging="720"/>
      </w:pPr>
    </w:p>
    <w:p w14:paraId="661A6A7B" w14:textId="0F7BD287" w:rsidR="001F764A" w:rsidRDefault="001F764A" w:rsidP="00CE146E">
      <w:pPr>
        <w:pStyle w:val="NoSpacing"/>
        <w:ind w:left="1571" w:hanging="720"/>
      </w:pPr>
      <w:r>
        <w:t xml:space="preserve">Bonino, D., </w:t>
      </w:r>
      <w:proofErr w:type="spellStart"/>
      <w:r>
        <w:t>Corno</w:t>
      </w:r>
      <w:proofErr w:type="spellEnd"/>
      <w:r>
        <w:t xml:space="preserve">, F., De </w:t>
      </w:r>
      <w:proofErr w:type="spellStart"/>
      <w:r>
        <w:t>Russis</w:t>
      </w:r>
      <w:proofErr w:type="spellEnd"/>
      <w:r>
        <w:t xml:space="preserve">, L. (2012) Home energy consumption feedback: A user survey. </w:t>
      </w:r>
      <w:r w:rsidRPr="001F764A">
        <w:rPr>
          <w:i/>
        </w:rPr>
        <w:t>Energy and Buildings</w:t>
      </w:r>
      <w:r>
        <w:rPr>
          <w:i/>
        </w:rPr>
        <w:t xml:space="preserve"> 47</w:t>
      </w:r>
      <w:r>
        <w:t xml:space="preserve"> 383-393. </w:t>
      </w:r>
      <w:hyperlink r:id="rId48" w:history="1">
        <w:r w:rsidRPr="001A2FF8">
          <w:rPr>
            <w:rStyle w:val="Hyperlink"/>
          </w:rPr>
          <w:t>https://doi.org/10.1016/j.enbuild.2011.12.017</w:t>
        </w:r>
      </w:hyperlink>
    </w:p>
    <w:p w14:paraId="2684CC9C" w14:textId="73CDE2DF" w:rsidR="003B37FF" w:rsidRDefault="003B37FF" w:rsidP="001F764A">
      <w:pPr>
        <w:pStyle w:val="NoSpacing"/>
      </w:pPr>
    </w:p>
    <w:p w14:paraId="4FAA46A0" w14:textId="77777777" w:rsidR="00CE146E" w:rsidRDefault="00CE146E" w:rsidP="00CE146E">
      <w:pPr>
        <w:ind w:left="1571" w:hanging="720"/>
      </w:pPr>
      <w:proofErr w:type="spellStart"/>
      <w:r w:rsidRPr="00094135">
        <w:t>Culén</w:t>
      </w:r>
      <w:proofErr w:type="spellEnd"/>
      <w:r w:rsidRPr="00094135">
        <w:t xml:space="preserve">, A. L., &amp; </w:t>
      </w:r>
      <w:proofErr w:type="spellStart"/>
      <w:r w:rsidRPr="00094135">
        <w:t>Bratteteig</w:t>
      </w:r>
      <w:proofErr w:type="spellEnd"/>
      <w:r w:rsidRPr="00094135">
        <w:t xml:space="preserve">, T. (2013). Touch-screens and </w:t>
      </w:r>
      <w:r>
        <w:t>elderly users: A perfect match?</w:t>
      </w:r>
      <w:r w:rsidRPr="00094135">
        <w:t xml:space="preserve"> </w:t>
      </w:r>
      <w:r w:rsidRPr="00094135">
        <w:rPr>
          <w:i/>
        </w:rPr>
        <w:t>Changes</w:t>
      </w:r>
      <w:r>
        <w:rPr>
          <w:i/>
        </w:rPr>
        <w:t>.</w:t>
      </w:r>
      <w:r w:rsidRPr="00094135">
        <w:t xml:space="preserve"> </w:t>
      </w:r>
      <w:r w:rsidRPr="00DC1B84">
        <w:rPr>
          <w:b/>
          <w:i/>
        </w:rPr>
        <w:t>7</w:t>
      </w:r>
      <w:r w:rsidR="00DC1B84">
        <w:rPr>
          <w:i/>
        </w:rPr>
        <w:t xml:space="preserve"> </w:t>
      </w:r>
      <w:r>
        <w:t>(</w:t>
      </w:r>
      <w:r w:rsidRPr="00094135">
        <w:t>15</w:t>
      </w:r>
      <w:r>
        <w:t xml:space="preserve">) 460-465. </w:t>
      </w:r>
    </w:p>
    <w:p w14:paraId="52644CAE" w14:textId="394BE16C" w:rsidR="003B37FF" w:rsidRDefault="003B37FF" w:rsidP="00CE146E">
      <w:pPr>
        <w:pStyle w:val="NoSpacing"/>
        <w:ind w:left="1571" w:hanging="720"/>
      </w:pPr>
      <w:proofErr w:type="spellStart"/>
      <w:r>
        <w:t>DailyCaring</w:t>
      </w:r>
      <w:proofErr w:type="spellEnd"/>
      <w:r>
        <w:t xml:space="preserve"> (2019). Seated Tai Chi for Seniors: 3 Simple Routines Improve Flexibility and Well-being [online]. Retrieved 29 January 2019, from </w:t>
      </w:r>
      <w:hyperlink r:id="rId49" w:history="1">
        <w:r w:rsidRPr="00F5270A">
          <w:rPr>
            <w:rStyle w:val="Hyperlink"/>
          </w:rPr>
          <w:t>https://dailycaring.com/seated-tai-chi-for-seniors-3-simple-routines-improve-flexibility-and-well-being-video/</w:t>
        </w:r>
      </w:hyperlink>
      <w:r>
        <w:t>.</w:t>
      </w:r>
    </w:p>
    <w:p w14:paraId="19B7F081" w14:textId="77777777" w:rsidR="00AF036B" w:rsidRDefault="00AF036B" w:rsidP="00CE146E">
      <w:pPr>
        <w:pStyle w:val="NoSpacing"/>
        <w:ind w:left="1571" w:hanging="720"/>
      </w:pPr>
    </w:p>
    <w:p w14:paraId="17B1845C" w14:textId="41CF6D86" w:rsidR="00DF288F" w:rsidRPr="00DF288F" w:rsidRDefault="00AF036B" w:rsidP="00DF288F">
      <w:pPr>
        <w:pStyle w:val="NoSpacing"/>
        <w:ind w:left="1571" w:hanging="720"/>
      </w:pPr>
      <w:r>
        <w:t>Edwards, S. &amp; Axe, S. (</w:t>
      </w:r>
      <w:r w:rsidR="00DF288F">
        <w:t xml:space="preserve">2015). </w:t>
      </w:r>
      <w:r w:rsidR="00DF288F" w:rsidRPr="00DF288F">
        <w:t>The 10 ‘R's of safe multidisciplinary drug administration</w:t>
      </w:r>
      <w:r w:rsidR="00DF288F">
        <w:t xml:space="preserve">. </w:t>
      </w:r>
      <w:r w:rsidR="00DF288F">
        <w:rPr>
          <w:i/>
        </w:rPr>
        <w:t>Nurse Prescribing 13</w:t>
      </w:r>
      <w:r w:rsidR="00DF288F">
        <w:t xml:space="preserve">(8) 352-360. </w:t>
      </w:r>
      <w:hyperlink r:id="rId50" w:history="1">
        <w:r w:rsidR="00DF288F" w:rsidRPr="001A2FF8">
          <w:rPr>
            <w:rStyle w:val="Hyperlink"/>
          </w:rPr>
          <w:t>https://doi.org/10.12968/npre.2015.13.8.398</w:t>
        </w:r>
      </w:hyperlink>
      <w:r w:rsidR="00EB0206">
        <w:t>.</w:t>
      </w:r>
    </w:p>
    <w:p w14:paraId="6CDE7FE8" w14:textId="77777777" w:rsidR="003B37FF" w:rsidRDefault="003B37FF" w:rsidP="007717A5">
      <w:pPr>
        <w:pStyle w:val="NoSpacing"/>
        <w:ind w:left="851"/>
      </w:pPr>
    </w:p>
    <w:p w14:paraId="2EDDD92C" w14:textId="77777777"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51" w:history="1">
        <w:r w:rsidR="00DC1B84" w:rsidRPr="00760E67">
          <w:rPr>
            <w:rStyle w:val="Hyperlink"/>
          </w:rPr>
          <w:t>https://doi.10/1145/1013115.1013152</w:t>
        </w:r>
      </w:hyperlink>
      <w:r w:rsidR="007717A5">
        <w:t>.</w:t>
      </w:r>
      <w:r w:rsidR="00DC1B84">
        <w:t xml:space="preserve"> </w:t>
      </w:r>
      <w:r w:rsidR="007717A5">
        <w:t xml:space="preserve"> </w:t>
      </w:r>
    </w:p>
    <w:p w14:paraId="0FE14A6C" w14:textId="77777777" w:rsidR="00E0791B" w:rsidRDefault="00E0791B" w:rsidP="00CE146E">
      <w:pPr>
        <w:pStyle w:val="NoSpacing"/>
        <w:ind w:left="1571" w:hanging="720"/>
      </w:pPr>
    </w:p>
    <w:p w14:paraId="50F0D81E" w14:textId="77777777" w:rsidR="007717A5" w:rsidRDefault="007717A5" w:rsidP="00CE146E">
      <w:pPr>
        <w:pStyle w:val="NoSpacing"/>
        <w:ind w:left="1571" w:hanging="720"/>
      </w:pPr>
      <w:proofErr w:type="spellStart"/>
      <w:r>
        <w:t>Isakovic</w:t>
      </w:r>
      <w:proofErr w:type="spellEnd"/>
      <w:r>
        <w:t xml:space="preserve">, M., </w:t>
      </w:r>
      <w:proofErr w:type="spellStart"/>
      <w:r>
        <w:t>Sedlar</w:t>
      </w:r>
      <w:proofErr w:type="spellEnd"/>
      <w:r>
        <w:t xml:space="preserve">, U., Volk, M. &amp; Bester, J. (2016) Usability Pitfalls of Diabetes mHealth Apps for the Elderly. </w:t>
      </w:r>
      <w:r>
        <w:rPr>
          <w:i/>
        </w:rPr>
        <w:t xml:space="preserve">Journal of Diabetes Research 9. </w:t>
      </w:r>
      <w:hyperlink r:id="rId52" w:history="1">
        <w:r w:rsidR="00B16E0E" w:rsidRPr="00066C4B">
          <w:rPr>
            <w:rStyle w:val="Hyperlink"/>
          </w:rPr>
          <w:t>https://doi.org/10.1155/2016/1604609</w:t>
        </w:r>
      </w:hyperlink>
      <w:r w:rsidR="00B16E0E">
        <w:t xml:space="preserve">. </w:t>
      </w:r>
    </w:p>
    <w:p w14:paraId="429FCA4B" w14:textId="77777777" w:rsidR="00B16E0E" w:rsidRDefault="00B16E0E" w:rsidP="007717A5">
      <w:pPr>
        <w:pStyle w:val="NoSpacing"/>
        <w:ind w:left="851"/>
      </w:pPr>
    </w:p>
    <w:p w14:paraId="07207F75" w14:textId="77777777"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Doi: </w:t>
      </w:r>
      <w:hyperlink r:id="rId53" w:history="1">
        <w:r w:rsidRPr="00066C4B">
          <w:rPr>
            <w:rStyle w:val="Hyperlink"/>
          </w:rPr>
          <w:t>https://dx.doi.org/10.2147%2FHIV.S129992</w:t>
        </w:r>
      </w:hyperlink>
      <w:r>
        <w:t xml:space="preserve">. </w:t>
      </w:r>
    </w:p>
    <w:p w14:paraId="04C667AD" w14:textId="77777777" w:rsidR="00B16E0E" w:rsidRDefault="00B16E0E" w:rsidP="00CE146E">
      <w:pPr>
        <w:pStyle w:val="NoSpacing"/>
        <w:ind w:left="1571" w:hanging="720"/>
      </w:pPr>
    </w:p>
    <w:p w14:paraId="4A8405DA" w14:textId="77777777" w:rsidR="003B37FF" w:rsidRDefault="003B37FF" w:rsidP="00CE146E">
      <w:pPr>
        <w:pStyle w:val="NoSpacing"/>
        <w:ind w:left="1571" w:hanging="720"/>
      </w:pPr>
      <w:r>
        <w:t xml:space="preserve">Lomas-Vega, R., </w:t>
      </w:r>
      <w:proofErr w:type="spellStart"/>
      <w:r>
        <w:t>Obrero</w:t>
      </w:r>
      <w:proofErr w:type="spellEnd"/>
      <w:r>
        <w:t xml:space="preserve">-Gaitan, E., Molina-Ortega, F., &amp; Del-Pino-Casado, R. (2017).  Tai Chi for Risk of Falls. A Meta-analysis. </w:t>
      </w:r>
      <w:r>
        <w:rPr>
          <w:i/>
        </w:rPr>
        <w:t xml:space="preserve">Journal of American Geriatrics Society. </w:t>
      </w:r>
      <w:r w:rsidRPr="001C44BF">
        <w:rPr>
          <w:b/>
          <w:i/>
        </w:rPr>
        <w:t>65</w:t>
      </w:r>
      <w:r w:rsidR="001C44BF">
        <w:rPr>
          <w:b/>
          <w:i/>
        </w:rPr>
        <w:t xml:space="preserve"> </w:t>
      </w:r>
      <w:r>
        <w:t xml:space="preserve">(9) 2037-2043. </w:t>
      </w:r>
      <w:hyperlink r:id="rId54" w:history="1">
        <w:r w:rsidR="00B16E0E" w:rsidRPr="00066C4B">
          <w:rPr>
            <w:rStyle w:val="Hyperlink"/>
          </w:rPr>
          <w:t>https://doi.org/10.1111/jgs.15008</w:t>
        </w:r>
      </w:hyperlink>
      <w:r>
        <w:t>.</w:t>
      </w:r>
    </w:p>
    <w:p w14:paraId="45E16A44" w14:textId="77777777" w:rsidR="00B16E0E" w:rsidRDefault="00B16E0E" w:rsidP="00CE146E">
      <w:pPr>
        <w:pStyle w:val="NoSpacing"/>
        <w:ind w:left="1571" w:hanging="720"/>
      </w:pPr>
    </w:p>
    <w:p w14:paraId="73B68605" w14:textId="0DE66461" w:rsidR="003B37FF" w:rsidRDefault="00B16E0E" w:rsidP="00CE146E">
      <w:pPr>
        <w:pStyle w:val="NoSpacing"/>
        <w:ind w:left="1571" w:hanging="720"/>
        <w:rPr>
          <w:shd w:val="clear" w:color="auto" w:fill="F2F6F8"/>
        </w:rPr>
      </w:pPr>
      <w:proofErr w:type="spellStart"/>
      <w:r>
        <w:t>MedConfidential</w:t>
      </w:r>
      <w:proofErr w:type="spellEnd"/>
      <w:r>
        <w:t xml:space="preserve"> Org (2018). Retrieved from </w:t>
      </w:r>
      <w:hyperlink r:id="rId55" w:history="1">
        <w:r w:rsidRPr="000918E1">
          <w:rPr>
            <w:rStyle w:val="Hyperlink"/>
            <w:rFonts w:cstheme="minorHAnsi"/>
            <w:shd w:val="clear" w:color="auto" w:fill="F2F6F8"/>
          </w:rPr>
          <w:t>https://medconfidential.org/about/</w:t>
        </w:r>
      </w:hyperlink>
      <w:r>
        <w:rPr>
          <w:shd w:val="clear" w:color="auto" w:fill="F2F6F8"/>
        </w:rPr>
        <w:t>.</w:t>
      </w:r>
    </w:p>
    <w:p w14:paraId="5AA591E9" w14:textId="1CDB8C16" w:rsidR="00980FAD" w:rsidRDefault="00980FAD" w:rsidP="00CE146E">
      <w:pPr>
        <w:pStyle w:val="NoSpacing"/>
        <w:ind w:left="1571" w:hanging="720"/>
      </w:pPr>
    </w:p>
    <w:p w14:paraId="2D99E5CF" w14:textId="15B69683" w:rsidR="00980FAD" w:rsidRPr="00980FAD" w:rsidRDefault="00980FAD" w:rsidP="00CE146E">
      <w:pPr>
        <w:pStyle w:val="NoSpacing"/>
        <w:ind w:left="1571" w:hanging="720"/>
      </w:pPr>
      <w:proofErr w:type="spellStart"/>
      <w:r>
        <w:t>Montemerlo</w:t>
      </w:r>
      <w:proofErr w:type="spellEnd"/>
      <w:r>
        <w:t xml:space="preserve">, M., </w:t>
      </w:r>
      <w:proofErr w:type="spellStart"/>
      <w:r>
        <w:t>Pineau</w:t>
      </w:r>
      <w:proofErr w:type="spellEnd"/>
      <w:r>
        <w:t xml:space="preserve">, J., Roy, N., </w:t>
      </w:r>
      <w:proofErr w:type="spellStart"/>
      <w:r>
        <w:t>Thrun</w:t>
      </w:r>
      <w:proofErr w:type="spellEnd"/>
      <w:r>
        <w:t xml:space="preserve">, S. &amp; Verma, V. (2002) Experiences with a Mobile Robotic Guide for the Elderly. </w:t>
      </w:r>
      <w:r>
        <w:rPr>
          <w:i/>
        </w:rPr>
        <w:t xml:space="preserve">American Association for Artificial Intelligence </w:t>
      </w:r>
      <w:r>
        <w:t>587-592.</w:t>
      </w:r>
    </w:p>
    <w:p w14:paraId="3C406D6B" w14:textId="77777777" w:rsidR="00B16E0E" w:rsidRDefault="00B16E0E" w:rsidP="00CE146E">
      <w:pPr>
        <w:pStyle w:val="NoSpacing"/>
        <w:ind w:left="1571" w:hanging="720"/>
      </w:pPr>
    </w:p>
    <w:p w14:paraId="0EB2889A" w14:textId="77777777" w:rsidR="003B37FF" w:rsidRDefault="003B37FF" w:rsidP="00CE146E">
      <w:pPr>
        <w:pStyle w:val="NoSpacing"/>
        <w:ind w:left="1571" w:hanging="720"/>
      </w:pPr>
      <w:r>
        <w:t xml:space="preserve">Myers, W. (2015, 21 May). Eleven Fun Ways Older Adults can get in Shape [online]. Retrieved 2 February 2019, from  </w:t>
      </w:r>
      <w:hyperlink r:id="rId56" w:history="1">
        <w:r w:rsidRPr="004E73AB">
          <w:rPr>
            <w:rStyle w:val="Hyperlink"/>
          </w:rPr>
          <w:t>https://www.everydayhealth.com/senior-health/fun-ways-seniors-can-get-in-shape.aspx</w:t>
        </w:r>
      </w:hyperlink>
      <w:r>
        <w:t xml:space="preserve">. </w:t>
      </w:r>
    </w:p>
    <w:p w14:paraId="722F308B" w14:textId="77777777" w:rsidR="003B37FF" w:rsidRDefault="003B37FF" w:rsidP="00CE146E">
      <w:pPr>
        <w:pStyle w:val="NoSpacing"/>
        <w:ind w:left="1571" w:hanging="720"/>
      </w:pPr>
    </w:p>
    <w:p w14:paraId="176631F8" w14:textId="77777777" w:rsidR="003B37FF" w:rsidRDefault="003B37FF" w:rsidP="00CE146E">
      <w:pPr>
        <w:pStyle w:val="NoSpacing"/>
        <w:ind w:left="1571" w:hanging="720"/>
      </w:pPr>
      <w:r>
        <w:t xml:space="preserve">NHS (2019, 4 July). Physical Activity Guidelines for Older Adults [online]. Retrieved 29 January 2019, from </w:t>
      </w:r>
      <w:hyperlink r:id="rId57" w:history="1">
        <w:r w:rsidRPr="005F7F38">
          <w:rPr>
            <w:rStyle w:val="Hyperlink"/>
          </w:rPr>
          <w:t>https://www.nhs.uk/live-well/exercise/physical-activity-guidelines-older-adults/</w:t>
        </w:r>
      </w:hyperlink>
      <w:r>
        <w:t xml:space="preserve">. </w:t>
      </w:r>
    </w:p>
    <w:p w14:paraId="4697B91B" w14:textId="77777777" w:rsidR="00385310" w:rsidRDefault="00385310" w:rsidP="00CE146E">
      <w:pPr>
        <w:pStyle w:val="NoSpacing"/>
        <w:ind w:left="1571" w:hanging="720"/>
      </w:pPr>
    </w:p>
    <w:p w14:paraId="45A51B9F" w14:textId="77777777" w:rsidR="00385310" w:rsidRPr="00385310" w:rsidRDefault="00385310" w:rsidP="00CE146E">
      <w:pPr>
        <w:pStyle w:val="NoSpacing"/>
        <w:ind w:left="1571" w:hanging="720"/>
      </w:pPr>
      <w:proofErr w:type="spellStart"/>
      <w:r>
        <w:t>Preece</w:t>
      </w:r>
      <w:proofErr w:type="spellEnd"/>
      <w:r>
        <w:t xml:space="preserv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14:paraId="6A21824B" w14:textId="77777777" w:rsidR="00522A00" w:rsidRDefault="00522A00" w:rsidP="00CE146E">
      <w:pPr>
        <w:pStyle w:val="NoSpacing"/>
        <w:ind w:left="1571" w:hanging="720"/>
      </w:pPr>
    </w:p>
    <w:p w14:paraId="229067CA" w14:textId="77777777"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58" w:history="1">
        <w:r w:rsidR="007717A5" w:rsidRPr="00B01E19">
          <w:rPr>
            <w:rStyle w:val="Hyperlink"/>
          </w:rPr>
          <w:t>https://accessibility.blog.gov.uk/2016/09/02/dos-and-donts-on-designing-for-accessibility/</w:t>
        </w:r>
      </w:hyperlink>
      <w:r w:rsidR="007717A5">
        <w:t xml:space="preserve">. </w:t>
      </w:r>
    </w:p>
    <w:p w14:paraId="18EA837B" w14:textId="77777777" w:rsidR="001C44BF" w:rsidRDefault="001C44BF" w:rsidP="00CE146E">
      <w:pPr>
        <w:pStyle w:val="NoSpacing"/>
        <w:ind w:left="1571" w:hanging="720"/>
      </w:pPr>
    </w:p>
    <w:p w14:paraId="77C2CA04" w14:textId="77777777" w:rsidR="001C44BF" w:rsidRDefault="001C44BF" w:rsidP="00CE146E">
      <w:pPr>
        <w:pStyle w:val="NoSpacing"/>
        <w:ind w:left="1571" w:hanging="720"/>
      </w:pPr>
      <w:r>
        <w:t xml:space="preserve">Robinson, L., Smith, M., and Segal, J., (2019). Senior Exercise and Fitness Tips [online]. Retrieved 22 February 2019, from </w:t>
      </w:r>
      <w:hyperlink r:id="rId59" w:history="1">
        <w:r w:rsidRPr="003414D1">
          <w:rPr>
            <w:rStyle w:val="Hyperlink"/>
          </w:rPr>
          <w:t>https://www.helpguide.org/articles/healthy-living/exercise-and-fitness-as-you-age.htm/</w:t>
        </w:r>
      </w:hyperlink>
      <w:r>
        <w:t xml:space="preserve">. </w:t>
      </w:r>
    </w:p>
    <w:p w14:paraId="06CCEE79" w14:textId="77777777" w:rsidR="003B37FF" w:rsidRDefault="003B37FF" w:rsidP="003B37FF">
      <w:pPr>
        <w:pStyle w:val="NoSpacing"/>
        <w:ind w:left="851"/>
      </w:pPr>
    </w:p>
    <w:p w14:paraId="7EE54489" w14:textId="7E80224A" w:rsidR="003B37FF" w:rsidRDefault="003B37FF" w:rsidP="001C44BF">
      <w:pPr>
        <w:pStyle w:val="NoSpacing"/>
        <w:ind w:left="1571" w:hanging="720"/>
      </w:pPr>
      <w:proofErr w:type="spellStart"/>
      <w:r>
        <w:t>Sandlund</w:t>
      </w:r>
      <w:proofErr w:type="spellEnd"/>
      <w:r>
        <w:t xml:space="preserve">, E., &amp; Norlander, T. (2000) The Effects of Tai Chi </w:t>
      </w:r>
      <w:proofErr w:type="spellStart"/>
      <w:r>
        <w:t>Chuan</w:t>
      </w:r>
      <w:proofErr w:type="spellEnd"/>
      <w:r>
        <w:t xml:space="preserve"> Relaxation and Exercise o</w:t>
      </w:r>
      <w:r w:rsidR="001C44BF">
        <w:t>n Stress Responses and Well-</w:t>
      </w:r>
      <w:r>
        <w:t xml:space="preserve">Being: An Overview of Research. </w:t>
      </w:r>
      <w:r>
        <w:rPr>
          <w:i/>
        </w:rPr>
        <w:t>International Journal of Stress Management. 7</w:t>
      </w:r>
      <w:r>
        <w:t xml:space="preserve">(2) 139-149. </w:t>
      </w:r>
      <w:hyperlink r:id="rId60" w:history="1">
        <w:r w:rsidRPr="004E73AB">
          <w:rPr>
            <w:rStyle w:val="Hyperlink"/>
          </w:rPr>
          <w:t>https://doi.org/10.1023/A:1009536319034</w:t>
        </w:r>
      </w:hyperlink>
      <w:r>
        <w:t xml:space="preserve">. </w:t>
      </w:r>
    </w:p>
    <w:p w14:paraId="295420A4" w14:textId="7ACD60B6" w:rsidR="00994356" w:rsidRDefault="00994356" w:rsidP="00994356">
      <w:pPr>
        <w:pStyle w:val="NoSpacing"/>
        <w:ind w:left="1571" w:hanging="720"/>
      </w:pPr>
      <w:proofErr w:type="spellStart"/>
      <w:r>
        <w:t>V</w:t>
      </w:r>
      <w:r w:rsidR="00412E1F">
        <w:t>la</w:t>
      </w:r>
      <w:r>
        <w:t>snik</w:t>
      </w:r>
      <w:proofErr w:type="spellEnd"/>
      <w:r>
        <w:t xml:space="preserve">, JJ., </w:t>
      </w:r>
      <w:proofErr w:type="spellStart"/>
      <w:r>
        <w:t>Aliotta</w:t>
      </w:r>
      <w:proofErr w:type="spellEnd"/>
      <w:r>
        <w:t xml:space="preserve">, SL. &amp; </w:t>
      </w:r>
      <w:proofErr w:type="spellStart"/>
      <w:r>
        <w:t>DeLor</w:t>
      </w:r>
      <w:proofErr w:type="spellEnd"/>
      <w:r>
        <w:t xml:space="preserve"> B. (2005) Medication adherence: factors influencing compliance with prescribed medication plans. </w:t>
      </w:r>
      <w:r>
        <w:rPr>
          <w:i/>
        </w:rPr>
        <w:t>Case Manager 16</w:t>
      </w:r>
      <w:r>
        <w:t xml:space="preserve">(2) 47-51. </w:t>
      </w:r>
      <w:hyperlink r:id="rId61" w:history="1">
        <w:r w:rsidR="00412E1F" w:rsidRPr="001A2FF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62"/>
      <w:footerReference w:type="default" r:id="rId6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Sam Haley" w:date="2019-02-25T15:15:00Z" w:initials="SH">
    <w:p w14:paraId="2AD64498" w14:textId="34D23F5D" w:rsidR="00434106" w:rsidRDefault="00434106">
      <w:pPr>
        <w:pStyle w:val="CommentText"/>
      </w:pPr>
      <w:r>
        <w:rPr>
          <w:rStyle w:val="CommentReference"/>
        </w:rPr>
        <w:annotationRef/>
      </w:r>
      <w:r>
        <w:t>Need research X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64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64498" w16cid:durableId="201E84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D1E81" w14:textId="77777777" w:rsidR="009C48D3" w:rsidRDefault="009C48D3" w:rsidP="001A50B4">
      <w:pPr>
        <w:spacing w:after="0" w:line="240" w:lineRule="auto"/>
      </w:pPr>
      <w:r>
        <w:separator/>
      </w:r>
    </w:p>
  </w:endnote>
  <w:endnote w:type="continuationSeparator" w:id="0">
    <w:p w14:paraId="1F0323C2" w14:textId="77777777" w:rsidR="009C48D3" w:rsidRDefault="009C48D3"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14:paraId="10CD29A3" w14:textId="77777777" w:rsidR="00F91F57" w:rsidRDefault="00F91F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35</w:t>
            </w:r>
            <w:r>
              <w:rPr>
                <w:b/>
                <w:bCs/>
                <w:sz w:val="24"/>
                <w:szCs w:val="24"/>
              </w:rPr>
              <w:fldChar w:fldCharType="end"/>
            </w:r>
          </w:p>
        </w:sdtContent>
      </w:sdt>
    </w:sdtContent>
  </w:sdt>
  <w:p w14:paraId="29C3138E" w14:textId="77777777" w:rsidR="00F91F57" w:rsidRDefault="00F91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69DE6" w14:textId="77777777" w:rsidR="009C48D3" w:rsidRDefault="009C48D3" w:rsidP="001A50B4">
      <w:pPr>
        <w:spacing w:after="0" w:line="240" w:lineRule="auto"/>
      </w:pPr>
      <w:r>
        <w:separator/>
      </w:r>
    </w:p>
  </w:footnote>
  <w:footnote w:type="continuationSeparator" w:id="0">
    <w:p w14:paraId="2C157DCA" w14:textId="77777777" w:rsidR="009C48D3" w:rsidRDefault="009C48D3" w:rsidP="001A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A647" w14:textId="77777777" w:rsidR="00F91F57" w:rsidRDefault="00F91F57">
    <w:pPr>
      <w:pStyle w:val="Header"/>
    </w:pPr>
    <w:r>
      <w:t>Design Report</w:t>
    </w:r>
  </w:p>
  <w:p w14:paraId="2DF0D0BB" w14:textId="77777777" w:rsidR="00F91F57" w:rsidRDefault="00F91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15:restartNumberingAfterBreak="0">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15:restartNumberingAfterBreak="0">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15:restartNumberingAfterBreak="0">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15:restartNumberingAfterBreak="0">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15:restartNumberingAfterBreak="0">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15:restartNumberingAfterBreak="0">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15:restartNumberingAfterBreak="0">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15:restartNumberingAfterBreak="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15:restartNumberingAfterBreak="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15:restartNumberingAfterBreak="0">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15:restartNumberingAfterBreak="0">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15:restartNumberingAfterBreak="0">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rson w15:author="Sam Haley">
    <w15:presenceInfo w15:providerId="Windows Live" w15:userId="2921b71b9664ec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1550A8"/>
    <w:rsid w:val="00171E10"/>
    <w:rsid w:val="00176DFE"/>
    <w:rsid w:val="00185412"/>
    <w:rsid w:val="001A50B4"/>
    <w:rsid w:val="001C44BF"/>
    <w:rsid w:val="001F0B20"/>
    <w:rsid w:val="001F764A"/>
    <w:rsid w:val="002136E2"/>
    <w:rsid w:val="00226506"/>
    <w:rsid w:val="00230511"/>
    <w:rsid w:val="002363FF"/>
    <w:rsid w:val="00237CFC"/>
    <w:rsid w:val="002427F7"/>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2224"/>
    <w:rsid w:val="003D23B9"/>
    <w:rsid w:val="003D3572"/>
    <w:rsid w:val="003E79CC"/>
    <w:rsid w:val="00412E1F"/>
    <w:rsid w:val="00430ABE"/>
    <w:rsid w:val="00434106"/>
    <w:rsid w:val="00445A33"/>
    <w:rsid w:val="00445E25"/>
    <w:rsid w:val="004471C8"/>
    <w:rsid w:val="004842A5"/>
    <w:rsid w:val="00495E25"/>
    <w:rsid w:val="004A74E6"/>
    <w:rsid w:val="004B1638"/>
    <w:rsid w:val="004B78DC"/>
    <w:rsid w:val="004F19FB"/>
    <w:rsid w:val="005122B5"/>
    <w:rsid w:val="00517983"/>
    <w:rsid w:val="00522A00"/>
    <w:rsid w:val="00523323"/>
    <w:rsid w:val="00535051"/>
    <w:rsid w:val="00556BF3"/>
    <w:rsid w:val="0056035D"/>
    <w:rsid w:val="005644E4"/>
    <w:rsid w:val="00590594"/>
    <w:rsid w:val="00590C1E"/>
    <w:rsid w:val="00597718"/>
    <w:rsid w:val="005A481B"/>
    <w:rsid w:val="005D6850"/>
    <w:rsid w:val="006262F7"/>
    <w:rsid w:val="0063256D"/>
    <w:rsid w:val="006421CE"/>
    <w:rsid w:val="006739A8"/>
    <w:rsid w:val="00673DC0"/>
    <w:rsid w:val="0068085F"/>
    <w:rsid w:val="006E147D"/>
    <w:rsid w:val="006E1873"/>
    <w:rsid w:val="00710624"/>
    <w:rsid w:val="00722707"/>
    <w:rsid w:val="00727C8E"/>
    <w:rsid w:val="00745BB2"/>
    <w:rsid w:val="00750A68"/>
    <w:rsid w:val="007717A5"/>
    <w:rsid w:val="007A02D4"/>
    <w:rsid w:val="007D7683"/>
    <w:rsid w:val="007F797E"/>
    <w:rsid w:val="007F7B19"/>
    <w:rsid w:val="00811604"/>
    <w:rsid w:val="00821842"/>
    <w:rsid w:val="00826C0E"/>
    <w:rsid w:val="00842F37"/>
    <w:rsid w:val="00851F2F"/>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80FAD"/>
    <w:rsid w:val="00987D07"/>
    <w:rsid w:val="00994356"/>
    <w:rsid w:val="009963B6"/>
    <w:rsid w:val="00997C1F"/>
    <w:rsid w:val="009A3FDA"/>
    <w:rsid w:val="009A599D"/>
    <w:rsid w:val="009B0205"/>
    <w:rsid w:val="009B0CC8"/>
    <w:rsid w:val="009B626A"/>
    <w:rsid w:val="009C0368"/>
    <w:rsid w:val="009C48D3"/>
    <w:rsid w:val="009C4B73"/>
    <w:rsid w:val="009C637D"/>
    <w:rsid w:val="009D6208"/>
    <w:rsid w:val="00A0311E"/>
    <w:rsid w:val="00A153EC"/>
    <w:rsid w:val="00A20B1A"/>
    <w:rsid w:val="00A50A06"/>
    <w:rsid w:val="00A84D6E"/>
    <w:rsid w:val="00A868BA"/>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15:docId w15:val="{16A65EA0-A446-40EF-848C-9585D2606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hyperlink" Target="https://www.bbc.co.uk/news" TargetMode="External"/><Relationship Id="rId50" Type="http://schemas.openxmlformats.org/officeDocument/2006/relationships/hyperlink" Target="https://doi.org/10.12968/npre.2015.13.8.398" TargetMode="External"/><Relationship Id="rId55" Type="http://schemas.openxmlformats.org/officeDocument/2006/relationships/hyperlink" Target="https://medconfidential.org/about/"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watch?v=tNUtAzh-C2U" TargetMode="External"/><Relationship Id="rId53" Type="http://schemas.openxmlformats.org/officeDocument/2006/relationships/hyperlink" Target="https://dx.doi.org/10.2147%2FHIV.S129992" TargetMode="External"/><Relationship Id="rId58" Type="http://schemas.openxmlformats.org/officeDocument/2006/relationships/hyperlink" Target="https://accessibility.blog.gov.uk/2016/09/02/dos-and-donts-on-designing-for-accessibility/"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doi.org/10.1016/j.casemgr.2005.01.009" TargetMode="Externa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doi.org/10.1016/j.enbuild.2011.12.017" TargetMode="External"/><Relationship Id="rId56" Type="http://schemas.openxmlformats.org/officeDocument/2006/relationships/hyperlink" Target="https://www.everydayhealth.com/senior-health/fun-ways-seniors-can-get-in-shape.aspx"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10/1145/1013115.1013152"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hyperlink" Target="https://scrubbing.in/encouraging-the-elderly-to-exercise/" TargetMode="External"/><Relationship Id="rId59" Type="http://schemas.openxmlformats.org/officeDocument/2006/relationships/hyperlink" Target="https://www.helpguide.org/articles/healthy-living/exercise-and-fitness-as-you-age.ht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oi.org/10.1111/jgs.15008"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ailycaring.com/seated-tai-chi-for-seniors-3-simple-routines-improve-flexibility-and-well-being-video/" TargetMode="External"/><Relationship Id="rId57" Type="http://schemas.openxmlformats.org/officeDocument/2006/relationships/hyperlink" Target="https://www.nhs.uk/live-well/exercise/physical-activity-guidelines-older-adults/" TargetMode="External"/><Relationship Id="rId10" Type="http://schemas.openxmlformats.org/officeDocument/2006/relationships/image" Target="media/image1.png"/><Relationship Id="rId31" Type="http://schemas.openxmlformats.org/officeDocument/2006/relationships/image" Target="media/image18.jpg"/><Relationship Id="rId44" Type="http://schemas.openxmlformats.org/officeDocument/2006/relationships/hyperlink" Target="https://www.drugs.com/article/taking-your-medicine.html" TargetMode="External"/><Relationship Id="rId52" Type="http://schemas.openxmlformats.org/officeDocument/2006/relationships/hyperlink" Target="https://doi.org/10.1155/2016/1604609" TargetMode="External"/><Relationship Id="rId60" Type="http://schemas.openxmlformats.org/officeDocument/2006/relationships/hyperlink" Target="https://doi.org/10.1023/A:1009536319034"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www.ukessays.com/referencing/apa/"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254891136"/>
        <c:axId val="254892672"/>
      </c:barChart>
      <c:catAx>
        <c:axId val="25489113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92672"/>
        <c:crosses val="autoZero"/>
        <c:auto val="1"/>
        <c:lblAlgn val="ctr"/>
        <c:lblOffset val="100"/>
        <c:noMultiLvlLbl val="0"/>
      </c:catAx>
      <c:valAx>
        <c:axId val="254892672"/>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91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0607F-73D3-4D46-A758-29D92E7D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8535</Words>
  <Characters>48654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 (H00155853)</dc:creator>
  <cp:lastModifiedBy>Sam Haley</cp:lastModifiedBy>
  <cp:revision>2</cp:revision>
  <dcterms:created xsi:type="dcterms:W3CDTF">2019-02-25T15:56:00Z</dcterms:created>
  <dcterms:modified xsi:type="dcterms:W3CDTF">2019-02-25T15:56:00Z</dcterms:modified>
</cp:coreProperties>
</file>