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aps/>
        </w:rPr>
        <w:id w:val="-1822504487"/>
        <w:docPartObj>
          <w:docPartGallery w:val="Cover Pages"/>
          <w:docPartUnique/>
        </w:docPartObj>
      </w:sdtPr>
      <w:sdtEndPr>
        <w:rPr>
          <w:rFonts w:asciiTheme="minorHAnsi" w:eastAsiaTheme="minorHAnsi" w:hAnsiTheme="minorHAnsi" w:cstheme="minorBidi"/>
          <w:b/>
          <w:i/>
          <w:caps w:val="0"/>
        </w:rPr>
      </w:sdtEndPr>
      <w:sdtContent>
        <w:tbl>
          <w:tblPr>
            <w:tblW w:w="5000" w:type="pct"/>
            <w:jc w:val="center"/>
            <w:tblLook w:val="04A0" w:firstRow="1" w:lastRow="0" w:firstColumn="1" w:lastColumn="0" w:noHBand="0" w:noVBand="1"/>
          </w:tblPr>
          <w:tblGrid>
            <w:gridCol w:w="9026"/>
          </w:tblGrid>
          <w:tr w:rsidR="001A50B4" w14:paraId="768FD1D6" w14:textId="77777777">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Content>
                <w:tc>
                  <w:tcPr>
                    <w:tcW w:w="5000" w:type="pct"/>
                  </w:tcPr>
                  <w:p w14:paraId="5632D12F" w14:textId="77777777" w:rsidR="001A50B4" w:rsidRDefault="001A50B4" w:rsidP="001A50B4">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Heriot-Watt University</w:t>
                    </w:r>
                  </w:p>
                </w:tc>
              </w:sdtContent>
            </w:sdt>
          </w:tr>
          <w:tr w:rsidR="001A50B4" w14:paraId="5C09B5C9" w14:textId="77777777">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0671EFD0" w14:textId="77777777" w:rsidR="001A50B4" w:rsidRDefault="001A50B4" w:rsidP="001A50B4">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Design Report</w:t>
                    </w:r>
                  </w:p>
                </w:tc>
              </w:sdtContent>
            </w:sdt>
          </w:tr>
          <w:tr w:rsidR="001A50B4" w14:paraId="53196742" w14:textId="77777777">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14:paraId="7B8FB4D6" w14:textId="77777777" w:rsidR="001A50B4" w:rsidRDefault="001A50B4" w:rsidP="001A50B4">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Advanced Interaction Design F21AD</w:t>
                    </w:r>
                  </w:p>
                </w:tc>
              </w:sdtContent>
            </w:sdt>
          </w:tr>
          <w:tr w:rsidR="001A50B4" w14:paraId="2C8D9F2F" w14:textId="77777777">
            <w:trPr>
              <w:trHeight w:val="360"/>
              <w:jc w:val="center"/>
            </w:trPr>
            <w:tc>
              <w:tcPr>
                <w:tcW w:w="5000" w:type="pct"/>
                <w:vAlign w:val="center"/>
              </w:tcPr>
              <w:p w14:paraId="109B3003" w14:textId="77777777" w:rsidR="001A50B4" w:rsidRDefault="001A50B4">
                <w:pPr>
                  <w:pStyle w:val="NoSpacing"/>
                  <w:jc w:val="center"/>
                </w:pPr>
              </w:p>
            </w:tc>
          </w:tr>
          <w:tr w:rsidR="001A50B4" w14:paraId="0DF96327" w14:textId="77777777">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14:paraId="50209B79" w14:textId="77777777" w:rsidR="001A50B4" w:rsidRDefault="001A50B4">
                    <w:pPr>
                      <w:pStyle w:val="NoSpacing"/>
                      <w:jc w:val="center"/>
                      <w:rPr>
                        <w:b/>
                        <w:bCs/>
                      </w:rPr>
                    </w:pPr>
                    <w:r>
                      <w:rPr>
                        <w:b/>
                        <w:bCs/>
                      </w:rPr>
                      <w:t xml:space="preserve">Group 4: Sam Haley, Mary </w:t>
                    </w:r>
                    <w:proofErr w:type="spellStart"/>
                    <w:r>
                      <w:rPr>
                        <w:b/>
                        <w:bCs/>
                      </w:rPr>
                      <w:t>Holderby</w:t>
                    </w:r>
                    <w:proofErr w:type="spellEnd"/>
                    <w:r>
                      <w:rPr>
                        <w:b/>
                        <w:bCs/>
                      </w:rPr>
                      <w:t xml:space="preserve"> and Gordon Rennie</w:t>
                    </w:r>
                    <w:r w:rsidR="00923EDE">
                      <w:rPr>
                        <w:b/>
                        <w:bCs/>
                      </w:rPr>
                      <w:t xml:space="preserve"> (H00155853)</w:t>
                    </w:r>
                  </w:p>
                </w:tc>
              </w:sdtContent>
            </w:sdt>
          </w:tr>
          <w:tr w:rsidR="001A50B4" w14:paraId="24615183" w14:textId="77777777">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9-02-26T00:00:00Z">
                  <w:dateFormat w:val="M/d/yyyy"/>
                  <w:lid w:val="en-US"/>
                  <w:storeMappedDataAs w:val="dateTime"/>
                  <w:calendar w:val="gregorian"/>
                </w:date>
              </w:sdtPr>
              <w:sdtContent>
                <w:tc>
                  <w:tcPr>
                    <w:tcW w:w="5000" w:type="pct"/>
                    <w:vAlign w:val="center"/>
                  </w:tcPr>
                  <w:p w14:paraId="335D7BC0" w14:textId="77777777" w:rsidR="001A50B4" w:rsidRDefault="00997C1F" w:rsidP="00872F4A">
                    <w:pPr>
                      <w:pStyle w:val="NoSpacing"/>
                      <w:jc w:val="center"/>
                      <w:rPr>
                        <w:b/>
                        <w:bCs/>
                      </w:rPr>
                    </w:pPr>
                    <w:r>
                      <w:rPr>
                        <w:b/>
                        <w:bCs/>
                        <w:lang w:val="en-US"/>
                      </w:rPr>
                      <w:t>2/26/2019</w:t>
                    </w:r>
                  </w:p>
                </w:tc>
              </w:sdtContent>
            </w:sdt>
          </w:tr>
        </w:tbl>
        <w:p w14:paraId="4480E37C" w14:textId="77777777" w:rsidR="001A50B4" w:rsidRDefault="001A50B4"/>
        <w:p w14:paraId="1FA3DE2C" w14:textId="77777777" w:rsidR="001A50B4" w:rsidRDefault="001A50B4"/>
        <w:p w14:paraId="6C8EF474" w14:textId="77777777" w:rsidR="001A50B4" w:rsidRDefault="001A50B4"/>
        <w:p w14:paraId="4345085E" w14:textId="77777777" w:rsidR="00872F4A" w:rsidRDefault="00872F4A"/>
        <w:p w14:paraId="4A5ECC4C" w14:textId="77777777" w:rsidR="00872F4A" w:rsidRDefault="00872F4A"/>
        <w:p w14:paraId="31D06AC2" w14:textId="77777777" w:rsidR="00872F4A" w:rsidRDefault="00872F4A"/>
        <w:p w14:paraId="239C6494" w14:textId="77777777" w:rsidR="00872F4A" w:rsidRDefault="00872F4A"/>
        <w:p w14:paraId="41CB3BE9" w14:textId="77777777" w:rsidR="00872F4A" w:rsidRDefault="00872F4A"/>
        <w:p w14:paraId="2CC631B0" w14:textId="77777777" w:rsidR="00872F4A" w:rsidRDefault="00872F4A"/>
        <w:p w14:paraId="4A6CF0D2" w14:textId="77777777" w:rsidR="00872F4A" w:rsidRDefault="00872F4A"/>
        <w:p w14:paraId="505F97DB" w14:textId="77777777" w:rsidR="00872F4A" w:rsidRDefault="00872F4A"/>
        <w:p w14:paraId="7E519827" w14:textId="77777777" w:rsidR="00CE146E" w:rsidRDefault="00CE146E" w:rsidP="00872F4A">
          <w:pPr>
            <w:pStyle w:val="NoSpacing"/>
            <w:rPr>
              <w:b/>
            </w:rPr>
          </w:pPr>
        </w:p>
        <w:p w14:paraId="1B470A14" w14:textId="77777777" w:rsidR="00CE146E" w:rsidRDefault="00CE146E" w:rsidP="00872F4A">
          <w:pPr>
            <w:pStyle w:val="NoSpacing"/>
            <w:rPr>
              <w:b/>
            </w:rPr>
          </w:pPr>
        </w:p>
        <w:p w14:paraId="0F5A6920" w14:textId="77777777" w:rsidR="00CE146E" w:rsidRDefault="00CE146E" w:rsidP="00872F4A">
          <w:pPr>
            <w:pStyle w:val="NoSpacing"/>
            <w:rPr>
              <w:b/>
            </w:rPr>
          </w:pPr>
        </w:p>
        <w:p w14:paraId="1A7FAB85" w14:textId="77777777" w:rsidR="00872F4A" w:rsidRPr="006679CB" w:rsidRDefault="00872F4A" w:rsidP="00CE146E">
          <w:pPr>
            <w:pStyle w:val="NoSpacing"/>
            <w:ind w:left="720"/>
          </w:pPr>
          <w:r>
            <w:rPr>
              <w:b/>
            </w:rPr>
            <w:t xml:space="preserve">Note: </w:t>
          </w:r>
          <w:r>
            <w:t xml:space="preserve">This document uses APA Referencing Format. (Details found at </w:t>
          </w:r>
          <w:hyperlink r:id="rId9" w:history="1">
            <w:r w:rsidRPr="005F7F38">
              <w:rPr>
                <w:rStyle w:val="Hyperlink"/>
                <w:bCs/>
              </w:rPr>
              <w:t>https://www.ukessays.com/referencing/apa/</w:t>
            </w:r>
          </w:hyperlink>
          <w:r>
            <w:t xml:space="preserve">.) </w:t>
          </w:r>
        </w:p>
        <w:p w14:paraId="2EE3DE51" w14:textId="77777777" w:rsidR="00226506" w:rsidRDefault="00226506">
          <w:pPr>
            <w:rPr>
              <w:b/>
              <w:i/>
            </w:rPr>
          </w:pPr>
        </w:p>
        <w:sdt>
          <w:sdtPr>
            <w:rPr>
              <w:rFonts w:asciiTheme="minorHAnsi" w:eastAsiaTheme="minorHAnsi" w:hAnsiTheme="minorHAnsi" w:cstheme="minorBidi"/>
              <w:b w:val="0"/>
              <w:bCs w:val="0"/>
              <w:color w:val="auto"/>
              <w:sz w:val="22"/>
              <w:szCs w:val="22"/>
              <w:lang w:val="en-GB" w:eastAsia="en-US"/>
            </w:rPr>
            <w:id w:val="-1646272814"/>
            <w:docPartObj>
              <w:docPartGallery w:val="Table of Contents"/>
              <w:docPartUnique/>
            </w:docPartObj>
          </w:sdtPr>
          <w:sdtEndPr>
            <w:rPr>
              <w:noProof/>
            </w:rPr>
          </w:sdtEndPr>
          <w:sdtContent>
            <w:p w14:paraId="76D48A76" w14:textId="77777777" w:rsidR="00226506" w:rsidRDefault="00226506">
              <w:pPr>
                <w:pStyle w:val="TOCHeading"/>
              </w:pPr>
              <w:r>
                <w:t>Table of Contents</w:t>
              </w:r>
            </w:p>
            <w:p w14:paraId="52D0C42E" w14:textId="77777777" w:rsidR="005A481B" w:rsidRDefault="00226506">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1738421" w:history="1">
                <w:r w:rsidR="005A481B" w:rsidRPr="00F67E12">
                  <w:rPr>
                    <w:rStyle w:val="Hyperlink"/>
                    <w:noProof/>
                  </w:rPr>
                  <w:t>1</w:t>
                </w:r>
                <w:r w:rsidR="005A481B">
                  <w:rPr>
                    <w:rFonts w:eastAsiaTheme="minorEastAsia"/>
                    <w:noProof/>
                    <w:lang w:eastAsia="en-GB"/>
                  </w:rPr>
                  <w:tab/>
                </w:r>
                <w:r w:rsidR="005A481B" w:rsidRPr="00F67E12">
                  <w:rPr>
                    <w:rStyle w:val="Hyperlink"/>
                    <w:noProof/>
                  </w:rPr>
                  <w:t>Background</w:t>
                </w:r>
                <w:r w:rsidR="005A481B">
                  <w:rPr>
                    <w:noProof/>
                    <w:webHidden/>
                  </w:rPr>
                  <w:tab/>
                </w:r>
                <w:r w:rsidR="005A481B">
                  <w:rPr>
                    <w:noProof/>
                    <w:webHidden/>
                  </w:rPr>
                  <w:fldChar w:fldCharType="begin"/>
                </w:r>
                <w:r w:rsidR="005A481B">
                  <w:rPr>
                    <w:noProof/>
                    <w:webHidden/>
                  </w:rPr>
                  <w:instrText xml:space="preserve"> PAGEREF _Toc1738421 \h </w:instrText>
                </w:r>
                <w:r w:rsidR="005A481B">
                  <w:rPr>
                    <w:noProof/>
                    <w:webHidden/>
                  </w:rPr>
                </w:r>
                <w:r w:rsidR="005A481B">
                  <w:rPr>
                    <w:noProof/>
                    <w:webHidden/>
                  </w:rPr>
                  <w:fldChar w:fldCharType="separate"/>
                </w:r>
                <w:r w:rsidR="005A481B">
                  <w:rPr>
                    <w:noProof/>
                    <w:webHidden/>
                  </w:rPr>
                  <w:t>2</w:t>
                </w:r>
                <w:r w:rsidR="005A481B">
                  <w:rPr>
                    <w:noProof/>
                    <w:webHidden/>
                  </w:rPr>
                  <w:fldChar w:fldCharType="end"/>
                </w:r>
              </w:hyperlink>
            </w:p>
            <w:p w14:paraId="2E030788" w14:textId="77777777" w:rsidR="005A481B" w:rsidRDefault="00923EDE">
              <w:pPr>
                <w:pStyle w:val="TOC1"/>
                <w:tabs>
                  <w:tab w:val="left" w:pos="440"/>
                  <w:tab w:val="right" w:leader="dot" w:pos="9016"/>
                </w:tabs>
                <w:rPr>
                  <w:rFonts w:eastAsiaTheme="minorEastAsia"/>
                  <w:noProof/>
                  <w:lang w:eastAsia="en-GB"/>
                </w:rPr>
              </w:pPr>
              <w:hyperlink w:anchor="_Toc1738422" w:history="1">
                <w:r w:rsidR="005A481B" w:rsidRPr="00F67E12">
                  <w:rPr>
                    <w:rStyle w:val="Hyperlink"/>
                    <w:noProof/>
                  </w:rPr>
                  <w:t>2</w:t>
                </w:r>
                <w:r w:rsidR="005A481B">
                  <w:rPr>
                    <w:rFonts w:eastAsiaTheme="minorEastAsia"/>
                    <w:noProof/>
                    <w:lang w:eastAsia="en-GB"/>
                  </w:rPr>
                  <w:tab/>
                </w:r>
                <w:r w:rsidR="005A481B" w:rsidRPr="00F67E12">
                  <w:rPr>
                    <w:rStyle w:val="Hyperlink"/>
                    <w:noProof/>
                  </w:rPr>
                  <w:t>Stakeholder and Task Analysis</w:t>
                </w:r>
                <w:r w:rsidR="005A481B">
                  <w:rPr>
                    <w:noProof/>
                    <w:webHidden/>
                  </w:rPr>
                  <w:tab/>
                </w:r>
                <w:r w:rsidR="005A481B">
                  <w:rPr>
                    <w:noProof/>
                    <w:webHidden/>
                  </w:rPr>
                  <w:fldChar w:fldCharType="begin"/>
                </w:r>
                <w:r w:rsidR="005A481B">
                  <w:rPr>
                    <w:noProof/>
                    <w:webHidden/>
                  </w:rPr>
                  <w:instrText xml:space="preserve"> PAGEREF _Toc1738422 \h </w:instrText>
                </w:r>
                <w:r w:rsidR="005A481B">
                  <w:rPr>
                    <w:noProof/>
                    <w:webHidden/>
                  </w:rPr>
                </w:r>
                <w:r w:rsidR="005A481B">
                  <w:rPr>
                    <w:noProof/>
                    <w:webHidden/>
                  </w:rPr>
                  <w:fldChar w:fldCharType="separate"/>
                </w:r>
                <w:r w:rsidR="005A481B">
                  <w:rPr>
                    <w:noProof/>
                    <w:webHidden/>
                  </w:rPr>
                  <w:t>4</w:t>
                </w:r>
                <w:r w:rsidR="005A481B">
                  <w:rPr>
                    <w:noProof/>
                    <w:webHidden/>
                  </w:rPr>
                  <w:fldChar w:fldCharType="end"/>
                </w:r>
              </w:hyperlink>
            </w:p>
            <w:p w14:paraId="4544B8AF" w14:textId="77777777" w:rsidR="005A481B" w:rsidRDefault="00923EDE">
              <w:pPr>
                <w:pStyle w:val="TOC1"/>
                <w:tabs>
                  <w:tab w:val="left" w:pos="440"/>
                  <w:tab w:val="right" w:leader="dot" w:pos="9016"/>
                </w:tabs>
                <w:rPr>
                  <w:rFonts w:eastAsiaTheme="minorEastAsia"/>
                  <w:noProof/>
                  <w:lang w:eastAsia="en-GB"/>
                </w:rPr>
              </w:pPr>
              <w:hyperlink w:anchor="_Toc1738423" w:history="1">
                <w:r w:rsidR="005A481B" w:rsidRPr="00F67E12">
                  <w:rPr>
                    <w:rStyle w:val="Hyperlink"/>
                    <w:noProof/>
                  </w:rPr>
                  <w:t>3</w:t>
                </w:r>
                <w:r w:rsidR="005A481B">
                  <w:rPr>
                    <w:rFonts w:eastAsiaTheme="minorEastAsia"/>
                    <w:noProof/>
                    <w:lang w:eastAsia="en-GB"/>
                  </w:rPr>
                  <w:tab/>
                </w:r>
                <w:r w:rsidR="005A481B" w:rsidRPr="00F67E12">
                  <w:rPr>
                    <w:rStyle w:val="Hyperlink"/>
                    <w:noProof/>
                  </w:rPr>
                  <w:t>Requirements Analysis</w:t>
                </w:r>
                <w:r w:rsidR="005A481B">
                  <w:rPr>
                    <w:noProof/>
                    <w:webHidden/>
                  </w:rPr>
                  <w:tab/>
                </w:r>
                <w:r w:rsidR="005A481B">
                  <w:rPr>
                    <w:noProof/>
                    <w:webHidden/>
                  </w:rPr>
                  <w:fldChar w:fldCharType="begin"/>
                </w:r>
                <w:r w:rsidR="005A481B">
                  <w:rPr>
                    <w:noProof/>
                    <w:webHidden/>
                  </w:rPr>
                  <w:instrText xml:space="preserve"> PAGEREF _Toc1738423 \h </w:instrText>
                </w:r>
                <w:r w:rsidR="005A481B">
                  <w:rPr>
                    <w:noProof/>
                    <w:webHidden/>
                  </w:rPr>
                </w:r>
                <w:r w:rsidR="005A481B">
                  <w:rPr>
                    <w:noProof/>
                    <w:webHidden/>
                  </w:rPr>
                  <w:fldChar w:fldCharType="separate"/>
                </w:r>
                <w:r w:rsidR="005A481B">
                  <w:rPr>
                    <w:noProof/>
                    <w:webHidden/>
                  </w:rPr>
                  <w:t>5</w:t>
                </w:r>
                <w:r w:rsidR="005A481B">
                  <w:rPr>
                    <w:noProof/>
                    <w:webHidden/>
                  </w:rPr>
                  <w:fldChar w:fldCharType="end"/>
                </w:r>
              </w:hyperlink>
            </w:p>
            <w:p w14:paraId="786DE7F7" w14:textId="77777777" w:rsidR="005A481B" w:rsidRDefault="00923EDE">
              <w:pPr>
                <w:pStyle w:val="TOC1"/>
                <w:tabs>
                  <w:tab w:val="left" w:pos="440"/>
                  <w:tab w:val="right" w:leader="dot" w:pos="9016"/>
                </w:tabs>
                <w:rPr>
                  <w:rFonts w:eastAsiaTheme="minorEastAsia"/>
                  <w:noProof/>
                  <w:lang w:eastAsia="en-GB"/>
                </w:rPr>
              </w:pPr>
              <w:hyperlink w:anchor="_Toc1738424" w:history="1">
                <w:r w:rsidR="005A481B" w:rsidRPr="00F67E12">
                  <w:rPr>
                    <w:rStyle w:val="Hyperlink"/>
                    <w:noProof/>
                  </w:rPr>
                  <w:t>4</w:t>
                </w:r>
                <w:r w:rsidR="005A481B">
                  <w:rPr>
                    <w:rFonts w:eastAsiaTheme="minorEastAsia"/>
                    <w:noProof/>
                    <w:lang w:eastAsia="en-GB"/>
                  </w:rPr>
                  <w:tab/>
                </w:r>
                <w:r w:rsidR="005A481B" w:rsidRPr="00F67E12">
                  <w:rPr>
                    <w:rStyle w:val="Hyperlink"/>
                    <w:noProof/>
                  </w:rPr>
                  <w:t>Storyboard Design</w:t>
                </w:r>
                <w:r w:rsidR="005A481B">
                  <w:rPr>
                    <w:noProof/>
                    <w:webHidden/>
                  </w:rPr>
                  <w:tab/>
                </w:r>
                <w:r w:rsidR="005A481B">
                  <w:rPr>
                    <w:noProof/>
                    <w:webHidden/>
                  </w:rPr>
                  <w:fldChar w:fldCharType="begin"/>
                </w:r>
                <w:r w:rsidR="005A481B">
                  <w:rPr>
                    <w:noProof/>
                    <w:webHidden/>
                  </w:rPr>
                  <w:instrText xml:space="preserve"> PAGEREF _Toc1738424 \h </w:instrText>
                </w:r>
                <w:r w:rsidR="005A481B">
                  <w:rPr>
                    <w:noProof/>
                    <w:webHidden/>
                  </w:rPr>
                </w:r>
                <w:r w:rsidR="005A481B">
                  <w:rPr>
                    <w:noProof/>
                    <w:webHidden/>
                  </w:rPr>
                  <w:fldChar w:fldCharType="separate"/>
                </w:r>
                <w:r w:rsidR="005A481B">
                  <w:rPr>
                    <w:noProof/>
                    <w:webHidden/>
                  </w:rPr>
                  <w:t>6</w:t>
                </w:r>
                <w:r w:rsidR="005A481B">
                  <w:rPr>
                    <w:noProof/>
                    <w:webHidden/>
                  </w:rPr>
                  <w:fldChar w:fldCharType="end"/>
                </w:r>
              </w:hyperlink>
            </w:p>
            <w:p w14:paraId="2B68D921" w14:textId="77777777" w:rsidR="005A481B" w:rsidRDefault="00923EDE">
              <w:pPr>
                <w:pStyle w:val="TOC1"/>
                <w:tabs>
                  <w:tab w:val="left" w:pos="440"/>
                  <w:tab w:val="right" w:leader="dot" w:pos="9016"/>
                </w:tabs>
                <w:rPr>
                  <w:rFonts w:eastAsiaTheme="minorEastAsia"/>
                  <w:noProof/>
                  <w:lang w:eastAsia="en-GB"/>
                </w:rPr>
              </w:pPr>
              <w:hyperlink w:anchor="_Toc1738425" w:history="1">
                <w:r w:rsidR="005A481B" w:rsidRPr="00F67E12">
                  <w:rPr>
                    <w:rStyle w:val="Hyperlink"/>
                    <w:noProof/>
                  </w:rPr>
                  <w:t>5</w:t>
                </w:r>
                <w:r w:rsidR="005A481B">
                  <w:rPr>
                    <w:rFonts w:eastAsiaTheme="minorEastAsia"/>
                    <w:noProof/>
                    <w:lang w:eastAsia="en-GB"/>
                  </w:rPr>
                  <w:tab/>
                </w:r>
                <w:r w:rsidR="005A481B" w:rsidRPr="00F67E12">
                  <w:rPr>
                    <w:rStyle w:val="Hyperlink"/>
                    <w:noProof/>
                  </w:rPr>
                  <w:t>Prototype Development</w:t>
                </w:r>
                <w:r w:rsidR="005A481B">
                  <w:rPr>
                    <w:noProof/>
                    <w:webHidden/>
                  </w:rPr>
                  <w:tab/>
                </w:r>
                <w:r w:rsidR="005A481B">
                  <w:rPr>
                    <w:noProof/>
                    <w:webHidden/>
                  </w:rPr>
                  <w:fldChar w:fldCharType="begin"/>
                </w:r>
                <w:r w:rsidR="005A481B">
                  <w:rPr>
                    <w:noProof/>
                    <w:webHidden/>
                  </w:rPr>
                  <w:instrText xml:space="preserve"> PAGEREF _Toc1738425 \h </w:instrText>
                </w:r>
                <w:r w:rsidR="005A481B">
                  <w:rPr>
                    <w:noProof/>
                    <w:webHidden/>
                  </w:rPr>
                </w:r>
                <w:r w:rsidR="005A481B">
                  <w:rPr>
                    <w:noProof/>
                    <w:webHidden/>
                  </w:rPr>
                  <w:fldChar w:fldCharType="separate"/>
                </w:r>
                <w:r w:rsidR="005A481B">
                  <w:rPr>
                    <w:noProof/>
                    <w:webHidden/>
                  </w:rPr>
                  <w:t>7</w:t>
                </w:r>
                <w:r w:rsidR="005A481B">
                  <w:rPr>
                    <w:noProof/>
                    <w:webHidden/>
                  </w:rPr>
                  <w:fldChar w:fldCharType="end"/>
                </w:r>
              </w:hyperlink>
            </w:p>
            <w:p w14:paraId="705E9E21" w14:textId="77777777" w:rsidR="005A481B" w:rsidRDefault="00923EDE">
              <w:pPr>
                <w:pStyle w:val="TOC2"/>
                <w:tabs>
                  <w:tab w:val="left" w:pos="880"/>
                  <w:tab w:val="right" w:leader="dot" w:pos="9016"/>
                </w:tabs>
                <w:rPr>
                  <w:rFonts w:eastAsiaTheme="minorEastAsia"/>
                  <w:noProof/>
                  <w:lang w:eastAsia="en-GB"/>
                </w:rPr>
              </w:pPr>
              <w:hyperlink w:anchor="_Toc1738426" w:history="1">
                <w:r w:rsidR="005A481B" w:rsidRPr="00F67E12">
                  <w:rPr>
                    <w:rStyle w:val="Hyperlink"/>
                    <w:noProof/>
                  </w:rPr>
                  <w:t>5.1</w:t>
                </w:r>
                <w:r w:rsidR="005A481B">
                  <w:rPr>
                    <w:rFonts w:eastAsiaTheme="minorEastAsia"/>
                    <w:noProof/>
                    <w:lang w:eastAsia="en-GB"/>
                  </w:rPr>
                  <w:tab/>
                </w:r>
                <w:r w:rsidR="005A481B" w:rsidRPr="00F67E12">
                  <w:rPr>
                    <w:rStyle w:val="Hyperlink"/>
                    <w:noProof/>
                  </w:rPr>
                  <w:t>Introduction</w:t>
                </w:r>
                <w:r w:rsidR="005A481B">
                  <w:rPr>
                    <w:noProof/>
                    <w:webHidden/>
                  </w:rPr>
                  <w:tab/>
                </w:r>
                <w:r w:rsidR="005A481B">
                  <w:rPr>
                    <w:noProof/>
                    <w:webHidden/>
                  </w:rPr>
                  <w:fldChar w:fldCharType="begin"/>
                </w:r>
                <w:r w:rsidR="005A481B">
                  <w:rPr>
                    <w:noProof/>
                    <w:webHidden/>
                  </w:rPr>
                  <w:instrText xml:space="preserve"> PAGEREF _Toc1738426 \h </w:instrText>
                </w:r>
                <w:r w:rsidR="005A481B">
                  <w:rPr>
                    <w:noProof/>
                    <w:webHidden/>
                  </w:rPr>
                </w:r>
                <w:r w:rsidR="005A481B">
                  <w:rPr>
                    <w:noProof/>
                    <w:webHidden/>
                  </w:rPr>
                  <w:fldChar w:fldCharType="separate"/>
                </w:r>
                <w:r w:rsidR="005A481B">
                  <w:rPr>
                    <w:noProof/>
                    <w:webHidden/>
                  </w:rPr>
                  <w:t>7</w:t>
                </w:r>
                <w:r w:rsidR="005A481B">
                  <w:rPr>
                    <w:noProof/>
                    <w:webHidden/>
                  </w:rPr>
                  <w:fldChar w:fldCharType="end"/>
                </w:r>
              </w:hyperlink>
            </w:p>
            <w:p w14:paraId="78E53B57" w14:textId="77777777" w:rsidR="005A481B" w:rsidRDefault="00923EDE">
              <w:pPr>
                <w:pStyle w:val="TOC2"/>
                <w:tabs>
                  <w:tab w:val="left" w:pos="880"/>
                  <w:tab w:val="right" w:leader="dot" w:pos="9016"/>
                </w:tabs>
                <w:rPr>
                  <w:rFonts w:eastAsiaTheme="minorEastAsia"/>
                  <w:noProof/>
                  <w:lang w:eastAsia="en-GB"/>
                </w:rPr>
              </w:pPr>
              <w:hyperlink w:anchor="_Toc1738427" w:history="1">
                <w:r w:rsidR="005A481B" w:rsidRPr="00F67E12">
                  <w:rPr>
                    <w:rStyle w:val="Hyperlink"/>
                    <w:noProof/>
                  </w:rPr>
                  <w:t>5.2</w:t>
                </w:r>
                <w:r w:rsidR="005A481B">
                  <w:rPr>
                    <w:rFonts w:eastAsiaTheme="minorEastAsia"/>
                    <w:noProof/>
                    <w:lang w:eastAsia="en-GB"/>
                  </w:rPr>
                  <w:tab/>
                </w:r>
                <w:r w:rsidR="005A481B" w:rsidRPr="00F67E12">
                  <w:rPr>
                    <w:rStyle w:val="Hyperlink"/>
                    <w:noProof/>
                  </w:rPr>
                  <w:t>Log-in Screen</w:t>
                </w:r>
                <w:r w:rsidR="005A481B">
                  <w:rPr>
                    <w:noProof/>
                    <w:webHidden/>
                  </w:rPr>
                  <w:tab/>
                </w:r>
                <w:r w:rsidR="005A481B">
                  <w:rPr>
                    <w:noProof/>
                    <w:webHidden/>
                  </w:rPr>
                  <w:fldChar w:fldCharType="begin"/>
                </w:r>
                <w:r w:rsidR="005A481B">
                  <w:rPr>
                    <w:noProof/>
                    <w:webHidden/>
                  </w:rPr>
                  <w:instrText xml:space="preserve"> PAGEREF _Toc1738427 \h </w:instrText>
                </w:r>
                <w:r w:rsidR="005A481B">
                  <w:rPr>
                    <w:noProof/>
                    <w:webHidden/>
                  </w:rPr>
                </w:r>
                <w:r w:rsidR="005A481B">
                  <w:rPr>
                    <w:noProof/>
                    <w:webHidden/>
                  </w:rPr>
                  <w:fldChar w:fldCharType="separate"/>
                </w:r>
                <w:r w:rsidR="005A481B">
                  <w:rPr>
                    <w:noProof/>
                    <w:webHidden/>
                  </w:rPr>
                  <w:t>7</w:t>
                </w:r>
                <w:r w:rsidR="005A481B">
                  <w:rPr>
                    <w:noProof/>
                    <w:webHidden/>
                  </w:rPr>
                  <w:fldChar w:fldCharType="end"/>
                </w:r>
              </w:hyperlink>
            </w:p>
            <w:p w14:paraId="0D22736B" w14:textId="77777777" w:rsidR="005A481B" w:rsidRDefault="00923EDE">
              <w:pPr>
                <w:pStyle w:val="TOC2"/>
                <w:tabs>
                  <w:tab w:val="left" w:pos="880"/>
                  <w:tab w:val="right" w:leader="dot" w:pos="9016"/>
                </w:tabs>
                <w:rPr>
                  <w:rFonts w:eastAsiaTheme="minorEastAsia"/>
                  <w:noProof/>
                  <w:lang w:eastAsia="en-GB"/>
                </w:rPr>
              </w:pPr>
              <w:hyperlink w:anchor="_Toc1738428" w:history="1">
                <w:r w:rsidR="005A481B" w:rsidRPr="00F67E12">
                  <w:rPr>
                    <w:rStyle w:val="Hyperlink"/>
                    <w:noProof/>
                  </w:rPr>
                  <w:t>5.3</w:t>
                </w:r>
                <w:r w:rsidR="005A481B">
                  <w:rPr>
                    <w:rFonts w:eastAsiaTheme="minorEastAsia"/>
                    <w:noProof/>
                    <w:lang w:eastAsia="en-GB"/>
                  </w:rPr>
                  <w:tab/>
                </w:r>
                <w:r w:rsidR="005A481B" w:rsidRPr="00F67E12">
                  <w:rPr>
                    <w:rStyle w:val="Hyperlink"/>
                    <w:noProof/>
                  </w:rPr>
                  <w:t>Home Screen</w:t>
                </w:r>
                <w:r w:rsidR="005A481B">
                  <w:rPr>
                    <w:noProof/>
                    <w:webHidden/>
                  </w:rPr>
                  <w:tab/>
                </w:r>
                <w:r w:rsidR="005A481B">
                  <w:rPr>
                    <w:noProof/>
                    <w:webHidden/>
                  </w:rPr>
                  <w:fldChar w:fldCharType="begin"/>
                </w:r>
                <w:r w:rsidR="005A481B">
                  <w:rPr>
                    <w:noProof/>
                    <w:webHidden/>
                  </w:rPr>
                  <w:instrText xml:space="preserve"> PAGEREF _Toc1738428 \h </w:instrText>
                </w:r>
                <w:r w:rsidR="005A481B">
                  <w:rPr>
                    <w:noProof/>
                    <w:webHidden/>
                  </w:rPr>
                </w:r>
                <w:r w:rsidR="005A481B">
                  <w:rPr>
                    <w:noProof/>
                    <w:webHidden/>
                  </w:rPr>
                  <w:fldChar w:fldCharType="separate"/>
                </w:r>
                <w:r w:rsidR="005A481B">
                  <w:rPr>
                    <w:noProof/>
                    <w:webHidden/>
                  </w:rPr>
                  <w:t>8</w:t>
                </w:r>
                <w:r w:rsidR="005A481B">
                  <w:rPr>
                    <w:noProof/>
                    <w:webHidden/>
                  </w:rPr>
                  <w:fldChar w:fldCharType="end"/>
                </w:r>
              </w:hyperlink>
            </w:p>
            <w:p w14:paraId="7DB27841" w14:textId="77777777" w:rsidR="005A481B" w:rsidRDefault="00923EDE">
              <w:pPr>
                <w:pStyle w:val="TOC2"/>
                <w:tabs>
                  <w:tab w:val="left" w:pos="880"/>
                  <w:tab w:val="right" w:leader="dot" w:pos="9016"/>
                </w:tabs>
                <w:rPr>
                  <w:rFonts w:eastAsiaTheme="minorEastAsia"/>
                  <w:noProof/>
                  <w:lang w:eastAsia="en-GB"/>
                </w:rPr>
              </w:pPr>
              <w:hyperlink w:anchor="_Toc1738429" w:history="1">
                <w:r w:rsidR="005A481B" w:rsidRPr="00F67E12">
                  <w:rPr>
                    <w:rStyle w:val="Hyperlink"/>
                    <w:noProof/>
                  </w:rPr>
                  <w:t>5.4</w:t>
                </w:r>
                <w:r w:rsidR="005A481B">
                  <w:rPr>
                    <w:rFonts w:eastAsiaTheme="minorEastAsia"/>
                    <w:noProof/>
                    <w:lang w:eastAsia="en-GB"/>
                  </w:rPr>
                  <w:tab/>
                </w:r>
                <w:r w:rsidR="005A481B" w:rsidRPr="00F67E12">
                  <w:rPr>
                    <w:rStyle w:val="Hyperlink"/>
                    <w:noProof/>
                  </w:rPr>
                  <w:t>Medication Screen</w:t>
                </w:r>
                <w:r w:rsidR="005A481B">
                  <w:rPr>
                    <w:noProof/>
                    <w:webHidden/>
                  </w:rPr>
                  <w:tab/>
                </w:r>
                <w:r w:rsidR="005A481B">
                  <w:rPr>
                    <w:noProof/>
                    <w:webHidden/>
                  </w:rPr>
                  <w:fldChar w:fldCharType="begin"/>
                </w:r>
                <w:r w:rsidR="005A481B">
                  <w:rPr>
                    <w:noProof/>
                    <w:webHidden/>
                  </w:rPr>
                  <w:instrText xml:space="preserve"> PAGEREF _Toc1738429 \h </w:instrText>
                </w:r>
                <w:r w:rsidR="005A481B">
                  <w:rPr>
                    <w:noProof/>
                    <w:webHidden/>
                  </w:rPr>
                </w:r>
                <w:r w:rsidR="005A481B">
                  <w:rPr>
                    <w:noProof/>
                    <w:webHidden/>
                  </w:rPr>
                  <w:fldChar w:fldCharType="separate"/>
                </w:r>
                <w:r w:rsidR="005A481B">
                  <w:rPr>
                    <w:noProof/>
                    <w:webHidden/>
                  </w:rPr>
                  <w:t>8</w:t>
                </w:r>
                <w:r w:rsidR="005A481B">
                  <w:rPr>
                    <w:noProof/>
                    <w:webHidden/>
                  </w:rPr>
                  <w:fldChar w:fldCharType="end"/>
                </w:r>
              </w:hyperlink>
            </w:p>
            <w:p w14:paraId="42BC5225" w14:textId="77777777" w:rsidR="005A481B" w:rsidRDefault="00923EDE">
              <w:pPr>
                <w:pStyle w:val="TOC3"/>
                <w:tabs>
                  <w:tab w:val="left" w:pos="1320"/>
                  <w:tab w:val="right" w:leader="dot" w:pos="9016"/>
                </w:tabs>
                <w:rPr>
                  <w:rFonts w:eastAsiaTheme="minorEastAsia"/>
                  <w:noProof/>
                  <w:lang w:eastAsia="en-GB"/>
                </w:rPr>
              </w:pPr>
              <w:hyperlink w:anchor="_Toc1738430" w:history="1">
                <w:r w:rsidR="005A481B" w:rsidRPr="00F67E12">
                  <w:rPr>
                    <w:rStyle w:val="Hyperlink"/>
                    <w:noProof/>
                  </w:rPr>
                  <w:t>5.4.1</w:t>
                </w:r>
                <w:r w:rsidR="005A481B">
                  <w:rPr>
                    <w:rFonts w:eastAsiaTheme="minorEastAsia"/>
                    <w:noProof/>
                    <w:lang w:eastAsia="en-GB"/>
                  </w:rPr>
                  <w:tab/>
                </w:r>
                <w:r w:rsidR="005A481B" w:rsidRPr="00F67E12">
                  <w:rPr>
                    <w:rStyle w:val="Hyperlink"/>
                    <w:noProof/>
                  </w:rPr>
                  <w:t>Add Medication Screen</w:t>
                </w:r>
                <w:r w:rsidR="005A481B">
                  <w:rPr>
                    <w:noProof/>
                    <w:webHidden/>
                  </w:rPr>
                  <w:tab/>
                </w:r>
                <w:r w:rsidR="005A481B">
                  <w:rPr>
                    <w:noProof/>
                    <w:webHidden/>
                  </w:rPr>
                  <w:fldChar w:fldCharType="begin"/>
                </w:r>
                <w:r w:rsidR="005A481B">
                  <w:rPr>
                    <w:noProof/>
                    <w:webHidden/>
                  </w:rPr>
                  <w:instrText xml:space="preserve"> PAGEREF _Toc1738430 \h </w:instrText>
                </w:r>
                <w:r w:rsidR="005A481B">
                  <w:rPr>
                    <w:noProof/>
                    <w:webHidden/>
                  </w:rPr>
                </w:r>
                <w:r w:rsidR="005A481B">
                  <w:rPr>
                    <w:noProof/>
                    <w:webHidden/>
                  </w:rPr>
                  <w:fldChar w:fldCharType="separate"/>
                </w:r>
                <w:r w:rsidR="005A481B">
                  <w:rPr>
                    <w:noProof/>
                    <w:webHidden/>
                  </w:rPr>
                  <w:t>9</w:t>
                </w:r>
                <w:r w:rsidR="005A481B">
                  <w:rPr>
                    <w:noProof/>
                    <w:webHidden/>
                  </w:rPr>
                  <w:fldChar w:fldCharType="end"/>
                </w:r>
              </w:hyperlink>
            </w:p>
            <w:p w14:paraId="4DA82B15" w14:textId="77777777" w:rsidR="005A481B" w:rsidRDefault="00923EDE">
              <w:pPr>
                <w:pStyle w:val="TOC3"/>
                <w:tabs>
                  <w:tab w:val="left" w:pos="1320"/>
                  <w:tab w:val="right" w:leader="dot" w:pos="9016"/>
                </w:tabs>
                <w:rPr>
                  <w:rFonts w:eastAsiaTheme="minorEastAsia"/>
                  <w:noProof/>
                  <w:lang w:eastAsia="en-GB"/>
                </w:rPr>
              </w:pPr>
              <w:hyperlink w:anchor="_Toc1738431" w:history="1">
                <w:r w:rsidR="005A481B" w:rsidRPr="00F67E12">
                  <w:rPr>
                    <w:rStyle w:val="Hyperlink"/>
                    <w:noProof/>
                  </w:rPr>
                  <w:t>5.4.2</w:t>
                </w:r>
                <w:r w:rsidR="005A481B">
                  <w:rPr>
                    <w:rFonts w:eastAsiaTheme="minorEastAsia"/>
                    <w:noProof/>
                    <w:lang w:eastAsia="en-GB"/>
                  </w:rPr>
                  <w:tab/>
                </w:r>
                <w:r w:rsidR="005A481B" w:rsidRPr="00F67E12">
                  <w:rPr>
                    <w:rStyle w:val="Hyperlink"/>
                    <w:noProof/>
                  </w:rPr>
                  <w:t>Medication Details Screen</w:t>
                </w:r>
                <w:r w:rsidR="005A481B">
                  <w:rPr>
                    <w:noProof/>
                    <w:webHidden/>
                  </w:rPr>
                  <w:tab/>
                </w:r>
                <w:r w:rsidR="005A481B">
                  <w:rPr>
                    <w:noProof/>
                    <w:webHidden/>
                  </w:rPr>
                  <w:fldChar w:fldCharType="begin"/>
                </w:r>
                <w:r w:rsidR="005A481B">
                  <w:rPr>
                    <w:noProof/>
                    <w:webHidden/>
                  </w:rPr>
                  <w:instrText xml:space="preserve"> PAGEREF _Toc1738431 \h </w:instrText>
                </w:r>
                <w:r w:rsidR="005A481B">
                  <w:rPr>
                    <w:noProof/>
                    <w:webHidden/>
                  </w:rPr>
                </w:r>
                <w:r w:rsidR="005A481B">
                  <w:rPr>
                    <w:noProof/>
                    <w:webHidden/>
                  </w:rPr>
                  <w:fldChar w:fldCharType="separate"/>
                </w:r>
                <w:r w:rsidR="005A481B">
                  <w:rPr>
                    <w:noProof/>
                    <w:webHidden/>
                  </w:rPr>
                  <w:t>9</w:t>
                </w:r>
                <w:r w:rsidR="005A481B">
                  <w:rPr>
                    <w:noProof/>
                    <w:webHidden/>
                  </w:rPr>
                  <w:fldChar w:fldCharType="end"/>
                </w:r>
              </w:hyperlink>
            </w:p>
            <w:p w14:paraId="4789B612" w14:textId="77777777" w:rsidR="005A481B" w:rsidRDefault="00923EDE">
              <w:pPr>
                <w:pStyle w:val="TOC2"/>
                <w:tabs>
                  <w:tab w:val="left" w:pos="880"/>
                  <w:tab w:val="right" w:leader="dot" w:pos="9016"/>
                </w:tabs>
                <w:rPr>
                  <w:rFonts w:eastAsiaTheme="minorEastAsia"/>
                  <w:noProof/>
                  <w:lang w:eastAsia="en-GB"/>
                </w:rPr>
              </w:pPr>
              <w:hyperlink w:anchor="_Toc1738432" w:history="1">
                <w:r w:rsidR="005A481B" w:rsidRPr="00F67E12">
                  <w:rPr>
                    <w:rStyle w:val="Hyperlink"/>
                    <w:noProof/>
                  </w:rPr>
                  <w:t>5.5</w:t>
                </w:r>
                <w:r w:rsidR="005A481B">
                  <w:rPr>
                    <w:rFonts w:eastAsiaTheme="minorEastAsia"/>
                    <w:noProof/>
                    <w:lang w:eastAsia="en-GB"/>
                  </w:rPr>
                  <w:tab/>
                </w:r>
                <w:r w:rsidR="005A481B" w:rsidRPr="00F67E12">
                  <w:rPr>
                    <w:rStyle w:val="Hyperlink"/>
                    <w:noProof/>
                  </w:rPr>
                  <w:t>Energy Screen</w:t>
                </w:r>
                <w:r w:rsidR="005A481B">
                  <w:rPr>
                    <w:noProof/>
                    <w:webHidden/>
                  </w:rPr>
                  <w:tab/>
                </w:r>
                <w:r w:rsidR="005A481B">
                  <w:rPr>
                    <w:noProof/>
                    <w:webHidden/>
                  </w:rPr>
                  <w:fldChar w:fldCharType="begin"/>
                </w:r>
                <w:r w:rsidR="005A481B">
                  <w:rPr>
                    <w:noProof/>
                    <w:webHidden/>
                  </w:rPr>
                  <w:instrText xml:space="preserve"> PAGEREF _Toc1738432 \h </w:instrText>
                </w:r>
                <w:r w:rsidR="005A481B">
                  <w:rPr>
                    <w:noProof/>
                    <w:webHidden/>
                  </w:rPr>
                </w:r>
                <w:r w:rsidR="005A481B">
                  <w:rPr>
                    <w:noProof/>
                    <w:webHidden/>
                  </w:rPr>
                  <w:fldChar w:fldCharType="separate"/>
                </w:r>
                <w:r w:rsidR="005A481B">
                  <w:rPr>
                    <w:noProof/>
                    <w:webHidden/>
                  </w:rPr>
                  <w:t>10</w:t>
                </w:r>
                <w:r w:rsidR="005A481B">
                  <w:rPr>
                    <w:noProof/>
                    <w:webHidden/>
                  </w:rPr>
                  <w:fldChar w:fldCharType="end"/>
                </w:r>
              </w:hyperlink>
            </w:p>
            <w:p w14:paraId="091AAA88" w14:textId="77777777" w:rsidR="005A481B" w:rsidRDefault="00923EDE">
              <w:pPr>
                <w:pStyle w:val="TOC3"/>
                <w:tabs>
                  <w:tab w:val="left" w:pos="1320"/>
                  <w:tab w:val="right" w:leader="dot" w:pos="9016"/>
                </w:tabs>
                <w:rPr>
                  <w:rFonts w:eastAsiaTheme="minorEastAsia"/>
                  <w:noProof/>
                  <w:lang w:eastAsia="en-GB"/>
                </w:rPr>
              </w:pPr>
              <w:hyperlink w:anchor="_Toc1738433" w:history="1">
                <w:r w:rsidR="005A481B" w:rsidRPr="00F67E12">
                  <w:rPr>
                    <w:rStyle w:val="Hyperlink"/>
                    <w:noProof/>
                  </w:rPr>
                  <w:t>5.5.1</w:t>
                </w:r>
                <w:r w:rsidR="005A481B">
                  <w:rPr>
                    <w:rFonts w:eastAsiaTheme="minorEastAsia"/>
                    <w:noProof/>
                    <w:lang w:eastAsia="en-GB"/>
                  </w:rPr>
                  <w:tab/>
                </w:r>
                <w:r w:rsidR="005A481B" w:rsidRPr="00F67E12">
                  <w:rPr>
                    <w:rStyle w:val="Hyperlink"/>
                    <w:noProof/>
                  </w:rPr>
                  <w:t>Breakdown of Energy Usage Screen</w:t>
                </w:r>
                <w:r w:rsidR="005A481B">
                  <w:rPr>
                    <w:noProof/>
                    <w:webHidden/>
                  </w:rPr>
                  <w:tab/>
                </w:r>
                <w:r w:rsidR="005A481B">
                  <w:rPr>
                    <w:noProof/>
                    <w:webHidden/>
                  </w:rPr>
                  <w:fldChar w:fldCharType="begin"/>
                </w:r>
                <w:r w:rsidR="005A481B">
                  <w:rPr>
                    <w:noProof/>
                    <w:webHidden/>
                  </w:rPr>
                  <w:instrText xml:space="preserve"> PAGEREF _Toc1738433 \h </w:instrText>
                </w:r>
                <w:r w:rsidR="005A481B">
                  <w:rPr>
                    <w:noProof/>
                    <w:webHidden/>
                  </w:rPr>
                </w:r>
                <w:r w:rsidR="005A481B">
                  <w:rPr>
                    <w:noProof/>
                    <w:webHidden/>
                  </w:rPr>
                  <w:fldChar w:fldCharType="separate"/>
                </w:r>
                <w:r w:rsidR="005A481B">
                  <w:rPr>
                    <w:noProof/>
                    <w:webHidden/>
                  </w:rPr>
                  <w:t>10</w:t>
                </w:r>
                <w:r w:rsidR="005A481B">
                  <w:rPr>
                    <w:noProof/>
                    <w:webHidden/>
                  </w:rPr>
                  <w:fldChar w:fldCharType="end"/>
                </w:r>
              </w:hyperlink>
            </w:p>
            <w:p w14:paraId="5F0CDCA6" w14:textId="77777777" w:rsidR="005A481B" w:rsidRDefault="00923EDE">
              <w:pPr>
                <w:pStyle w:val="TOC3"/>
                <w:tabs>
                  <w:tab w:val="left" w:pos="1320"/>
                  <w:tab w:val="right" w:leader="dot" w:pos="9016"/>
                </w:tabs>
                <w:rPr>
                  <w:rFonts w:eastAsiaTheme="minorEastAsia"/>
                  <w:noProof/>
                  <w:lang w:eastAsia="en-GB"/>
                </w:rPr>
              </w:pPr>
              <w:hyperlink w:anchor="_Toc1738434" w:history="1">
                <w:r w:rsidR="005A481B" w:rsidRPr="00F67E12">
                  <w:rPr>
                    <w:rStyle w:val="Hyperlink"/>
                    <w:noProof/>
                  </w:rPr>
                  <w:t>5.5.2</w:t>
                </w:r>
                <w:r w:rsidR="005A481B">
                  <w:rPr>
                    <w:rFonts w:eastAsiaTheme="minorEastAsia"/>
                    <w:noProof/>
                    <w:lang w:eastAsia="en-GB"/>
                  </w:rPr>
                  <w:tab/>
                </w:r>
                <w:r w:rsidR="005A481B" w:rsidRPr="00F67E12">
                  <w:rPr>
                    <w:rStyle w:val="Hyperlink"/>
                    <w:noProof/>
                  </w:rPr>
                  <w:t>Smart Appliances Screen</w:t>
                </w:r>
                <w:r w:rsidR="005A481B">
                  <w:rPr>
                    <w:noProof/>
                    <w:webHidden/>
                  </w:rPr>
                  <w:tab/>
                </w:r>
                <w:r w:rsidR="005A481B">
                  <w:rPr>
                    <w:noProof/>
                    <w:webHidden/>
                  </w:rPr>
                  <w:fldChar w:fldCharType="begin"/>
                </w:r>
                <w:r w:rsidR="005A481B">
                  <w:rPr>
                    <w:noProof/>
                    <w:webHidden/>
                  </w:rPr>
                  <w:instrText xml:space="preserve"> PAGEREF _Toc1738434 \h </w:instrText>
                </w:r>
                <w:r w:rsidR="005A481B">
                  <w:rPr>
                    <w:noProof/>
                    <w:webHidden/>
                  </w:rPr>
                </w:r>
                <w:r w:rsidR="005A481B">
                  <w:rPr>
                    <w:noProof/>
                    <w:webHidden/>
                  </w:rPr>
                  <w:fldChar w:fldCharType="separate"/>
                </w:r>
                <w:r w:rsidR="005A481B">
                  <w:rPr>
                    <w:noProof/>
                    <w:webHidden/>
                  </w:rPr>
                  <w:t>10</w:t>
                </w:r>
                <w:r w:rsidR="005A481B">
                  <w:rPr>
                    <w:noProof/>
                    <w:webHidden/>
                  </w:rPr>
                  <w:fldChar w:fldCharType="end"/>
                </w:r>
              </w:hyperlink>
            </w:p>
            <w:p w14:paraId="0B79C3D2" w14:textId="77777777" w:rsidR="005A481B" w:rsidRDefault="00923EDE">
              <w:pPr>
                <w:pStyle w:val="TOC2"/>
                <w:tabs>
                  <w:tab w:val="left" w:pos="880"/>
                  <w:tab w:val="right" w:leader="dot" w:pos="9016"/>
                </w:tabs>
                <w:rPr>
                  <w:rFonts w:eastAsiaTheme="minorEastAsia"/>
                  <w:noProof/>
                  <w:lang w:eastAsia="en-GB"/>
                </w:rPr>
              </w:pPr>
              <w:hyperlink w:anchor="_Toc1738435" w:history="1">
                <w:r w:rsidR="005A481B" w:rsidRPr="00F67E12">
                  <w:rPr>
                    <w:rStyle w:val="Hyperlink"/>
                    <w:noProof/>
                  </w:rPr>
                  <w:t>5.6</w:t>
                </w:r>
                <w:r w:rsidR="005A481B">
                  <w:rPr>
                    <w:rFonts w:eastAsiaTheme="minorEastAsia"/>
                    <w:noProof/>
                    <w:lang w:eastAsia="en-GB"/>
                  </w:rPr>
                  <w:tab/>
                </w:r>
                <w:r w:rsidR="005A481B" w:rsidRPr="00F67E12">
                  <w:rPr>
                    <w:rStyle w:val="Hyperlink"/>
                    <w:noProof/>
                  </w:rPr>
                  <w:t>Exercise Screen</w:t>
                </w:r>
                <w:r w:rsidR="005A481B">
                  <w:rPr>
                    <w:noProof/>
                    <w:webHidden/>
                  </w:rPr>
                  <w:tab/>
                </w:r>
                <w:r w:rsidR="005A481B">
                  <w:rPr>
                    <w:noProof/>
                    <w:webHidden/>
                  </w:rPr>
                  <w:fldChar w:fldCharType="begin"/>
                </w:r>
                <w:r w:rsidR="005A481B">
                  <w:rPr>
                    <w:noProof/>
                    <w:webHidden/>
                  </w:rPr>
                  <w:instrText xml:space="preserve"> PAGEREF _Toc1738435 \h </w:instrText>
                </w:r>
                <w:r w:rsidR="005A481B">
                  <w:rPr>
                    <w:noProof/>
                    <w:webHidden/>
                  </w:rPr>
                </w:r>
                <w:r w:rsidR="005A481B">
                  <w:rPr>
                    <w:noProof/>
                    <w:webHidden/>
                  </w:rPr>
                  <w:fldChar w:fldCharType="separate"/>
                </w:r>
                <w:r w:rsidR="005A481B">
                  <w:rPr>
                    <w:noProof/>
                    <w:webHidden/>
                  </w:rPr>
                  <w:t>11</w:t>
                </w:r>
                <w:r w:rsidR="005A481B">
                  <w:rPr>
                    <w:noProof/>
                    <w:webHidden/>
                  </w:rPr>
                  <w:fldChar w:fldCharType="end"/>
                </w:r>
              </w:hyperlink>
            </w:p>
            <w:p w14:paraId="5959F7E6" w14:textId="77777777" w:rsidR="005A481B" w:rsidRDefault="00923EDE">
              <w:pPr>
                <w:pStyle w:val="TOC3"/>
                <w:tabs>
                  <w:tab w:val="left" w:pos="1320"/>
                  <w:tab w:val="right" w:leader="dot" w:pos="9016"/>
                </w:tabs>
                <w:rPr>
                  <w:rFonts w:eastAsiaTheme="minorEastAsia"/>
                  <w:noProof/>
                  <w:lang w:eastAsia="en-GB"/>
                </w:rPr>
              </w:pPr>
              <w:hyperlink w:anchor="_Toc1738436" w:history="1">
                <w:r w:rsidR="005A481B" w:rsidRPr="00F67E12">
                  <w:rPr>
                    <w:rStyle w:val="Hyperlink"/>
                    <w:noProof/>
                  </w:rPr>
                  <w:t>5.6.1</w:t>
                </w:r>
                <w:r w:rsidR="005A481B">
                  <w:rPr>
                    <w:rFonts w:eastAsiaTheme="minorEastAsia"/>
                    <w:noProof/>
                    <w:lang w:eastAsia="en-GB"/>
                  </w:rPr>
                  <w:tab/>
                </w:r>
                <w:r w:rsidR="005A481B" w:rsidRPr="00F67E12">
                  <w:rPr>
                    <w:rStyle w:val="Hyperlink"/>
                    <w:noProof/>
                  </w:rPr>
                  <w:t>Add Exercises Screen</w:t>
                </w:r>
                <w:r w:rsidR="005A481B">
                  <w:rPr>
                    <w:noProof/>
                    <w:webHidden/>
                  </w:rPr>
                  <w:tab/>
                </w:r>
                <w:r w:rsidR="005A481B">
                  <w:rPr>
                    <w:noProof/>
                    <w:webHidden/>
                  </w:rPr>
                  <w:fldChar w:fldCharType="begin"/>
                </w:r>
                <w:r w:rsidR="005A481B">
                  <w:rPr>
                    <w:noProof/>
                    <w:webHidden/>
                  </w:rPr>
                  <w:instrText xml:space="preserve"> PAGEREF _Toc1738436 \h </w:instrText>
                </w:r>
                <w:r w:rsidR="005A481B">
                  <w:rPr>
                    <w:noProof/>
                    <w:webHidden/>
                  </w:rPr>
                </w:r>
                <w:r w:rsidR="005A481B">
                  <w:rPr>
                    <w:noProof/>
                    <w:webHidden/>
                  </w:rPr>
                  <w:fldChar w:fldCharType="separate"/>
                </w:r>
                <w:r w:rsidR="005A481B">
                  <w:rPr>
                    <w:noProof/>
                    <w:webHidden/>
                  </w:rPr>
                  <w:t>12</w:t>
                </w:r>
                <w:r w:rsidR="005A481B">
                  <w:rPr>
                    <w:noProof/>
                    <w:webHidden/>
                  </w:rPr>
                  <w:fldChar w:fldCharType="end"/>
                </w:r>
              </w:hyperlink>
            </w:p>
            <w:p w14:paraId="6B881DA0" w14:textId="77777777" w:rsidR="005A481B" w:rsidRDefault="00923EDE">
              <w:pPr>
                <w:pStyle w:val="TOC3"/>
                <w:tabs>
                  <w:tab w:val="left" w:pos="1320"/>
                  <w:tab w:val="right" w:leader="dot" w:pos="9016"/>
                </w:tabs>
                <w:rPr>
                  <w:rFonts w:eastAsiaTheme="minorEastAsia"/>
                  <w:noProof/>
                  <w:lang w:eastAsia="en-GB"/>
                </w:rPr>
              </w:pPr>
              <w:hyperlink w:anchor="_Toc1738437" w:history="1">
                <w:r w:rsidR="005A481B" w:rsidRPr="00F67E12">
                  <w:rPr>
                    <w:rStyle w:val="Hyperlink"/>
                    <w:noProof/>
                  </w:rPr>
                  <w:t>5.6.2</w:t>
                </w:r>
                <w:r w:rsidR="005A481B">
                  <w:rPr>
                    <w:rFonts w:eastAsiaTheme="minorEastAsia"/>
                    <w:noProof/>
                    <w:lang w:eastAsia="en-GB"/>
                  </w:rPr>
                  <w:tab/>
                </w:r>
                <w:r w:rsidR="005A481B" w:rsidRPr="00F67E12">
                  <w:rPr>
                    <w:rStyle w:val="Hyperlink"/>
                    <w:noProof/>
                  </w:rPr>
                  <w:t>Exercise Run-Through</w:t>
                </w:r>
                <w:r w:rsidR="005A481B">
                  <w:rPr>
                    <w:noProof/>
                    <w:webHidden/>
                  </w:rPr>
                  <w:tab/>
                </w:r>
                <w:r w:rsidR="005A481B">
                  <w:rPr>
                    <w:noProof/>
                    <w:webHidden/>
                  </w:rPr>
                  <w:fldChar w:fldCharType="begin"/>
                </w:r>
                <w:r w:rsidR="005A481B">
                  <w:rPr>
                    <w:noProof/>
                    <w:webHidden/>
                  </w:rPr>
                  <w:instrText xml:space="preserve"> PAGEREF _Toc1738437 \h </w:instrText>
                </w:r>
                <w:r w:rsidR="005A481B">
                  <w:rPr>
                    <w:noProof/>
                    <w:webHidden/>
                  </w:rPr>
                </w:r>
                <w:r w:rsidR="005A481B">
                  <w:rPr>
                    <w:noProof/>
                    <w:webHidden/>
                  </w:rPr>
                  <w:fldChar w:fldCharType="separate"/>
                </w:r>
                <w:r w:rsidR="005A481B">
                  <w:rPr>
                    <w:noProof/>
                    <w:webHidden/>
                  </w:rPr>
                  <w:t>12</w:t>
                </w:r>
                <w:r w:rsidR="005A481B">
                  <w:rPr>
                    <w:noProof/>
                    <w:webHidden/>
                  </w:rPr>
                  <w:fldChar w:fldCharType="end"/>
                </w:r>
              </w:hyperlink>
            </w:p>
            <w:p w14:paraId="5FE5729E" w14:textId="77777777" w:rsidR="005A481B" w:rsidRDefault="00923EDE">
              <w:pPr>
                <w:pStyle w:val="TOC2"/>
                <w:tabs>
                  <w:tab w:val="left" w:pos="880"/>
                  <w:tab w:val="right" w:leader="dot" w:pos="9016"/>
                </w:tabs>
                <w:rPr>
                  <w:rFonts w:eastAsiaTheme="minorEastAsia"/>
                  <w:noProof/>
                  <w:lang w:eastAsia="en-GB"/>
                </w:rPr>
              </w:pPr>
              <w:hyperlink w:anchor="_Toc1738438" w:history="1">
                <w:r w:rsidR="005A481B" w:rsidRPr="00F67E12">
                  <w:rPr>
                    <w:rStyle w:val="Hyperlink"/>
                    <w:noProof/>
                  </w:rPr>
                  <w:t>5.7</w:t>
                </w:r>
                <w:r w:rsidR="005A481B">
                  <w:rPr>
                    <w:rFonts w:eastAsiaTheme="minorEastAsia"/>
                    <w:noProof/>
                    <w:lang w:eastAsia="en-GB"/>
                  </w:rPr>
                  <w:tab/>
                </w:r>
                <w:r w:rsidR="005A481B" w:rsidRPr="00F67E12">
                  <w:rPr>
                    <w:rStyle w:val="Hyperlink"/>
                    <w:noProof/>
                  </w:rPr>
                  <w:t>Smart Robot (Cozmo)</w:t>
                </w:r>
                <w:r w:rsidR="005A481B">
                  <w:rPr>
                    <w:noProof/>
                    <w:webHidden/>
                  </w:rPr>
                  <w:tab/>
                </w:r>
                <w:r w:rsidR="005A481B">
                  <w:rPr>
                    <w:noProof/>
                    <w:webHidden/>
                  </w:rPr>
                  <w:fldChar w:fldCharType="begin"/>
                </w:r>
                <w:r w:rsidR="005A481B">
                  <w:rPr>
                    <w:noProof/>
                    <w:webHidden/>
                  </w:rPr>
                  <w:instrText xml:space="preserve"> PAGEREF _Toc1738438 \h </w:instrText>
                </w:r>
                <w:r w:rsidR="005A481B">
                  <w:rPr>
                    <w:noProof/>
                    <w:webHidden/>
                  </w:rPr>
                </w:r>
                <w:r w:rsidR="005A481B">
                  <w:rPr>
                    <w:noProof/>
                    <w:webHidden/>
                  </w:rPr>
                  <w:fldChar w:fldCharType="separate"/>
                </w:r>
                <w:r w:rsidR="005A481B">
                  <w:rPr>
                    <w:noProof/>
                    <w:webHidden/>
                  </w:rPr>
                  <w:t>13</w:t>
                </w:r>
                <w:r w:rsidR="005A481B">
                  <w:rPr>
                    <w:noProof/>
                    <w:webHidden/>
                  </w:rPr>
                  <w:fldChar w:fldCharType="end"/>
                </w:r>
              </w:hyperlink>
            </w:p>
            <w:p w14:paraId="006AFC08" w14:textId="77777777" w:rsidR="005A481B" w:rsidRDefault="00923EDE">
              <w:pPr>
                <w:pStyle w:val="TOC2"/>
                <w:tabs>
                  <w:tab w:val="left" w:pos="880"/>
                  <w:tab w:val="right" w:leader="dot" w:pos="9016"/>
                </w:tabs>
                <w:rPr>
                  <w:rFonts w:eastAsiaTheme="minorEastAsia"/>
                  <w:noProof/>
                  <w:lang w:eastAsia="en-GB"/>
                </w:rPr>
              </w:pPr>
              <w:hyperlink w:anchor="_Toc1738439" w:history="1">
                <w:r w:rsidR="005A481B" w:rsidRPr="00F67E12">
                  <w:rPr>
                    <w:rStyle w:val="Hyperlink"/>
                    <w:noProof/>
                  </w:rPr>
                  <w:t>5.8</w:t>
                </w:r>
                <w:r w:rsidR="005A481B">
                  <w:rPr>
                    <w:rFonts w:eastAsiaTheme="minorEastAsia"/>
                    <w:noProof/>
                    <w:lang w:eastAsia="en-GB"/>
                  </w:rPr>
                  <w:tab/>
                </w:r>
                <w:r w:rsidR="005A481B" w:rsidRPr="00F67E12">
                  <w:rPr>
                    <w:rStyle w:val="Hyperlink"/>
                    <w:noProof/>
                  </w:rPr>
                  <w:t>Settings Screen</w:t>
                </w:r>
                <w:r w:rsidR="005A481B">
                  <w:rPr>
                    <w:noProof/>
                    <w:webHidden/>
                  </w:rPr>
                  <w:tab/>
                </w:r>
                <w:r w:rsidR="005A481B">
                  <w:rPr>
                    <w:noProof/>
                    <w:webHidden/>
                  </w:rPr>
                  <w:fldChar w:fldCharType="begin"/>
                </w:r>
                <w:r w:rsidR="005A481B">
                  <w:rPr>
                    <w:noProof/>
                    <w:webHidden/>
                  </w:rPr>
                  <w:instrText xml:space="preserve"> PAGEREF _Toc1738439 \h </w:instrText>
                </w:r>
                <w:r w:rsidR="005A481B">
                  <w:rPr>
                    <w:noProof/>
                    <w:webHidden/>
                  </w:rPr>
                </w:r>
                <w:r w:rsidR="005A481B">
                  <w:rPr>
                    <w:noProof/>
                    <w:webHidden/>
                  </w:rPr>
                  <w:fldChar w:fldCharType="separate"/>
                </w:r>
                <w:r w:rsidR="005A481B">
                  <w:rPr>
                    <w:noProof/>
                    <w:webHidden/>
                  </w:rPr>
                  <w:t>13</w:t>
                </w:r>
                <w:r w:rsidR="005A481B">
                  <w:rPr>
                    <w:noProof/>
                    <w:webHidden/>
                  </w:rPr>
                  <w:fldChar w:fldCharType="end"/>
                </w:r>
              </w:hyperlink>
            </w:p>
            <w:p w14:paraId="23537036" w14:textId="77777777" w:rsidR="005A481B" w:rsidRDefault="00923EDE">
              <w:pPr>
                <w:pStyle w:val="TOC2"/>
                <w:tabs>
                  <w:tab w:val="left" w:pos="880"/>
                  <w:tab w:val="right" w:leader="dot" w:pos="9016"/>
                </w:tabs>
                <w:rPr>
                  <w:rFonts w:eastAsiaTheme="minorEastAsia"/>
                  <w:noProof/>
                  <w:lang w:eastAsia="en-GB"/>
                </w:rPr>
              </w:pPr>
              <w:hyperlink w:anchor="_Toc1738440" w:history="1">
                <w:r w:rsidR="005A481B" w:rsidRPr="00F67E12">
                  <w:rPr>
                    <w:rStyle w:val="Hyperlink"/>
                    <w:noProof/>
                  </w:rPr>
                  <w:t>5.9</w:t>
                </w:r>
                <w:r w:rsidR="005A481B">
                  <w:rPr>
                    <w:rFonts w:eastAsiaTheme="minorEastAsia"/>
                    <w:noProof/>
                    <w:lang w:eastAsia="en-GB"/>
                  </w:rPr>
                  <w:tab/>
                </w:r>
                <w:r w:rsidR="005A481B" w:rsidRPr="00F67E12">
                  <w:rPr>
                    <w:rStyle w:val="Hyperlink"/>
                    <w:noProof/>
                  </w:rPr>
                  <w:t>Prototype Design Summary</w:t>
                </w:r>
                <w:r w:rsidR="005A481B">
                  <w:rPr>
                    <w:noProof/>
                    <w:webHidden/>
                  </w:rPr>
                  <w:tab/>
                </w:r>
                <w:r w:rsidR="005A481B">
                  <w:rPr>
                    <w:noProof/>
                    <w:webHidden/>
                  </w:rPr>
                  <w:fldChar w:fldCharType="begin"/>
                </w:r>
                <w:r w:rsidR="005A481B">
                  <w:rPr>
                    <w:noProof/>
                    <w:webHidden/>
                  </w:rPr>
                  <w:instrText xml:space="preserve"> PAGEREF _Toc1738440 \h </w:instrText>
                </w:r>
                <w:r w:rsidR="005A481B">
                  <w:rPr>
                    <w:noProof/>
                    <w:webHidden/>
                  </w:rPr>
                </w:r>
                <w:r w:rsidR="005A481B">
                  <w:rPr>
                    <w:noProof/>
                    <w:webHidden/>
                  </w:rPr>
                  <w:fldChar w:fldCharType="separate"/>
                </w:r>
                <w:r w:rsidR="005A481B">
                  <w:rPr>
                    <w:noProof/>
                    <w:webHidden/>
                  </w:rPr>
                  <w:t>13</w:t>
                </w:r>
                <w:r w:rsidR="005A481B">
                  <w:rPr>
                    <w:noProof/>
                    <w:webHidden/>
                  </w:rPr>
                  <w:fldChar w:fldCharType="end"/>
                </w:r>
              </w:hyperlink>
            </w:p>
            <w:p w14:paraId="53048F06" w14:textId="77777777" w:rsidR="005A481B" w:rsidRDefault="00923EDE">
              <w:pPr>
                <w:pStyle w:val="TOC1"/>
                <w:tabs>
                  <w:tab w:val="left" w:pos="440"/>
                  <w:tab w:val="right" w:leader="dot" w:pos="9016"/>
                </w:tabs>
                <w:rPr>
                  <w:rFonts w:eastAsiaTheme="minorEastAsia"/>
                  <w:noProof/>
                  <w:lang w:eastAsia="en-GB"/>
                </w:rPr>
              </w:pPr>
              <w:hyperlink w:anchor="_Toc1738441" w:history="1">
                <w:r w:rsidR="005A481B" w:rsidRPr="00F67E12">
                  <w:rPr>
                    <w:rStyle w:val="Hyperlink"/>
                    <w:noProof/>
                  </w:rPr>
                  <w:t>6</w:t>
                </w:r>
                <w:r w:rsidR="005A481B">
                  <w:rPr>
                    <w:rFonts w:eastAsiaTheme="minorEastAsia"/>
                    <w:noProof/>
                    <w:lang w:eastAsia="en-GB"/>
                  </w:rPr>
                  <w:tab/>
                </w:r>
                <w:r w:rsidR="005A481B" w:rsidRPr="00F67E12">
                  <w:rPr>
                    <w:rStyle w:val="Hyperlink"/>
                    <w:noProof/>
                  </w:rPr>
                  <w:t>Appendix</w:t>
                </w:r>
                <w:r w:rsidR="005A481B">
                  <w:rPr>
                    <w:noProof/>
                    <w:webHidden/>
                  </w:rPr>
                  <w:tab/>
                </w:r>
                <w:r w:rsidR="005A481B">
                  <w:rPr>
                    <w:noProof/>
                    <w:webHidden/>
                  </w:rPr>
                  <w:fldChar w:fldCharType="begin"/>
                </w:r>
                <w:r w:rsidR="005A481B">
                  <w:rPr>
                    <w:noProof/>
                    <w:webHidden/>
                  </w:rPr>
                  <w:instrText xml:space="preserve"> PAGEREF _Toc1738441 \h </w:instrText>
                </w:r>
                <w:r w:rsidR="005A481B">
                  <w:rPr>
                    <w:noProof/>
                    <w:webHidden/>
                  </w:rPr>
                </w:r>
                <w:r w:rsidR="005A481B">
                  <w:rPr>
                    <w:noProof/>
                    <w:webHidden/>
                  </w:rPr>
                  <w:fldChar w:fldCharType="separate"/>
                </w:r>
                <w:r w:rsidR="005A481B">
                  <w:rPr>
                    <w:noProof/>
                    <w:webHidden/>
                  </w:rPr>
                  <w:t>14</w:t>
                </w:r>
                <w:r w:rsidR="005A481B">
                  <w:rPr>
                    <w:noProof/>
                    <w:webHidden/>
                  </w:rPr>
                  <w:fldChar w:fldCharType="end"/>
                </w:r>
              </w:hyperlink>
            </w:p>
            <w:p w14:paraId="70EFC27D" w14:textId="77777777" w:rsidR="005A481B" w:rsidRDefault="00923EDE">
              <w:pPr>
                <w:pStyle w:val="TOC2"/>
                <w:tabs>
                  <w:tab w:val="left" w:pos="880"/>
                  <w:tab w:val="right" w:leader="dot" w:pos="9016"/>
                </w:tabs>
                <w:rPr>
                  <w:rFonts w:eastAsiaTheme="minorEastAsia"/>
                  <w:noProof/>
                  <w:lang w:eastAsia="en-GB"/>
                </w:rPr>
              </w:pPr>
              <w:hyperlink w:anchor="_Toc1738442" w:history="1">
                <w:r w:rsidR="005A481B" w:rsidRPr="00F67E12">
                  <w:rPr>
                    <w:rStyle w:val="Hyperlink"/>
                    <w:noProof/>
                  </w:rPr>
                  <w:t>6.1</w:t>
                </w:r>
                <w:r w:rsidR="005A481B">
                  <w:rPr>
                    <w:rFonts w:eastAsiaTheme="minorEastAsia"/>
                    <w:noProof/>
                    <w:lang w:eastAsia="en-GB"/>
                  </w:rPr>
                  <w:tab/>
                </w:r>
                <w:r w:rsidR="005A481B" w:rsidRPr="00F67E12">
                  <w:rPr>
                    <w:rStyle w:val="Hyperlink"/>
                    <w:noProof/>
                  </w:rPr>
                  <w:t>Gantt Chart</w:t>
                </w:r>
                <w:r w:rsidR="005A481B">
                  <w:rPr>
                    <w:noProof/>
                    <w:webHidden/>
                  </w:rPr>
                  <w:tab/>
                </w:r>
                <w:r w:rsidR="005A481B">
                  <w:rPr>
                    <w:noProof/>
                    <w:webHidden/>
                  </w:rPr>
                  <w:fldChar w:fldCharType="begin"/>
                </w:r>
                <w:r w:rsidR="005A481B">
                  <w:rPr>
                    <w:noProof/>
                    <w:webHidden/>
                  </w:rPr>
                  <w:instrText xml:space="preserve"> PAGEREF _Toc1738442 \h </w:instrText>
                </w:r>
                <w:r w:rsidR="005A481B">
                  <w:rPr>
                    <w:noProof/>
                    <w:webHidden/>
                  </w:rPr>
                </w:r>
                <w:r w:rsidR="005A481B">
                  <w:rPr>
                    <w:noProof/>
                    <w:webHidden/>
                  </w:rPr>
                  <w:fldChar w:fldCharType="separate"/>
                </w:r>
                <w:r w:rsidR="005A481B">
                  <w:rPr>
                    <w:noProof/>
                    <w:webHidden/>
                  </w:rPr>
                  <w:t>14</w:t>
                </w:r>
                <w:r w:rsidR="005A481B">
                  <w:rPr>
                    <w:noProof/>
                    <w:webHidden/>
                  </w:rPr>
                  <w:fldChar w:fldCharType="end"/>
                </w:r>
              </w:hyperlink>
            </w:p>
            <w:p w14:paraId="39052DBF" w14:textId="77777777" w:rsidR="005A481B" w:rsidRDefault="00923EDE">
              <w:pPr>
                <w:pStyle w:val="TOC2"/>
                <w:tabs>
                  <w:tab w:val="left" w:pos="880"/>
                  <w:tab w:val="right" w:leader="dot" w:pos="9016"/>
                </w:tabs>
                <w:rPr>
                  <w:rFonts w:eastAsiaTheme="minorEastAsia"/>
                  <w:noProof/>
                  <w:lang w:eastAsia="en-GB"/>
                </w:rPr>
              </w:pPr>
              <w:hyperlink w:anchor="_Toc1738443" w:history="1">
                <w:r w:rsidR="005A481B" w:rsidRPr="00F67E12">
                  <w:rPr>
                    <w:rStyle w:val="Hyperlink"/>
                    <w:noProof/>
                  </w:rPr>
                  <w:t>6.2</w:t>
                </w:r>
                <w:r w:rsidR="005A481B">
                  <w:rPr>
                    <w:rFonts w:eastAsiaTheme="minorEastAsia"/>
                    <w:noProof/>
                    <w:lang w:eastAsia="en-GB"/>
                  </w:rPr>
                  <w:tab/>
                </w:r>
                <w:r w:rsidR="005A481B" w:rsidRPr="00F67E12">
                  <w:rPr>
                    <w:rStyle w:val="Hyperlink"/>
                    <w:noProof/>
                  </w:rPr>
                  <w:t>Personae</w:t>
                </w:r>
                <w:r w:rsidR="005A481B">
                  <w:rPr>
                    <w:noProof/>
                    <w:webHidden/>
                  </w:rPr>
                  <w:tab/>
                </w:r>
                <w:r w:rsidR="005A481B">
                  <w:rPr>
                    <w:noProof/>
                    <w:webHidden/>
                  </w:rPr>
                  <w:fldChar w:fldCharType="begin"/>
                </w:r>
                <w:r w:rsidR="005A481B">
                  <w:rPr>
                    <w:noProof/>
                    <w:webHidden/>
                  </w:rPr>
                  <w:instrText xml:space="preserve"> PAGEREF _Toc1738443 \h </w:instrText>
                </w:r>
                <w:r w:rsidR="005A481B">
                  <w:rPr>
                    <w:noProof/>
                    <w:webHidden/>
                  </w:rPr>
                </w:r>
                <w:r w:rsidR="005A481B">
                  <w:rPr>
                    <w:noProof/>
                    <w:webHidden/>
                  </w:rPr>
                  <w:fldChar w:fldCharType="separate"/>
                </w:r>
                <w:r w:rsidR="005A481B">
                  <w:rPr>
                    <w:noProof/>
                    <w:webHidden/>
                  </w:rPr>
                  <w:t>15</w:t>
                </w:r>
                <w:r w:rsidR="005A481B">
                  <w:rPr>
                    <w:noProof/>
                    <w:webHidden/>
                  </w:rPr>
                  <w:fldChar w:fldCharType="end"/>
                </w:r>
              </w:hyperlink>
            </w:p>
            <w:p w14:paraId="16B8C770" w14:textId="77777777" w:rsidR="005A481B" w:rsidRDefault="00923EDE">
              <w:pPr>
                <w:pStyle w:val="TOC3"/>
                <w:tabs>
                  <w:tab w:val="left" w:pos="1320"/>
                  <w:tab w:val="right" w:leader="dot" w:pos="9016"/>
                </w:tabs>
                <w:rPr>
                  <w:rFonts w:eastAsiaTheme="minorEastAsia"/>
                  <w:noProof/>
                  <w:lang w:eastAsia="en-GB"/>
                </w:rPr>
              </w:pPr>
              <w:hyperlink w:anchor="_Toc1738444" w:history="1">
                <w:r w:rsidR="005A481B" w:rsidRPr="00F67E12">
                  <w:rPr>
                    <w:rStyle w:val="Hyperlink"/>
                    <w:noProof/>
                  </w:rPr>
                  <w:t>6.2.1</w:t>
                </w:r>
                <w:r w:rsidR="005A481B">
                  <w:rPr>
                    <w:rFonts w:eastAsiaTheme="minorEastAsia"/>
                    <w:noProof/>
                    <w:lang w:eastAsia="en-GB"/>
                  </w:rPr>
                  <w:tab/>
                </w:r>
                <w:r w:rsidR="005A481B" w:rsidRPr="00F67E12">
                  <w:rPr>
                    <w:rStyle w:val="Hyperlink"/>
                    <w:noProof/>
                  </w:rPr>
                  <w:t>Al –</w:t>
                </w:r>
                <w:r w:rsidR="005A481B">
                  <w:rPr>
                    <w:noProof/>
                    <w:webHidden/>
                  </w:rPr>
                  <w:tab/>
                </w:r>
                <w:r w:rsidR="005A481B">
                  <w:rPr>
                    <w:noProof/>
                    <w:webHidden/>
                  </w:rPr>
                  <w:fldChar w:fldCharType="begin"/>
                </w:r>
                <w:r w:rsidR="005A481B">
                  <w:rPr>
                    <w:noProof/>
                    <w:webHidden/>
                  </w:rPr>
                  <w:instrText xml:space="preserve"> PAGEREF _Toc1738444 \h </w:instrText>
                </w:r>
                <w:r w:rsidR="005A481B">
                  <w:rPr>
                    <w:noProof/>
                    <w:webHidden/>
                  </w:rPr>
                </w:r>
                <w:r w:rsidR="005A481B">
                  <w:rPr>
                    <w:noProof/>
                    <w:webHidden/>
                  </w:rPr>
                  <w:fldChar w:fldCharType="separate"/>
                </w:r>
                <w:r w:rsidR="005A481B">
                  <w:rPr>
                    <w:noProof/>
                    <w:webHidden/>
                  </w:rPr>
                  <w:t>15</w:t>
                </w:r>
                <w:r w:rsidR="005A481B">
                  <w:rPr>
                    <w:noProof/>
                    <w:webHidden/>
                  </w:rPr>
                  <w:fldChar w:fldCharType="end"/>
                </w:r>
              </w:hyperlink>
            </w:p>
            <w:p w14:paraId="49C7DF5D" w14:textId="77777777" w:rsidR="005A481B" w:rsidRDefault="00923EDE">
              <w:pPr>
                <w:pStyle w:val="TOC3"/>
                <w:tabs>
                  <w:tab w:val="left" w:pos="1320"/>
                  <w:tab w:val="right" w:leader="dot" w:pos="9016"/>
                </w:tabs>
                <w:rPr>
                  <w:rFonts w:eastAsiaTheme="minorEastAsia"/>
                  <w:noProof/>
                  <w:lang w:eastAsia="en-GB"/>
                </w:rPr>
              </w:pPr>
              <w:hyperlink w:anchor="_Toc1738445" w:history="1">
                <w:r w:rsidR="005A481B" w:rsidRPr="00F67E12">
                  <w:rPr>
                    <w:rStyle w:val="Hyperlink"/>
                    <w:noProof/>
                  </w:rPr>
                  <w:t>6.2.2</w:t>
                </w:r>
                <w:r w:rsidR="005A481B">
                  <w:rPr>
                    <w:rFonts w:eastAsiaTheme="minorEastAsia"/>
                    <w:noProof/>
                    <w:lang w:eastAsia="en-GB"/>
                  </w:rPr>
                  <w:tab/>
                </w:r>
                <w:r w:rsidR="005A481B" w:rsidRPr="00F67E12">
                  <w:rPr>
                    <w:rStyle w:val="Hyperlink"/>
                    <w:noProof/>
                  </w:rPr>
                  <w:t>Kitty -</w:t>
                </w:r>
                <w:r w:rsidR="005A481B">
                  <w:rPr>
                    <w:noProof/>
                    <w:webHidden/>
                  </w:rPr>
                  <w:tab/>
                </w:r>
                <w:r w:rsidR="005A481B">
                  <w:rPr>
                    <w:noProof/>
                    <w:webHidden/>
                  </w:rPr>
                  <w:fldChar w:fldCharType="begin"/>
                </w:r>
                <w:r w:rsidR="005A481B">
                  <w:rPr>
                    <w:noProof/>
                    <w:webHidden/>
                  </w:rPr>
                  <w:instrText xml:space="preserve"> PAGEREF _Toc1738445 \h </w:instrText>
                </w:r>
                <w:r w:rsidR="005A481B">
                  <w:rPr>
                    <w:noProof/>
                    <w:webHidden/>
                  </w:rPr>
                </w:r>
                <w:r w:rsidR="005A481B">
                  <w:rPr>
                    <w:noProof/>
                    <w:webHidden/>
                  </w:rPr>
                  <w:fldChar w:fldCharType="separate"/>
                </w:r>
                <w:r w:rsidR="005A481B">
                  <w:rPr>
                    <w:noProof/>
                    <w:webHidden/>
                  </w:rPr>
                  <w:t>16</w:t>
                </w:r>
                <w:r w:rsidR="005A481B">
                  <w:rPr>
                    <w:noProof/>
                    <w:webHidden/>
                  </w:rPr>
                  <w:fldChar w:fldCharType="end"/>
                </w:r>
              </w:hyperlink>
            </w:p>
            <w:p w14:paraId="13D0DE29" w14:textId="77777777" w:rsidR="005A481B" w:rsidRDefault="00923EDE">
              <w:pPr>
                <w:pStyle w:val="TOC3"/>
                <w:tabs>
                  <w:tab w:val="left" w:pos="1320"/>
                  <w:tab w:val="right" w:leader="dot" w:pos="9016"/>
                </w:tabs>
                <w:rPr>
                  <w:rFonts w:eastAsiaTheme="minorEastAsia"/>
                  <w:noProof/>
                  <w:lang w:eastAsia="en-GB"/>
                </w:rPr>
              </w:pPr>
              <w:hyperlink w:anchor="_Toc1738446" w:history="1">
                <w:r w:rsidR="005A481B" w:rsidRPr="00F67E12">
                  <w:rPr>
                    <w:rStyle w:val="Hyperlink"/>
                    <w:noProof/>
                  </w:rPr>
                  <w:t>6.2.3</w:t>
                </w:r>
                <w:r w:rsidR="005A481B">
                  <w:rPr>
                    <w:rFonts w:eastAsiaTheme="minorEastAsia"/>
                    <w:noProof/>
                    <w:lang w:eastAsia="en-GB"/>
                  </w:rPr>
                  <w:tab/>
                </w:r>
                <w:r w:rsidR="005A481B" w:rsidRPr="00F67E12">
                  <w:rPr>
                    <w:rStyle w:val="Hyperlink"/>
                    <w:noProof/>
                  </w:rPr>
                  <w:t>Joe</w:t>
                </w:r>
                <w:r w:rsidR="005A481B">
                  <w:rPr>
                    <w:noProof/>
                    <w:webHidden/>
                  </w:rPr>
                  <w:tab/>
                </w:r>
                <w:r w:rsidR="005A481B">
                  <w:rPr>
                    <w:noProof/>
                    <w:webHidden/>
                  </w:rPr>
                  <w:fldChar w:fldCharType="begin"/>
                </w:r>
                <w:r w:rsidR="005A481B">
                  <w:rPr>
                    <w:noProof/>
                    <w:webHidden/>
                  </w:rPr>
                  <w:instrText xml:space="preserve"> PAGEREF _Toc1738446 \h </w:instrText>
                </w:r>
                <w:r w:rsidR="005A481B">
                  <w:rPr>
                    <w:noProof/>
                    <w:webHidden/>
                  </w:rPr>
                </w:r>
                <w:r w:rsidR="005A481B">
                  <w:rPr>
                    <w:noProof/>
                    <w:webHidden/>
                  </w:rPr>
                  <w:fldChar w:fldCharType="separate"/>
                </w:r>
                <w:r w:rsidR="005A481B">
                  <w:rPr>
                    <w:noProof/>
                    <w:webHidden/>
                  </w:rPr>
                  <w:t>17</w:t>
                </w:r>
                <w:r w:rsidR="005A481B">
                  <w:rPr>
                    <w:noProof/>
                    <w:webHidden/>
                  </w:rPr>
                  <w:fldChar w:fldCharType="end"/>
                </w:r>
              </w:hyperlink>
            </w:p>
            <w:p w14:paraId="4EE78989" w14:textId="77777777" w:rsidR="005A481B" w:rsidRDefault="00923EDE">
              <w:pPr>
                <w:pStyle w:val="TOC2"/>
                <w:tabs>
                  <w:tab w:val="left" w:pos="880"/>
                  <w:tab w:val="right" w:leader="dot" w:pos="9016"/>
                </w:tabs>
                <w:rPr>
                  <w:rFonts w:eastAsiaTheme="minorEastAsia"/>
                  <w:noProof/>
                  <w:lang w:eastAsia="en-GB"/>
                </w:rPr>
              </w:pPr>
              <w:hyperlink w:anchor="_Toc1738447" w:history="1">
                <w:r w:rsidR="005A481B" w:rsidRPr="00F67E12">
                  <w:rPr>
                    <w:rStyle w:val="Hyperlink"/>
                    <w:noProof/>
                  </w:rPr>
                  <w:t>6.3</w:t>
                </w:r>
                <w:r w:rsidR="005A481B">
                  <w:rPr>
                    <w:rFonts w:eastAsiaTheme="minorEastAsia"/>
                    <w:noProof/>
                    <w:lang w:eastAsia="en-GB"/>
                  </w:rPr>
                  <w:tab/>
                </w:r>
                <w:r w:rsidR="005A481B" w:rsidRPr="00F67E12">
                  <w:rPr>
                    <w:rStyle w:val="Hyperlink"/>
                    <w:noProof/>
                  </w:rPr>
                  <w:t>Scenarios and Use-Case</w:t>
                </w:r>
                <w:r w:rsidR="005A481B">
                  <w:rPr>
                    <w:noProof/>
                    <w:webHidden/>
                  </w:rPr>
                  <w:tab/>
                </w:r>
                <w:r w:rsidR="005A481B">
                  <w:rPr>
                    <w:noProof/>
                    <w:webHidden/>
                  </w:rPr>
                  <w:fldChar w:fldCharType="begin"/>
                </w:r>
                <w:r w:rsidR="005A481B">
                  <w:rPr>
                    <w:noProof/>
                    <w:webHidden/>
                  </w:rPr>
                  <w:instrText xml:space="preserve"> PAGEREF _Toc1738447 \h </w:instrText>
                </w:r>
                <w:r w:rsidR="005A481B">
                  <w:rPr>
                    <w:noProof/>
                    <w:webHidden/>
                  </w:rPr>
                </w:r>
                <w:r w:rsidR="005A481B">
                  <w:rPr>
                    <w:noProof/>
                    <w:webHidden/>
                  </w:rPr>
                  <w:fldChar w:fldCharType="separate"/>
                </w:r>
                <w:r w:rsidR="005A481B">
                  <w:rPr>
                    <w:noProof/>
                    <w:webHidden/>
                  </w:rPr>
                  <w:t>18</w:t>
                </w:r>
                <w:r w:rsidR="005A481B">
                  <w:rPr>
                    <w:noProof/>
                    <w:webHidden/>
                  </w:rPr>
                  <w:fldChar w:fldCharType="end"/>
                </w:r>
              </w:hyperlink>
            </w:p>
            <w:p w14:paraId="239420EB" w14:textId="77777777" w:rsidR="005A481B" w:rsidRDefault="00923EDE">
              <w:pPr>
                <w:pStyle w:val="TOC3"/>
                <w:tabs>
                  <w:tab w:val="left" w:pos="1320"/>
                  <w:tab w:val="right" w:leader="dot" w:pos="9016"/>
                </w:tabs>
                <w:rPr>
                  <w:rFonts w:eastAsiaTheme="minorEastAsia"/>
                  <w:noProof/>
                  <w:lang w:eastAsia="en-GB"/>
                </w:rPr>
              </w:pPr>
              <w:hyperlink w:anchor="_Toc1738448" w:history="1">
                <w:r w:rsidR="005A481B" w:rsidRPr="00F67E12">
                  <w:rPr>
                    <w:rStyle w:val="Hyperlink"/>
                    <w:noProof/>
                  </w:rPr>
                  <w:t>6.3.1</w:t>
                </w:r>
                <w:r w:rsidR="005A481B">
                  <w:rPr>
                    <w:rFonts w:eastAsiaTheme="minorEastAsia"/>
                    <w:noProof/>
                    <w:lang w:eastAsia="en-GB"/>
                  </w:rPr>
                  <w:tab/>
                </w:r>
                <w:r w:rsidR="005A481B" w:rsidRPr="00F67E12">
                  <w:rPr>
                    <w:rStyle w:val="Hyperlink"/>
                    <w:noProof/>
                  </w:rPr>
                  <w:t>Scenario 1 – Log-in Screen, User</w:t>
                </w:r>
                <w:r w:rsidR="005A481B">
                  <w:rPr>
                    <w:noProof/>
                    <w:webHidden/>
                  </w:rPr>
                  <w:tab/>
                </w:r>
                <w:r w:rsidR="005A481B">
                  <w:rPr>
                    <w:noProof/>
                    <w:webHidden/>
                  </w:rPr>
                  <w:fldChar w:fldCharType="begin"/>
                </w:r>
                <w:r w:rsidR="005A481B">
                  <w:rPr>
                    <w:noProof/>
                    <w:webHidden/>
                  </w:rPr>
                  <w:instrText xml:space="preserve"> PAGEREF _Toc1738448 \h </w:instrText>
                </w:r>
                <w:r w:rsidR="005A481B">
                  <w:rPr>
                    <w:noProof/>
                    <w:webHidden/>
                  </w:rPr>
                </w:r>
                <w:r w:rsidR="005A481B">
                  <w:rPr>
                    <w:noProof/>
                    <w:webHidden/>
                  </w:rPr>
                  <w:fldChar w:fldCharType="separate"/>
                </w:r>
                <w:r w:rsidR="005A481B">
                  <w:rPr>
                    <w:noProof/>
                    <w:webHidden/>
                  </w:rPr>
                  <w:t>18</w:t>
                </w:r>
                <w:r w:rsidR="005A481B">
                  <w:rPr>
                    <w:noProof/>
                    <w:webHidden/>
                  </w:rPr>
                  <w:fldChar w:fldCharType="end"/>
                </w:r>
              </w:hyperlink>
            </w:p>
            <w:p w14:paraId="04BF8A2D" w14:textId="77777777" w:rsidR="005A481B" w:rsidRDefault="00923EDE">
              <w:pPr>
                <w:pStyle w:val="TOC3"/>
                <w:tabs>
                  <w:tab w:val="left" w:pos="1320"/>
                  <w:tab w:val="right" w:leader="dot" w:pos="9016"/>
                </w:tabs>
                <w:rPr>
                  <w:rFonts w:eastAsiaTheme="minorEastAsia"/>
                  <w:noProof/>
                  <w:lang w:eastAsia="en-GB"/>
                </w:rPr>
              </w:pPr>
              <w:hyperlink w:anchor="_Toc1738449" w:history="1">
                <w:r w:rsidR="005A481B" w:rsidRPr="00F67E12">
                  <w:rPr>
                    <w:rStyle w:val="Hyperlink"/>
                    <w:noProof/>
                  </w:rPr>
                  <w:t>6.3.2</w:t>
                </w:r>
                <w:r w:rsidR="005A481B">
                  <w:rPr>
                    <w:rFonts w:eastAsiaTheme="minorEastAsia"/>
                    <w:noProof/>
                    <w:lang w:eastAsia="en-GB"/>
                  </w:rPr>
                  <w:tab/>
                </w:r>
                <w:r w:rsidR="005A481B" w:rsidRPr="00F67E12">
                  <w:rPr>
                    <w:rStyle w:val="Hyperlink"/>
                    <w:noProof/>
                  </w:rPr>
                  <w:t>Scenario 2 – Log-in Screen, Medical Staff</w:t>
                </w:r>
                <w:r w:rsidR="005A481B">
                  <w:rPr>
                    <w:noProof/>
                    <w:webHidden/>
                  </w:rPr>
                  <w:tab/>
                </w:r>
                <w:r w:rsidR="005A481B">
                  <w:rPr>
                    <w:noProof/>
                    <w:webHidden/>
                  </w:rPr>
                  <w:fldChar w:fldCharType="begin"/>
                </w:r>
                <w:r w:rsidR="005A481B">
                  <w:rPr>
                    <w:noProof/>
                    <w:webHidden/>
                  </w:rPr>
                  <w:instrText xml:space="preserve"> PAGEREF _Toc1738449 \h </w:instrText>
                </w:r>
                <w:r w:rsidR="005A481B">
                  <w:rPr>
                    <w:noProof/>
                    <w:webHidden/>
                  </w:rPr>
                </w:r>
                <w:r w:rsidR="005A481B">
                  <w:rPr>
                    <w:noProof/>
                    <w:webHidden/>
                  </w:rPr>
                  <w:fldChar w:fldCharType="separate"/>
                </w:r>
                <w:r w:rsidR="005A481B">
                  <w:rPr>
                    <w:noProof/>
                    <w:webHidden/>
                  </w:rPr>
                  <w:t>18</w:t>
                </w:r>
                <w:r w:rsidR="005A481B">
                  <w:rPr>
                    <w:noProof/>
                    <w:webHidden/>
                  </w:rPr>
                  <w:fldChar w:fldCharType="end"/>
                </w:r>
              </w:hyperlink>
            </w:p>
            <w:p w14:paraId="432499AB" w14:textId="77777777" w:rsidR="005A481B" w:rsidRDefault="00923EDE">
              <w:pPr>
                <w:pStyle w:val="TOC3"/>
                <w:tabs>
                  <w:tab w:val="left" w:pos="1320"/>
                  <w:tab w:val="right" w:leader="dot" w:pos="9016"/>
                </w:tabs>
                <w:rPr>
                  <w:rFonts w:eastAsiaTheme="minorEastAsia"/>
                  <w:noProof/>
                  <w:lang w:eastAsia="en-GB"/>
                </w:rPr>
              </w:pPr>
              <w:hyperlink w:anchor="_Toc1738450" w:history="1">
                <w:r w:rsidR="005A481B" w:rsidRPr="00F67E12">
                  <w:rPr>
                    <w:rStyle w:val="Hyperlink"/>
                    <w:noProof/>
                  </w:rPr>
                  <w:t>6.3.3</w:t>
                </w:r>
                <w:r w:rsidR="005A481B">
                  <w:rPr>
                    <w:rFonts w:eastAsiaTheme="minorEastAsia"/>
                    <w:noProof/>
                    <w:lang w:eastAsia="en-GB"/>
                  </w:rPr>
                  <w:tab/>
                </w:r>
                <w:r w:rsidR="005A481B" w:rsidRPr="00F67E12">
                  <w:rPr>
                    <w:rStyle w:val="Hyperlink"/>
                    <w:noProof/>
                  </w:rPr>
                  <w:t>Scenario 3 – Log-in Screen, Emergency Services</w:t>
                </w:r>
                <w:r w:rsidR="005A481B">
                  <w:rPr>
                    <w:noProof/>
                    <w:webHidden/>
                  </w:rPr>
                  <w:tab/>
                </w:r>
                <w:r w:rsidR="005A481B">
                  <w:rPr>
                    <w:noProof/>
                    <w:webHidden/>
                  </w:rPr>
                  <w:fldChar w:fldCharType="begin"/>
                </w:r>
                <w:r w:rsidR="005A481B">
                  <w:rPr>
                    <w:noProof/>
                    <w:webHidden/>
                  </w:rPr>
                  <w:instrText xml:space="preserve"> PAGEREF _Toc1738450 \h </w:instrText>
                </w:r>
                <w:r w:rsidR="005A481B">
                  <w:rPr>
                    <w:noProof/>
                    <w:webHidden/>
                  </w:rPr>
                </w:r>
                <w:r w:rsidR="005A481B">
                  <w:rPr>
                    <w:noProof/>
                    <w:webHidden/>
                  </w:rPr>
                  <w:fldChar w:fldCharType="separate"/>
                </w:r>
                <w:r w:rsidR="005A481B">
                  <w:rPr>
                    <w:noProof/>
                    <w:webHidden/>
                  </w:rPr>
                  <w:t>18</w:t>
                </w:r>
                <w:r w:rsidR="005A481B">
                  <w:rPr>
                    <w:noProof/>
                    <w:webHidden/>
                  </w:rPr>
                  <w:fldChar w:fldCharType="end"/>
                </w:r>
              </w:hyperlink>
            </w:p>
            <w:p w14:paraId="6E280D3C" w14:textId="77777777" w:rsidR="005A481B" w:rsidRDefault="00923EDE">
              <w:pPr>
                <w:pStyle w:val="TOC3"/>
                <w:tabs>
                  <w:tab w:val="left" w:pos="1320"/>
                  <w:tab w:val="right" w:leader="dot" w:pos="9016"/>
                </w:tabs>
                <w:rPr>
                  <w:rFonts w:eastAsiaTheme="minorEastAsia"/>
                  <w:noProof/>
                  <w:lang w:eastAsia="en-GB"/>
                </w:rPr>
              </w:pPr>
              <w:hyperlink w:anchor="_Toc1738451" w:history="1">
                <w:r w:rsidR="005A481B" w:rsidRPr="00F67E12">
                  <w:rPr>
                    <w:rStyle w:val="Hyperlink"/>
                    <w:noProof/>
                  </w:rPr>
                  <w:t>6.3.4</w:t>
                </w:r>
                <w:r w:rsidR="005A481B">
                  <w:rPr>
                    <w:rFonts w:eastAsiaTheme="minorEastAsia"/>
                    <w:noProof/>
                    <w:lang w:eastAsia="en-GB"/>
                  </w:rPr>
                  <w:tab/>
                </w:r>
                <w:r w:rsidR="005A481B" w:rsidRPr="00F67E12">
                  <w:rPr>
                    <w:rStyle w:val="Hyperlink"/>
                    <w:noProof/>
                  </w:rPr>
                  <w:t>Scenario 4 – Home Screen, Medication Bottle Button Flashing, Chime Sounding</w:t>
                </w:r>
                <w:r w:rsidR="005A481B">
                  <w:rPr>
                    <w:noProof/>
                    <w:webHidden/>
                  </w:rPr>
                  <w:tab/>
                </w:r>
                <w:r w:rsidR="005A481B">
                  <w:rPr>
                    <w:noProof/>
                    <w:webHidden/>
                  </w:rPr>
                  <w:fldChar w:fldCharType="begin"/>
                </w:r>
                <w:r w:rsidR="005A481B">
                  <w:rPr>
                    <w:noProof/>
                    <w:webHidden/>
                  </w:rPr>
                  <w:instrText xml:space="preserve"> PAGEREF _Toc1738451 \h </w:instrText>
                </w:r>
                <w:r w:rsidR="005A481B">
                  <w:rPr>
                    <w:noProof/>
                    <w:webHidden/>
                  </w:rPr>
                </w:r>
                <w:r w:rsidR="005A481B">
                  <w:rPr>
                    <w:noProof/>
                    <w:webHidden/>
                  </w:rPr>
                  <w:fldChar w:fldCharType="separate"/>
                </w:r>
                <w:r w:rsidR="005A481B">
                  <w:rPr>
                    <w:noProof/>
                    <w:webHidden/>
                  </w:rPr>
                  <w:t>19</w:t>
                </w:r>
                <w:r w:rsidR="005A481B">
                  <w:rPr>
                    <w:noProof/>
                    <w:webHidden/>
                  </w:rPr>
                  <w:fldChar w:fldCharType="end"/>
                </w:r>
              </w:hyperlink>
            </w:p>
            <w:p w14:paraId="1190A804" w14:textId="77777777" w:rsidR="005A481B" w:rsidRDefault="00923EDE">
              <w:pPr>
                <w:pStyle w:val="TOC3"/>
                <w:tabs>
                  <w:tab w:val="left" w:pos="1320"/>
                  <w:tab w:val="right" w:leader="dot" w:pos="9016"/>
                </w:tabs>
                <w:rPr>
                  <w:rFonts w:eastAsiaTheme="minorEastAsia"/>
                  <w:noProof/>
                  <w:lang w:eastAsia="en-GB"/>
                </w:rPr>
              </w:pPr>
              <w:hyperlink w:anchor="_Toc1738452" w:history="1">
                <w:r w:rsidR="005A481B" w:rsidRPr="00F67E12">
                  <w:rPr>
                    <w:rStyle w:val="Hyperlink"/>
                    <w:noProof/>
                  </w:rPr>
                  <w:t>6.3.5</w:t>
                </w:r>
                <w:r w:rsidR="005A481B">
                  <w:rPr>
                    <w:rFonts w:eastAsiaTheme="minorEastAsia"/>
                    <w:noProof/>
                    <w:lang w:eastAsia="en-GB"/>
                  </w:rPr>
                  <w:tab/>
                </w:r>
                <w:r w:rsidR="005A481B" w:rsidRPr="00F67E12">
                  <w:rPr>
                    <w:rStyle w:val="Hyperlink"/>
                    <w:noProof/>
                  </w:rPr>
                  <w:t>Scenario 5 – Home Screen, No Chime Sounding, No Button flashing</w:t>
                </w:r>
                <w:r w:rsidR="005A481B">
                  <w:rPr>
                    <w:noProof/>
                    <w:webHidden/>
                  </w:rPr>
                  <w:tab/>
                </w:r>
                <w:r w:rsidR="005A481B">
                  <w:rPr>
                    <w:noProof/>
                    <w:webHidden/>
                  </w:rPr>
                  <w:fldChar w:fldCharType="begin"/>
                </w:r>
                <w:r w:rsidR="005A481B">
                  <w:rPr>
                    <w:noProof/>
                    <w:webHidden/>
                  </w:rPr>
                  <w:instrText xml:space="preserve"> PAGEREF _Toc1738452 \h </w:instrText>
                </w:r>
                <w:r w:rsidR="005A481B">
                  <w:rPr>
                    <w:noProof/>
                    <w:webHidden/>
                  </w:rPr>
                </w:r>
                <w:r w:rsidR="005A481B">
                  <w:rPr>
                    <w:noProof/>
                    <w:webHidden/>
                  </w:rPr>
                  <w:fldChar w:fldCharType="separate"/>
                </w:r>
                <w:r w:rsidR="005A481B">
                  <w:rPr>
                    <w:noProof/>
                    <w:webHidden/>
                  </w:rPr>
                  <w:t>19</w:t>
                </w:r>
                <w:r w:rsidR="005A481B">
                  <w:rPr>
                    <w:noProof/>
                    <w:webHidden/>
                  </w:rPr>
                  <w:fldChar w:fldCharType="end"/>
                </w:r>
              </w:hyperlink>
            </w:p>
            <w:p w14:paraId="758A669C" w14:textId="77777777" w:rsidR="005A481B" w:rsidRDefault="00923EDE">
              <w:pPr>
                <w:pStyle w:val="TOC3"/>
                <w:tabs>
                  <w:tab w:val="left" w:pos="1320"/>
                  <w:tab w:val="right" w:leader="dot" w:pos="9016"/>
                </w:tabs>
                <w:rPr>
                  <w:rFonts w:eastAsiaTheme="minorEastAsia"/>
                  <w:noProof/>
                  <w:lang w:eastAsia="en-GB"/>
                </w:rPr>
              </w:pPr>
              <w:hyperlink w:anchor="_Toc1738453" w:history="1">
                <w:r w:rsidR="005A481B" w:rsidRPr="00F67E12">
                  <w:rPr>
                    <w:rStyle w:val="Hyperlink"/>
                    <w:noProof/>
                  </w:rPr>
                  <w:t>6.3.6</w:t>
                </w:r>
                <w:r w:rsidR="005A481B">
                  <w:rPr>
                    <w:rFonts w:eastAsiaTheme="minorEastAsia"/>
                    <w:noProof/>
                    <w:lang w:eastAsia="en-GB"/>
                  </w:rPr>
                  <w:tab/>
                </w:r>
                <w:r w:rsidR="005A481B" w:rsidRPr="00F67E12">
                  <w:rPr>
                    <w:rStyle w:val="Hyperlink"/>
                    <w:noProof/>
                  </w:rPr>
                  <w:t>Scenario 6 – Home Screen, No Chime Sounding, No Button flashing</w:t>
                </w:r>
                <w:r w:rsidR="005A481B">
                  <w:rPr>
                    <w:noProof/>
                    <w:webHidden/>
                  </w:rPr>
                  <w:tab/>
                </w:r>
                <w:r w:rsidR="005A481B">
                  <w:rPr>
                    <w:noProof/>
                    <w:webHidden/>
                  </w:rPr>
                  <w:fldChar w:fldCharType="begin"/>
                </w:r>
                <w:r w:rsidR="005A481B">
                  <w:rPr>
                    <w:noProof/>
                    <w:webHidden/>
                  </w:rPr>
                  <w:instrText xml:space="preserve"> PAGEREF _Toc1738453 \h </w:instrText>
                </w:r>
                <w:r w:rsidR="005A481B">
                  <w:rPr>
                    <w:noProof/>
                    <w:webHidden/>
                  </w:rPr>
                </w:r>
                <w:r w:rsidR="005A481B">
                  <w:rPr>
                    <w:noProof/>
                    <w:webHidden/>
                  </w:rPr>
                  <w:fldChar w:fldCharType="separate"/>
                </w:r>
                <w:r w:rsidR="005A481B">
                  <w:rPr>
                    <w:noProof/>
                    <w:webHidden/>
                  </w:rPr>
                  <w:t>19</w:t>
                </w:r>
                <w:r w:rsidR="005A481B">
                  <w:rPr>
                    <w:noProof/>
                    <w:webHidden/>
                  </w:rPr>
                  <w:fldChar w:fldCharType="end"/>
                </w:r>
              </w:hyperlink>
            </w:p>
            <w:p w14:paraId="598F619C" w14:textId="77777777" w:rsidR="005A481B" w:rsidRDefault="00923EDE">
              <w:pPr>
                <w:pStyle w:val="TOC3"/>
                <w:tabs>
                  <w:tab w:val="left" w:pos="1320"/>
                  <w:tab w:val="right" w:leader="dot" w:pos="9016"/>
                </w:tabs>
                <w:rPr>
                  <w:rFonts w:eastAsiaTheme="minorEastAsia"/>
                  <w:noProof/>
                  <w:lang w:eastAsia="en-GB"/>
                </w:rPr>
              </w:pPr>
              <w:hyperlink w:anchor="_Toc1738454" w:history="1">
                <w:r w:rsidR="005A481B" w:rsidRPr="00F67E12">
                  <w:rPr>
                    <w:rStyle w:val="Hyperlink"/>
                    <w:noProof/>
                  </w:rPr>
                  <w:t>6.3.7</w:t>
                </w:r>
                <w:r w:rsidR="005A481B">
                  <w:rPr>
                    <w:rFonts w:eastAsiaTheme="minorEastAsia"/>
                    <w:noProof/>
                    <w:lang w:eastAsia="en-GB"/>
                  </w:rPr>
                  <w:tab/>
                </w:r>
                <w:r w:rsidR="005A481B" w:rsidRPr="00F67E12">
                  <w:rPr>
                    <w:rStyle w:val="Hyperlink"/>
                    <w:noProof/>
                  </w:rPr>
                  <w:t>Scenario 7 – Home Screen, No Chime Sounding, No Button flashing</w:t>
                </w:r>
                <w:r w:rsidR="005A481B">
                  <w:rPr>
                    <w:noProof/>
                    <w:webHidden/>
                  </w:rPr>
                  <w:tab/>
                </w:r>
                <w:r w:rsidR="005A481B">
                  <w:rPr>
                    <w:noProof/>
                    <w:webHidden/>
                  </w:rPr>
                  <w:fldChar w:fldCharType="begin"/>
                </w:r>
                <w:r w:rsidR="005A481B">
                  <w:rPr>
                    <w:noProof/>
                    <w:webHidden/>
                  </w:rPr>
                  <w:instrText xml:space="preserve"> PAGEREF _Toc1738454 \h </w:instrText>
                </w:r>
                <w:r w:rsidR="005A481B">
                  <w:rPr>
                    <w:noProof/>
                    <w:webHidden/>
                  </w:rPr>
                </w:r>
                <w:r w:rsidR="005A481B">
                  <w:rPr>
                    <w:noProof/>
                    <w:webHidden/>
                  </w:rPr>
                  <w:fldChar w:fldCharType="separate"/>
                </w:r>
                <w:r w:rsidR="005A481B">
                  <w:rPr>
                    <w:noProof/>
                    <w:webHidden/>
                  </w:rPr>
                  <w:t>19</w:t>
                </w:r>
                <w:r w:rsidR="005A481B">
                  <w:rPr>
                    <w:noProof/>
                    <w:webHidden/>
                  </w:rPr>
                  <w:fldChar w:fldCharType="end"/>
                </w:r>
              </w:hyperlink>
            </w:p>
            <w:p w14:paraId="6CA09016" w14:textId="77777777" w:rsidR="005A481B" w:rsidRDefault="00923EDE">
              <w:pPr>
                <w:pStyle w:val="TOC3"/>
                <w:tabs>
                  <w:tab w:val="left" w:pos="1320"/>
                  <w:tab w:val="right" w:leader="dot" w:pos="9016"/>
                </w:tabs>
                <w:rPr>
                  <w:rFonts w:eastAsiaTheme="minorEastAsia"/>
                  <w:noProof/>
                  <w:lang w:eastAsia="en-GB"/>
                </w:rPr>
              </w:pPr>
              <w:hyperlink w:anchor="_Toc1738455" w:history="1">
                <w:r w:rsidR="005A481B" w:rsidRPr="00F67E12">
                  <w:rPr>
                    <w:rStyle w:val="Hyperlink"/>
                    <w:noProof/>
                  </w:rPr>
                  <w:t>6.3.8</w:t>
                </w:r>
                <w:r w:rsidR="005A481B">
                  <w:rPr>
                    <w:rFonts w:eastAsiaTheme="minorEastAsia"/>
                    <w:noProof/>
                    <w:lang w:eastAsia="en-GB"/>
                  </w:rPr>
                  <w:tab/>
                </w:r>
                <w:r w:rsidR="005A481B" w:rsidRPr="00F67E12">
                  <w:rPr>
                    <w:rStyle w:val="Hyperlink"/>
                    <w:noProof/>
                  </w:rPr>
                  <w:t>Scenario 8 – Home Screen, No Chime Sounding, No Button flashing</w:t>
                </w:r>
                <w:r w:rsidR="005A481B">
                  <w:rPr>
                    <w:noProof/>
                    <w:webHidden/>
                  </w:rPr>
                  <w:tab/>
                </w:r>
                <w:r w:rsidR="005A481B">
                  <w:rPr>
                    <w:noProof/>
                    <w:webHidden/>
                  </w:rPr>
                  <w:fldChar w:fldCharType="begin"/>
                </w:r>
                <w:r w:rsidR="005A481B">
                  <w:rPr>
                    <w:noProof/>
                    <w:webHidden/>
                  </w:rPr>
                  <w:instrText xml:space="preserve"> PAGEREF _Toc1738455 \h </w:instrText>
                </w:r>
                <w:r w:rsidR="005A481B">
                  <w:rPr>
                    <w:noProof/>
                    <w:webHidden/>
                  </w:rPr>
                </w:r>
                <w:r w:rsidR="005A481B">
                  <w:rPr>
                    <w:noProof/>
                    <w:webHidden/>
                  </w:rPr>
                  <w:fldChar w:fldCharType="separate"/>
                </w:r>
                <w:r w:rsidR="005A481B">
                  <w:rPr>
                    <w:noProof/>
                    <w:webHidden/>
                  </w:rPr>
                  <w:t>19</w:t>
                </w:r>
                <w:r w:rsidR="005A481B">
                  <w:rPr>
                    <w:noProof/>
                    <w:webHidden/>
                  </w:rPr>
                  <w:fldChar w:fldCharType="end"/>
                </w:r>
              </w:hyperlink>
            </w:p>
            <w:p w14:paraId="66C483D7" w14:textId="77777777" w:rsidR="005A481B" w:rsidRDefault="00923EDE">
              <w:pPr>
                <w:pStyle w:val="TOC3"/>
                <w:tabs>
                  <w:tab w:val="left" w:pos="1320"/>
                  <w:tab w:val="right" w:leader="dot" w:pos="9016"/>
                </w:tabs>
                <w:rPr>
                  <w:rFonts w:eastAsiaTheme="minorEastAsia"/>
                  <w:noProof/>
                  <w:lang w:eastAsia="en-GB"/>
                </w:rPr>
              </w:pPr>
              <w:hyperlink w:anchor="_Toc1738456" w:history="1">
                <w:r w:rsidR="005A481B" w:rsidRPr="00F67E12">
                  <w:rPr>
                    <w:rStyle w:val="Hyperlink"/>
                    <w:noProof/>
                  </w:rPr>
                  <w:t>6.3.9</w:t>
                </w:r>
                <w:r w:rsidR="005A481B">
                  <w:rPr>
                    <w:rFonts w:eastAsiaTheme="minorEastAsia"/>
                    <w:noProof/>
                    <w:lang w:eastAsia="en-GB"/>
                  </w:rPr>
                  <w:tab/>
                </w:r>
                <w:r w:rsidR="005A481B" w:rsidRPr="00F67E12">
                  <w:rPr>
                    <w:rStyle w:val="Hyperlink"/>
                    <w:noProof/>
                  </w:rPr>
                  <w:t>Scenario 9 – Home Screen, No Chime Sounding, No Button flashing</w:t>
                </w:r>
                <w:r w:rsidR="005A481B">
                  <w:rPr>
                    <w:noProof/>
                    <w:webHidden/>
                  </w:rPr>
                  <w:tab/>
                </w:r>
                <w:r w:rsidR="005A481B">
                  <w:rPr>
                    <w:noProof/>
                    <w:webHidden/>
                  </w:rPr>
                  <w:fldChar w:fldCharType="begin"/>
                </w:r>
                <w:r w:rsidR="005A481B">
                  <w:rPr>
                    <w:noProof/>
                    <w:webHidden/>
                  </w:rPr>
                  <w:instrText xml:space="preserve"> PAGEREF _Toc1738456 \h </w:instrText>
                </w:r>
                <w:r w:rsidR="005A481B">
                  <w:rPr>
                    <w:noProof/>
                    <w:webHidden/>
                  </w:rPr>
                </w:r>
                <w:r w:rsidR="005A481B">
                  <w:rPr>
                    <w:noProof/>
                    <w:webHidden/>
                  </w:rPr>
                  <w:fldChar w:fldCharType="separate"/>
                </w:r>
                <w:r w:rsidR="005A481B">
                  <w:rPr>
                    <w:noProof/>
                    <w:webHidden/>
                  </w:rPr>
                  <w:t>20</w:t>
                </w:r>
                <w:r w:rsidR="005A481B">
                  <w:rPr>
                    <w:noProof/>
                    <w:webHidden/>
                  </w:rPr>
                  <w:fldChar w:fldCharType="end"/>
                </w:r>
              </w:hyperlink>
            </w:p>
            <w:p w14:paraId="1C02C605" w14:textId="77777777" w:rsidR="005A481B" w:rsidRDefault="00923EDE">
              <w:pPr>
                <w:pStyle w:val="TOC3"/>
                <w:tabs>
                  <w:tab w:val="left" w:pos="1320"/>
                  <w:tab w:val="right" w:leader="dot" w:pos="9016"/>
                </w:tabs>
                <w:rPr>
                  <w:rFonts w:eastAsiaTheme="minorEastAsia"/>
                  <w:noProof/>
                  <w:lang w:eastAsia="en-GB"/>
                </w:rPr>
              </w:pPr>
              <w:hyperlink w:anchor="_Toc1738457" w:history="1">
                <w:r w:rsidR="005A481B" w:rsidRPr="00F67E12">
                  <w:rPr>
                    <w:rStyle w:val="Hyperlink"/>
                    <w:noProof/>
                  </w:rPr>
                  <w:t>6.3.10</w:t>
                </w:r>
                <w:r w:rsidR="005A481B">
                  <w:rPr>
                    <w:rFonts w:eastAsiaTheme="minorEastAsia"/>
                    <w:noProof/>
                    <w:lang w:eastAsia="en-GB"/>
                  </w:rPr>
                  <w:tab/>
                </w:r>
                <w:r w:rsidR="005A481B" w:rsidRPr="00F67E12">
                  <w:rPr>
                    <w:rStyle w:val="Hyperlink"/>
                    <w:noProof/>
                  </w:rPr>
                  <w:t>Scenario 10 – Home Screen, No Chime Sounding, No Button flashing</w:t>
                </w:r>
                <w:r w:rsidR="005A481B">
                  <w:rPr>
                    <w:noProof/>
                    <w:webHidden/>
                  </w:rPr>
                  <w:tab/>
                </w:r>
                <w:r w:rsidR="005A481B">
                  <w:rPr>
                    <w:noProof/>
                    <w:webHidden/>
                  </w:rPr>
                  <w:fldChar w:fldCharType="begin"/>
                </w:r>
                <w:r w:rsidR="005A481B">
                  <w:rPr>
                    <w:noProof/>
                    <w:webHidden/>
                  </w:rPr>
                  <w:instrText xml:space="preserve"> PAGEREF _Toc1738457 \h </w:instrText>
                </w:r>
                <w:r w:rsidR="005A481B">
                  <w:rPr>
                    <w:noProof/>
                    <w:webHidden/>
                  </w:rPr>
                </w:r>
                <w:r w:rsidR="005A481B">
                  <w:rPr>
                    <w:noProof/>
                    <w:webHidden/>
                  </w:rPr>
                  <w:fldChar w:fldCharType="separate"/>
                </w:r>
                <w:r w:rsidR="005A481B">
                  <w:rPr>
                    <w:noProof/>
                    <w:webHidden/>
                  </w:rPr>
                  <w:t>20</w:t>
                </w:r>
                <w:r w:rsidR="005A481B">
                  <w:rPr>
                    <w:noProof/>
                    <w:webHidden/>
                  </w:rPr>
                  <w:fldChar w:fldCharType="end"/>
                </w:r>
              </w:hyperlink>
            </w:p>
            <w:p w14:paraId="31736B69" w14:textId="77777777" w:rsidR="005A481B" w:rsidRDefault="00923EDE">
              <w:pPr>
                <w:pStyle w:val="TOC3"/>
                <w:tabs>
                  <w:tab w:val="left" w:pos="1320"/>
                  <w:tab w:val="right" w:leader="dot" w:pos="9016"/>
                </w:tabs>
                <w:rPr>
                  <w:rFonts w:eastAsiaTheme="minorEastAsia"/>
                  <w:noProof/>
                  <w:lang w:eastAsia="en-GB"/>
                </w:rPr>
              </w:pPr>
              <w:hyperlink w:anchor="_Toc1738458" w:history="1">
                <w:r w:rsidR="005A481B" w:rsidRPr="00F67E12">
                  <w:rPr>
                    <w:rStyle w:val="Hyperlink"/>
                    <w:noProof/>
                  </w:rPr>
                  <w:t>6.3.11</w:t>
                </w:r>
                <w:r w:rsidR="005A481B">
                  <w:rPr>
                    <w:rFonts w:eastAsiaTheme="minorEastAsia"/>
                    <w:noProof/>
                    <w:lang w:eastAsia="en-GB"/>
                  </w:rPr>
                  <w:tab/>
                </w:r>
                <w:r w:rsidR="005A481B" w:rsidRPr="00F67E12">
                  <w:rPr>
                    <w:rStyle w:val="Hyperlink"/>
                    <w:noProof/>
                  </w:rPr>
                  <w:t>Scenario 11 – Home Screen, No Chime Sounding, No Button flashing</w:t>
                </w:r>
                <w:r w:rsidR="005A481B">
                  <w:rPr>
                    <w:noProof/>
                    <w:webHidden/>
                  </w:rPr>
                  <w:tab/>
                </w:r>
                <w:r w:rsidR="005A481B">
                  <w:rPr>
                    <w:noProof/>
                    <w:webHidden/>
                  </w:rPr>
                  <w:fldChar w:fldCharType="begin"/>
                </w:r>
                <w:r w:rsidR="005A481B">
                  <w:rPr>
                    <w:noProof/>
                    <w:webHidden/>
                  </w:rPr>
                  <w:instrText xml:space="preserve"> PAGEREF _Toc1738458 \h </w:instrText>
                </w:r>
                <w:r w:rsidR="005A481B">
                  <w:rPr>
                    <w:noProof/>
                    <w:webHidden/>
                  </w:rPr>
                </w:r>
                <w:r w:rsidR="005A481B">
                  <w:rPr>
                    <w:noProof/>
                    <w:webHidden/>
                  </w:rPr>
                  <w:fldChar w:fldCharType="separate"/>
                </w:r>
                <w:r w:rsidR="005A481B">
                  <w:rPr>
                    <w:noProof/>
                    <w:webHidden/>
                  </w:rPr>
                  <w:t>20</w:t>
                </w:r>
                <w:r w:rsidR="005A481B">
                  <w:rPr>
                    <w:noProof/>
                    <w:webHidden/>
                  </w:rPr>
                  <w:fldChar w:fldCharType="end"/>
                </w:r>
              </w:hyperlink>
            </w:p>
            <w:p w14:paraId="33EC5A76" w14:textId="77777777" w:rsidR="005A481B" w:rsidRDefault="00923EDE">
              <w:pPr>
                <w:pStyle w:val="TOC3"/>
                <w:tabs>
                  <w:tab w:val="left" w:pos="1320"/>
                  <w:tab w:val="right" w:leader="dot" w:pos="9016"/>
                </w:tabs>
                <w:rPr>
                  <w:rFonts w:eastAsiaTheme="minorEastAsia"/>
                  <w:noProof/>
                  <w:lang w:eastAsia="en-GB"/>
                </w:rPr>
              </w:pPr>
              <w:hyperlink w:anchor="_Toc1738459" w:history="1">
                <w:r w:rsidR="005A481B" w:rsidRPr="00F67E12">
                  <w:rPr>
                    <w:rStyle w:val="Hyperlink"/>
                    <w:noProof/>
                  </w:rPr>
                  <w:t>6.3.12</w:t>
                </w:r>
                <w:r w:rsidR="005A481B">
                  <w:rPr>
                    <w:rFonts w:eastAsiaTheme="minorEastAsia"/>
                    <w:noProof/>
                    <w:lang w:eastAsia="en-GB"/>
                  </w:rPr>
                  <w:tab/>
                </w:r>
                <w:r w:rsidR="005A481B" w:rsidRPr="00F67E12">
                  <w:rPr>
                    <w:rStyle w:val="Hyperlink"/>
                    <w:noProof/>
                  </w:rPr>
                  <w:t>Scenario 12 – Home Screen, No Chime Sounding, No Button flashing</w:t>
                </w:r>
                <w:r w:rsidR="005A481B">
                  <w:rPr>
                    <w:noProof/>
                    <w:webHidden/>
                  </w:rPr>
                  <w:tab/>
                </w:r>
                <w:r w:rsidR="005A481B">
                  <w:rPr>
                    <w:noProof/>
                    <w:webHidden/>
                  </w:rPr>
                  <w:fldChar w:fldCharType="begin"/>
                </w:r>
                <w:r w:rsidR="005A481B">
                  <w:rPr>
                    <w:noProof/>
                    <w:webHidden/>
                  </w:rPr>
                  <w:instrText xml:space="preserve"> PAGEREF _Toc1738459 \h </w:instrText>
                </w:r>
                <w:r w:rsidR="005A481B">
                  <w:rPr>
                    <w:noProof/>
                    <w:webHidden/>
                  </w:rPr>
                </w:r>
                <w:r w:rsidR="005A481B">
                  <w:rPr>
                    <w:noProof/>
                    <w:webHidden/>
                  </w:rPr>
                  <w:fldChar w:fldCharType="separate"/>
                </w:r>
                <w:r w:rsidR="005A481B">
                  <w:rPr>
                    <w:noProof/>
                    <w:webHidden/>
                  </w:rPr>
                  <w:t>21</w:t>
                </w:r>
                <w:r w:rsidR="005A481B">
                  <w:rPr>
                    <w:noProof/>
                    <w:webHidden/>
                  </w:rPr>
                  <w:fldChar w:fldCharType="end"/>
                </w:r>
              </w:hyperlink>
            </w:p>
            <w:p w14:paraId="0D572701" w14:textId="77777777" w:rsidR="005A481B" w:rsidRDefault="00923EDE">
              <w:pPr>
                <w:pStyle w:val="TOC3"/>
                <w:tabs>
                  <w:tab w:val="left" w:pos="1320"/>
                  <w:tab w:val="right" w:leader="dot" w:pos="9016"/>
                </w:tabs>
                <w:rPr>
                  <w:rFonts w:eastAsiaTheme="minorEastAsia"/>
                  <w:noProof/>
                  <w:lang w:eastAsia="en-GB"/>
                </w:rPr>
              </w:pPr>
              <w:hyperlink w:anchor="_Toc1738460" w:history="1">
                <w:r w:rsidR="005A481B" w:rsidRPr="00F67E12">
                  <w:rPr>
                    <w:rStyle w:val="Hyperlink"/>
                    <w:rFonts w:cstheme="minorHAnsi"/>
                    <w:noProof/>
                  </w:rPr>
                  <w:t>6.3.13</w:t>
                </w:r>
                <w:r w:rsidR="005A481B">
                  <w:rPr>
                    <w:rFonts w:eastAsiaTheme="minorEastAsia"/>
                    <w:noProof/>
                    <w:lang w:eastAsia="en-GB"/>
                  </w:rPr>
                  <w:tab/>
                </w:r>
                <w:r w:rsidR="005A481B" w:rsidRPr="00F67E12">
                  <w:rPr>
                    <w:rStyle w:val="Hyperlink"/>
                    <w:rFonts w:cstheme="minorHAnsi"/>
                    <w:noProof/>
                  </w:rPr>
                  <w:t>Use-Case for Cozmo Robot</w:t>
                </w:r>
                <w:r w:rsidR="005A481B">
                  <w:rPr>
                    <w:noProof/>
                    <w:webHidden/>
                  </w:rPr>
                  <w:tab/>
                </w:r>
                <w:r w:rsidR="005A481B">
                  <w:rPr>
                    <w:noProof/>
                    <w:webHidden/>
                  </w:rPr>
                  <w:fldChar w:fldCharType="begin"/>
                </w:r>
                <w:r w:rsidR="005A481B">
                  <w:rPr>
                    <w:noProof/>
                    <w:webHidden/>
                  </w:rPr>
                  <w:instrText xml:space="preserve"> PAGEREF _Toc1738460 \h </w:instrText>
                </w:r>
                <w:r w:rsidR="005A481B">
                  <w:rPr>
                    <w:noProof/>
                    <w:webHidden/>
                  </w:rPr>
                </w:r>
                <w:r w:rsidR="005A481B">
                  <w:rPr>
                    <w:noProof/>
                    <w:webHidden/>
                  </w:rPr>
                  <w:fldChar w:fldCharType="separate"/>
                </w:r>
                <w:r w:rsidR="005A481B">
                  <w:rPr>
                    <w:noProof/>
                    <w:webHidden/>
                  </w:rPr>
                  <w:t>21</w:t>
                </w:r>
                <w:r w:rsidR="005A481B">
                  <w:rPr>
                    <w:noProof/>
                    <w:webHidden/>
                  </w:rPr>
                  <w:fldChar w:fldCharType="end"/>
                </w:r>
              </w:hyperlink>
            </w:p>
            <w:p w14:paraId="63800570" w14:textId="77777777" w:rsidR="005A481B" w:rsidRDefault="00923EDE">
              <w:pPr>
                <w:pStyle w:val="TOC2"/>
                <w:tabs>
                  <w:tab w:val="left" w:pos="880"/>
                  <w:tab w:val="right" w:leader="dot" w:pos="9016"/>
                </w:tabs>
                <w:rPr>
                  <w:rFonts w:eastAsiaTheme="minorEastAsia"/>
                  <w:noProof/>
                  <w:lang w:eastAsia="en-GB"/>
                </w:rPr>
              </w:pPr>
              <w:hyperlink w:anchor="_Toc1738461" w:history="1">
                <w:r w:rsidR="005A481B" w:rsidRPr="00F67E12">
                  <w:rPr>
                    <w:rStyle w:val="Hyperlink"/>
                    <w:noProof/>
                  </w:rPr>
                  <w:t>6.4</w:t>
                </w:r>
                <w:r w:rsidR="005A481B">
                  <w:rPr>
                    <w:rFonts w:eastAsiaTheme="minorEastAsia"/>
                    <w:noProof/>
                    <w:lang w:eastAsia="en-GB"/>
                  </w:rPr>
                  <w:tab/>
                </w:r>
                <w:r w:rsidR="005A481B" w:rsidRPr="00F67E12">
                  <w:rPr>
                    <w:rStyle w:val="Hyperlink"/>
                    <w:noProof/>
                  </w:rPr>
                  <w:t>Proposed Design for 1</w:t>
                </w:r>
                <w:r w:rsidR="005A481B" w:rsidRPr="00F67E12">
                  <w:rPr>
                    <w:rStyle w:val="Hyperlink"/>
                    <w:noProof/>
                    <w:vertAlign w:val="superscript"/>
                  </w:rPr>
                  <w:t>st</w:t>
                </w:r>
                <w:r w:rsidR="005A481B" w:rsidRPr="00F67E12">
                  <w:rPr>
                    <w:rStyle w:val="Hyperlink"/>
                    <w:noProof/>
                  </w:rPr>
                  <w:t xml:space="preserve"> February Presentation</w:t>
                </w:r>
                <w:r w:rsidR="005A481B">
                  <w:rPr>
                    <w:noProof/>
                    <w:webHidden/>
                  </w:rPr>
                  <w:tab/>
                </w:r>
                <w:r w:rsidR="005A481B">
                  <w:rPr>
                    <w:noProof/>
                    <w:webHidden/>
                  </w:rPr>
                  <w:fldChar w:fldCharType="begin"/>
                </w:r>
                <w:r w:rsidR="005A481B">
                  <w:rPr>
                    <w:noProof/>
                    <w:webHidden/>
                  </w:rPr>
                  <w:instrText xml:space="preserve"> PAGEREF _Toc1738461 \h </w:instrText>
                </w:r>
                <w:r w:rsidR="005A481B">
                  <w:rPr>
                    <w:noProof/>
                    <w:webHidden/>
                  </w:rPr>
                </w:r>
                <w:r w:rsidR="005A481B">
                  <w:rPr>
                    <w:noProof/>
                    <w:webHidden/>
                  </w:rPr>
                  <w:fldChar w:fldCharType="separate"/>
                </w:r>
                <w:r w:rsidR="005A481B">
                  <w:rPr>
                    <w:noProof/>
                    <w:webHidden/>
                  </w:rPr>
                  <w:t>23</w:t>
                </w:r>
                <w:r w:rsidR="005A481B">
                  <w:rPr>
                    <w:noProof/>
                    <w:webHidden/>
                  </w:rPr>
                  <w:fldChar w:fldCharType="end"/>
                </w:r>
              </w:hyperlink>
            </w:p>
            <w:p w14:paraId="415D7CBE" w14:textId="77777777" w:rsidR="005A481B" w:rsidRDefault="00923EDE">
              <w:pPr>
                <w:pStyle w:val="TOC2"/>
                <w:tabs>
                  <w:tab w:val="left" w:pos="880"/>
                  <w:tab w:val="right" w:leader="dot" w:pos="9016"/>
                </w:tabs>
                <w:rPr>
                  <w:rFonts w:eastAsiaTheme="minorEastAsia"/>
                  <w:noProof/>
                  <w:lang w:eastAsia="en-GB"/>
                </w:rPr>
              </w:pPr>
              <w:hyperlink w:anchor="_Toc1738462" w:history="1">
                <w:r w:rsidR="005A481B" w:rsidRPr="00F67E12">
                  <w:rPr>
                    <w:rStyle w:val="Hyperlink"/>
                    <w:noProof/>
                  </w:rPr>
                  <w:t>6.5</w:t>
                </w:r>
                <w:r w:rsidR="005A481B">
                  <w:rPr>
                    <w:rFonts w:eastAsiaTheme="minorEastAsia"/>
                    <w:noProof/>
                    <w:lang w:eastAsia="en-GB"/>
                  </w:rPr>
                  <w:tab/>
                </w:r>
                <w:r w:rsidR="005A481B" w:rsidRPr="00F67E12">
                  <w:rPr>
                    <w:rStyle w:val="Hyperlink"/>
                    <w:noProof/>
                  </w:rPr>
                  <w:t>Code for Cozmo Robot</w:t>
                </w:r>
                <w:r w:rsidR="005A481B">
                  <w:rPr>
                    <w:noProof/>
                    <w:webHidden/>
                  </w:rPr>
                  <w:tab/>
                </w:r>
                <w:r w:rsidR="005A481B">
                  <w:rPr>
                    <w:noProof/>
                    <w:webHidden/>
                  </w:rPr>
                  <w:fldChar w:fldCharType="begin"/>
                </w:r>
                <w:r w:rsidR="005A481B">
                  <w:rPr>
                    <w:noProof/>
                    <w:webHidden/>
                  </w:rPr>
                  <w:instrText xml:space="preserve"> PAGEREF _Toc1738462 \h </w:instrText>
                </w:r>
                <w:r w:rsidR="005A481B">
                  <w:rPr>
                    <w:noProof/>
                    <w:webHidden/>
                  </w:rPr>
                </w:r>
                <w:r w:rsidR="005A481B">
                  <w:rPr>
                    <w:noProof/>
                    <w:webHidden/>
                  </w:rPr>
                  <w:fldChar w:fldCharType="separate"/>
                </w:r>
                <w:r w:rsidR="005A481B">
                  <w:rPr>
                    <w:noProof/>
                    <w:webHidden/>
                  </w:rPr>
                  <w:t>24</w:t>
                </w:r>
                <w:r w:rsidR="005A481B">
                  <w:rPr>
                    <w:noProof/>
                    <w:webHidden/>
                  </w:rPr>
                  <w:fldChar w:fldCharType="end"/>
                </w:r>
              </w:hyperlink>
            </w:p>
            <w:p w14:paraId="3A8763CF" w14:textId="77777777" w:rsidR="005A481B" w:rsidRDefault="00923EDE">
              <w:pPr>
                <w:pStyle w:val="TOC2"/>
                <w:tabs>
                  <w:tab w:val="left" w:pos="880"/>
                  <w:tab w:val="right" w:leader="dot" w:pos="9016"/>
                </w:tabs>
                <w:rPr>
                  <w:rFonts w:eastAsiaTheme="minorEastAsia"/>
                  <w:noProof/>
                  <w:lang w:eastAsia="en-GB"/>
                </w:rPr>
              </w:pPr>
              <w:hyperlink w:anchor="_Toc1738463" w:history="1">
                <w:r w:rsidR="005A481B" w:rsidRPr="00F67E12">
                  <w:rPr>
                    <w:rStyle w:val="Hyperlink"/>
                    <w:noProof/>
                  </w:rPr>
                  <w:t>6.6</w:t>
                </w:r>
                <w:r w:rsidR="005A481B">
                  <w:rPr>
                    <w:rFonts w:eastAsiaTheme="minorEastAsia"/>
                    <w:noProof/>
                    <w:lang w:eastAsia="en-GB"/>
                  </w:rPr>
                  <w:tab/>
                </w:r>
                <w:r w:rsidR="005A481B" w:rsidRPr="00F67E12">
                  <w:rPr>
                    <w:rStyle w:val="Hyperlink"/>
                    <w:noProof/>
                  </w:rPr>
                  <w:t>Prototype Screenshots</w:t>
                </w:r>
                <w:r w:rsidR="005A481B">
                  <w:rPr>
                    <w:noProof/>
                    <w:webHidden/>
                  </w:rPr>
                  <w:tab/>
                </w:r>
                <w:r w:rsidR="005A481B">
                  <w:rPr>
                    <w:noProof/>
                    <w:webHidden/>
                  </w:rPr>
                  <w:fldChar w:fldCharType="begin"/>
                </w:r>
                <w:r w:rsidR="005A481B">
                  <w:rPr>
                    <w:noProof/>
                    <w:webHidden/>
                  </w:rPr>
                  <w:instrText xml:space="preserve"> PAGEREF _Toc1738463 \h </w:instrText>
                </w:r>
                <w:r w:rsidR="005A481B">
                  <w:rPr>
                    <w:noProof/>
                    <w:webHidden/>
                  </w:rPr>
                </w:r>
                <w:r w:rsidR="005A481B">
                  <w:rPr>
                    <w:noProof/>
                    <w:webHidden/>
                  </w:rPr>
                  <w:fldChar w:fldCharType="separate"/>
                </w:r>
                <w:r w:rsidR="005A481B">
                  <w:rPr>
                    <w:noProof/>
                    <w:webHidden/>
                  </w:rPr>
                  <w:t>24</w:t>
                </w:r>
                <w:r w:rsidR="005A481B">
                  <w:rPr>
                    <w:noProof/>
                    <w:webHidden/>
                  </w:rPr>
                  <w:fldChar w:fldCharType="end"/>
                </w:r>
              </w:hyperlink>
            </w:p>
            <w:p w14:paraId="770CCD6B" w14:textId="77777777" w:rsidR="005A481B" w:rsidRDefault="00923EDE">
              <w:pPr>
                <w:pStyle w:val="TOC3"/>
                <w:tabs>
                  <w:tab w:val="left" w:pos="1320"/>
                  <w:tab w:val="right" w:leader="dot" w:pos="9016"/>
                </w:tabs>
                <w:rPr>
                  <w:rFonts w:eastAsiaTheme="minorEastAsia"/>
                  <w:noProof/>
                  <w:lang w:eastAsia="en-GB"/>
                </w:rPr>
              </w:pPr>
              <w:hyperlink w:anchor="_Toc1738464" w:history="1">
                <w:r w:rsidR="005A481B" w:rsidRPr="00F67E12">
                  <w:rPr>
                    <w:rStyle w:val="Hyperlink"/>
                    <w:noProof/>
                  </w:rPr>
                  <w:t>6.6.1</w:t>
                </w:r>
                <w:r w:rsidR="005A481B">
                  <w:rPr>
                    <w:rFonts w:eastAsiaTheme="minorEastAsia"/>
                    <w:noProof/>
                    <w:lang w:eastAsia="en-GB"/>
                  </w:rPr>
                  <w:tab/>
                </w:r>
                <w:r w:rsidR="005A481B" w:rsidRPr="00F67E12">
                  <w:rPr>
                    <w:rStyle w:val="Hyperlink"/>
                    <w:noProof/>
                  </w:rPr>
                  <w:t>Log-In Screen</w:t>
                </w:r>
                <w:r w:rsidR="005A481B">
                  <w:rPr>
                    <w:noProof/>
                    <w:webHidden/>
                  </w:rPr>
                  <w:tab/>
                </w:r>
                <w:r w:rsidR="005A481B">
                  <w:rPr>
                    <w:noProof/>
                    <w:webHidden/>
                  </w:rPr>
                  <w:fldChar w:fldCharType="begin"/>
                </w:r>
                <w:r w:rsidR="005A481B">
                  <w:rPr>
                    <w:noProof/>
                    <w:webHidden/>
                  </w:rPr>
                  <w:instrText xml:space="preserve"> PAGEREF _Toc1738464 \h </w:instrText>
                </w:r>
                <w:r w:rsidR="005A481B">
                  <w:rPr>
                    <w:noProof/>
                    <w:webHidden/>
                  </w:rPr>
                </w:r>
                <w:r w:rsidR="005A481B">
                  <w:rPr>
                    <w:noProof/>
                    <w:webHidden/>
                  </w:rPr>
                  <w:fldChar w:fldCharType="separate"/>
                </w:r>
                <w:r w:rsidR="005A481B">
                  <w:rPr>
                    <w:noProof/>
                    <w:webHidden/>
                  </w:rPr>
                  <w:t>24</w:t>
                </w:r>
                <w:r w:rsidR="005A481B">
                  <w:rPr>
                    <w:noProof/>
                    <w:webHidden/>
                  </w:rPr>
                  <w:fldChar w:fldCharType="end"/>
                </w:r>
              </w:hyperlink>
            </w:p>
            <w:p w14:paraId="41317E2D" w14:textId="77777777" w:rsidR="005A481B" w:rsidRDefault="00923EDE">
              <w:pPr>
                <w:pStyle w:val="TOC3"/>
                <w:tabs>
                  <w:tab w:val="left" w:pos="1320"/>
                  <w:tab w:val="right" w:leader="dot" w:pos="9016"/>
                </w:tabs>
                <w:rPr>
                  <w:rFonts w:eastAsiaTheme="minorEastAsia"/>
                  <w:noProof/>
                  <w:lang w:eastAsia="en-GB"/>
                </w:rPr>
              </w:pPr>
              <w:hyperlink w:anchor="_Toc1738465" w:history="1">
                <w:r w:rsidR="005A481B" w:rsidRPr="00F67E12">
                  <w:rPr>
                    <w:rStyle w:val="Hyperlink"/>
                    <w:noProof/>
                  </w:rPr>
                  <w:t>6.6.2</w:t>
                </w:r>
                <w:r w:rsidR="005A481B">
                  <w:rPr>
                    <w:rFonts w:eastAsiaTheme="minorEastAsia"/>
                    <w:noProof/>
                    <w:lang w:eastAsia="en-GB"/>
                  </w:rPr>
                  <w:tab/>
                </w:r>
                <w:r w:rsidR="005A481B" w:rsidRPr="00F67E12">
                  <w:rPr>
                    <w:rStyle w:val="Hyperlink"/>
                    <w:noProof/>
                  </w:rPr>
                  <w:t>Home Screen</w:t>
                </w:r>
                <w:r w:rsidR="005A481B">
                  <w:rPr>
                    <w:noProof/>
                    <w:webHidden/>
                  </w:rPr>
                  <w:tab/>
                </w:r>
                <w:r w:rsidR="005A481B">
                  <w:rPr>
                    <w:noProof/>
                    <w:webHidden/>
                  </w:rPr>
                  <w:fldChar w:fldCharType="begin"/>
                </w:r>
                <w:r w:rsidR="005A481B">
                  <w:rPr>
                    <w:noProof/>
                    <w:webHidden/>
                  </w:rPr>
                  <w:instrText xml:space="preserve"> PAGEREF _Toc1738465 \h </w:instrText>
                </w:r>
                <w:r w:rsidR="005A481B">
                  <w:rPr>
                    <w:noProof/>
                    <w:webHidden/>
                  </w:rPr>
                </w:r>
                <w:r w:rsidR="005A481B">
                  <w:rPr>
                    <w:noProof/>
                    <w:webHidden/>
                  </w:rPr>
                  <w:fldChar w:fldCharType="separate"/>
                </w:r>
                <w:r w:rsidR="005A481B">
                  <w:rPr>
                    <w:noProof/>
                    <w:webHidden/>
                  </w:rPr>
                  <w:t>25</w:t>
                </w:r>
                <w:r w:rsidR="005A481B">
                  <w:rPr>
                    <w:noProof/>
                    <w:webHidden/>
                  </w:rPr>
                  <w:fldChar w:fldCharType="end"/>
                </w:r>
              </w:hyperlink>
            </w:p>
            <w:p w14:paraId="22C26B60" w14:textId="77777777" w:rsidR="005A481B" w:rsidRDefault="00923EDE">
              <w:pPr>
                <w:pStyle w:val="TOC3"/>
                <w:tabs>
                  <w:tab w:val="left" w:pos="1320"/>
                  <w:tab w:val="right" w:leader="dot" w:pos="9016"/>
                </w:tabs>
                <w:rPr>
                  <w:rFonts w:eastAsiaTheme="minorEastAsia"/>
                  <w:noProof/>
                  <w:lang w:eastAsia="en-GB"/>
                </w:rPr>
              </w:pPr>
              <w:hyperlink w:anchor="_Toc1738466" w:history="1">
                <w:r w:rsidR="005A481B" w:rsidRPr="00F67E12">
                  <w:rPr>
                    <w:rStyle w:val="Hyperlink"/>
                    <w:noProof/>
                  </w:rPr>
                  <w:t>6.6.3</w:t>
                </w:r>
                <w:r w:rsidR="005A481B">
                  <w:rPr>
                    <w:rFonts w:eastAsiaTheme="minorEastAsia"/>
                    <w:noProof/>
                    <w:lang w:eastAsia="en-GB"/>
                  </w:rPr>
                  <w:tab/>
                </w:r>
                <w:r w:rsidR="005A481B" w:rsidRPr="00F67E12">
                  <w:rPr>
                    <w:rStyle w:val="Hyperlink"/>
                    <w:noProof/>
                  </w:rPr>
                  <w:t>Medication Screen</w:t>
                </w:r>
                <w:r w:rsidR="005A481B">
                  <w:rPr>
                    <w:noProof/>
                    <w:webHidden/>
                  </w:rPr>
                  <w:tab/>
                </w:r>
                <w:r w:rsidR="005A481B">
                  <w:rPr>
                    <w:noProof/>
                    <w:webHidden/>
                  </w:rPr>
                  <w:fldChar w:fldCharType="begin"/>
                </w:r>
                <w:r w:rsidR="005A481B">
                  <w:rPr>
                    <w:noProof/>
                    <w:webHidden/>
                  </w:rPr>
                  <w:instrText xml:space="preserve"> PAGEREF _Toc1738466 \h </w:instrText>
                </w:r>
                <w:r w:rsidR="005A481B">
                  <w:rPr>
                    <w:noProof/>
                    <w:webHidden/>
                  </w:rPr>
                </w:r>
                <w:r w:rsidR="005A481B">
                  <w:rPr>
                    <w:noProof/>
                    <w:webHidden/>
                  </w:rPr>
                  <w:fldChar w:fldCharType="separate"/>
                </w:r>
                <w:r w:rsidR="005A481B">
                  <w:rPr>
                    <w:noProof/>
                    <w:webHidden/>
                  </w:rPr>
                  <w:t>26</w:t>
                </w:r>
                <w:r w:rsidR="005A481B">
                  <w:rPr>
                    <w:noProof/>
                    <w:webHidden/>
                  </w:rPr>
                  <w:fldChar w:fldCharType="end"/>
                </w:r>
              </w:hyperlink>
            </w:p>
            <w:p w14:paraId="179E125A" w14:textId="77777777" w:rsidR="005A481B" w:rsidRDefault="00923EDE">
              <w:pPr>
                <w:pStyle w:val="TOC3"/>
                <w:tabs>
                  <w:tab w:val="left" w:pos="1320"/>
                  <w:tab w:val="right" w:leader="dot" w:pos="9016"/>
                </w:tabs>
                <w:rPr>
                  <w:rFonts w:eastAsiaTheme="minorEastAsia"/>
                  <w:noProof/>
                  <w:lang w:eastAsia="en-GB"/>
                </w:rPr>
              </w:pPr>
              <w:hyperlink w:anchor="_Toc1738467" w:history="1">
                <w:r w:rsidR="005A481B" w:rsidRPr="00F67E12">
                  <w:rPr>
                    <w:rStyle w:val="Hyperlink"/>
                    <w:noProof/>
                    <w:lang w:eastAsia="en-GB"/>
                  </w:rPr>
                  <w:t>6.6.4</w:t>
                </w:r>
                <w:r w:rsidR="005A481B">
                  <w:rPr>
                    <w:rFonts w:eastAsiaTheme="minorEastAsia"/>
                    <w:noProof/>
                    <w:lang w:eastAsia="en-GB"/>
                  </w:rPr>
                  <w:tab/>
                </w:r>
                <w:r w:rsidR="005A481B" w:rsidRPr="00F67E12">
                  <w:rPr>
                    <w:rStyle w:val="Hyperlink"/>
                    <w:noProof/>
                    <w:lang w:eastAsia="en-GB"/>
                  </w:rPr>
                  <w:t>Medication Screen with Warning about Dosage Time</w:t>
                </w:r>
                <w:r w:rsidR="005A481B">
                  <w:rPr>
                    <w:noProof/>
                    <w:webHidden/>
                  </w:rPr>
                  <w:tab/>
                </w:r>
                <w:r w:rsidR="005A481B">
                  <w:rPr>
                    <w:noProof/>
                    <w:webHidden/>
                  </w:rPr>
                  <w:fldChar w:fldCharType="begin"/>
                </w:r>
                <w:r w:rsidR="005A481B">
                  <w:rPr>
                    <w:noProof/>
                    <w:webHidden/>
                  </w:rPr>
                  <w:instrText xml:space="preserve"> PAGEREF _Toc1738467 \h </w:instrText>
                </w:r>
                <w:r w:rsidR="005A481B">
                  <w:rPr>
                    <w:noProof/>
                    <w:webHidden/>
                  </w:rPr>
                </w:r>
                <w:r w:rsidR="005A481B">
                  <w:rPr>
                    <w:noProof/>
                    <w:webHidden/>
                  </w:rPr>
                  <w:fldChar w:fldCharType="separate"/>
                </w:r>
                <w:r w:rsidR="005A481B">
                  <w:rPr>
                    <w:noProof/>
                    <w:webHidden/>
                  </w:rPr>
                  <w:t>26</w:t>
                </w:r>
                <w:r w:rsidR="005A481B">
                  <w:rPr>
                    <w:noProof/>
                    <w:webHidden/>
                  </w:rPr>
                  <w:fldChar w:fldCharType="end"/>
                </w:r>
              </w:hyperlink>
            </w:p>
            <w:p w14:paraId="2632BD52" w14:textId="77777777" w:rsidR="005A481B" w:rsidRDefault="00923EDE">
              <w:pPr>
                <w:pStyle w:val="TOC3"/>
                <w:tabs>
                  <w:tab w:val="left" w:pos="1320"/>
                  <w:tab w:val="right" w:leader="dot" w:pos="9016"/>
                </w:tabs>
                <w:rPr>
                  <w:rFonts w:eastAsiaTheme="minorEastAsia"/>
                  <w:noProof/>
                  <w:lang w:eastAsia="en-GB"/>
                </w:rPr>
              </w:pPr>
              <w:hyperlink w:anchor="_Toc1738468" w:history="1">
                <w:r w:rsidR="005A481B" w:rsidRPr="00F67E12">
                  <w:rPr>
                    <w:rStyle w:val="Hyperlink"/>
                    <w:noProof/>
                  </w:rPr>
                  <w:t>6.6.5</w:t>
                </w:r>
                <w:r w:rsidR="005A481B">
                  <w:rPr>
                    <w:rFonts w:eastAsiaTheme="minorEastAsia"/>
                    <w:noProof/>
                    <w:lang w:eastAsia="en-GB"/>
                  </w:rPr>
                  <w:tab/>
                </w:r>
                <w:r w:rsidR="005A481B" w:rsidRPr="00F67E12">
                  <w:rPr>
                    <w:rStyle w:val="Hyperlink"/>
                    <w:noProof/>
                  </w:rPr>
                  <w:t>Add Medication Screen</w:t>
                </w:r>
                <w:r w:rsidR="005A481B">
                  <w:rPr>
                    <w:noProof/>
                    <w:webHidden/>
                  </w:rPr>
                  <w:tab/>
                </w:r>
                <w:r w:rsidR="005A481B">
                  <w:rPr>
                    <w:noProof/>
                    <w:webHidden/>
                  </w:rPr>
                  <w:fldChar w:fldCharType="begin"/>
                </w:r>
                <w:r w:rsidR="005A481B">
                  <w:rPr>
                    <w:noProof/>
                    <w:webHidden/>
                  </w:rPr>
                  <w:instrText xml:space="preserve"> PAGEREF _Toc1738468 \h </w:instrText>
                </w:r>
                <w:r w:rsidR="005A481B">
                  <w:rPr>
                    <w:noProof/>
                    <w:webHidden/>
                  </w:rPr>
                </w:r>
                <w:r w:rsidR="005A481B">
                  <w:rPr>
                    <w:noProof/>
                    <w:webHidden/>
                  </w:rPr>
                  <w:fldChar w:fldCharType="separate"/>
                </w:r>
                <w:r w:rsidR="005A481B">
                  <w:rPr>
                    <w:noProof/>
                    <w:webHidden/>
                  </w:rPr>
                  <w:t>27</w:t>
                </w:r>
                <w:r w:rsidR="005A481B">
                  <w:rPr>
                    <w:noProof/>
                    <w:webHidden/>
                  </w:rPr>
                  <w:fldChar w:fldCharType="end"/>
                </w:r>
              </w:hyperlink>
            </w:p>
            <w:p w14:paraId="0395B63B" w14:textId="77777777" w:rsidR="005A481B" w:rsidRDefault="00923EDE">
              <w:pPr>
                <w:pStyle w:val="TOC3"/>
                <w:tabs>
                  <w:tab w:val="left" w:pos="1320"/>
                  <w:tab w:val="right" w:leader="dot" w:pos="9016"/>
                </w:tabs>
                <w:rPr>
                  <w:rFonts w:eastAsiaTheme="minorEastAsia"/>
                  <w:noProof/>
                  <w:lang w:eastAsia="en-GB"/>
                </w:rPr>
              </w:pPr>
              <w:hyperlink w:anchor="_Toc1738469" w:history="1">
                <w:r w:rsidR="005A481B" w:rsidRPr="00F67E12">
                  <w:rPr>
                    <w:rStyle w:val="Hyperlink"/>
                    <w:noProof/>
                  </w:rPr>
                  <w:t>6.6.6</w:t>
                </w:r>
                <w:r w:rsidR="005A481B">
                  <w:rPr>
                    <w:rFonts w:eastAsiaTheme="minorEastAsia"/>
                    <w:noProof/>
                    <w:lang w:eastAsia="en-GB"/>
                  </w:rPr>
                  <w:tab/>
                </w:r>
                <w:r w:rsidR="005A481B" w:rsidRPr="00F67E12">
                  <w:rPr>
                    <w:rStyle w:val="Hyperlink"/>
                    <w:noProof/>
                  </w:rPr>
                  <w:t>Medication Details Screen</w:t>
                </w:r>
                <w:r w:rsidR="005A481B">
                  <w:rPr>
                    <w:noProof/>
                    <w:webHidden/>
                  </w:rPr>
                  <w:tab/>
                </w:r>
                <w:r w:rsidR="005A481B">
                  <w:rPr>
                    <w:noProof/>
                    <w:webHidden/>
                  </w:rPr>
                  <w:fldChar w:fldCharType="begin"/>
                </w:r>
                <w:r w:rsidR="005A481B">
                  <w:rPr>
                    <w:noProof/>
                    <w:webHidden/>
                  </w:rPr>
                  <w:instrText xml:space="preserve"> PAGEREF _Toc1738469 \h </w:instrText>
                </w:r>
                <w:r w:rsidR="005A481B">
                  <w:rPr>
                    <w:noProof/>
                    <w:webHidden/>
                  </w:rPr>
                </w:r>
                <w:r w:rsidR="005A481B">
                  <w:rPr>
                    <w:noProof/>
                    <w:webHidden/>
                  </w:rPr>
                  <w:fldChar w:fldCharType="separate"/>
                </w:r>
                <w:r w:rsidR="005A481B">
                  <w:rPr>
                    <w:noProof/>
                    <w:webHidden/>
                  </w:rPr>
                  <w:t>27</w:t>
                </w:r>
                <w:r w:rsidR="005A481B">
                  <w:rPr>
                    <w:noProof/>
                    <w:webHidden/>
                  </w:rPr>
                  <w:fldChar w:fldCharType="end"/>
                </w:r>
              </w:hyperlink>
            </w:p>
            <w:p w14:paraId="217C94D5" w14:textId="77777777" w:rsidR="005A481B" w:rsidRDefault="00923EDE">
              <w:pPr>
                <w:pStyle w:val="TOC3"/>
                <w:tabs>
                  <w:tab w:val="left" w:pos="1320"/>
                  <w:tab w:val="right" w:leader="dot" w:pos="9016"/>
                </w:tabs>
                <w:rPr>
                  <w:rFonts w:eastAsiaTheme="minorEastAsia"/>
                  <w:noProof/>
                  <w:lang w:eastAsia="en-GB"/>
                </w:rPr>
              </w:pPr>
              <w:hyperlink w:anchor="_Toc1738470" w:history="1">
                <w:r w:rsidR="005A481B" w:rsidRPr="00F67E12">
                  <w:rPr>
                    <w:rStyle w:val="Hyperlink"/>
                    <w:noProof/>
                  </w:rPr>
                  <w:t>6.6.7</w:t>
                </w:r>
                <w:r w:rsidR="005A481B">
                  <w:rPr>
                    <w:rFonts w:eastAsiaTheme="minorEastAsia"/>
                    <w:noProof/>
                    <w:lang w:eastAsia="en-GB"/>
                  </w:rPr>
                  <w:tab/>
                </w:r>
                <w:r w:rsidR="005A481B" w:rsidRPr="00F67E12">
                  <w:rPr>
                    <w:rStyle w:val="Hyperlink"/>
                    <w:noProof/>
                  </w:rPr>
                  <w:t>Energy Screen</w:t>
                </w:r>
                <w:r w:rsidR="005A481B">
                  <w:rPr>
                    <w:noProof/>
                    <w:webHidden/>
                  </w:rPr>
                  <w:tab/>
                </w:r>
                <w:r w:rsidR="005A481B">
                  <w:rPr>
                    <w:noProof/>
                    <w:webHidden/>
                  </w:rPr>
                  <w:fldChar w:fldCharType="begin"/>
                </w:r>
                <w:r w:rsidR="005A481B">
                  <w:rPr>
                    <w:noProof/>
                    <w:webHidden/>
                  </w:rPr>
                  <w:instrText xml:space="preserve"> PAGEREF _Toc1738470 \h </w:instrText>
                </w:r>
                <w:r w:rsidR="005A481B">
                  <w:rPr>
                    <w:noProof/>
                    <w:webHidden/>
                  </w:rPr>
                </w:r>
                <w:r w:rsidR="005A481B">
                  <w:rPr>
                    <w:noProof/>
                    <w:webHidden/>
                  </w:rPr>
                  <w:fldChar w:fldCharType="separate"/>
                </w:r>
                <w:r w:rsidR="005A481B">
                  <w:rPr>
                    <w:noProof/>
                    <w:webHidden/>
                  </w:rPr>
                  <w:t>28</w:t>
                </w:r>
                <w:r w:rsidR="005A481B">
                  <w:rPr>
                    <w:noProof/>
                    <w:webHidden/>
                  </w:rPr>
                  <w:fldChar w:fldCharType="end"/>
                </w:r>
              </w:hyperlink>
            </w:p>
            <w:p w14:paraId="436666FA" w14:textId="77777777" w:rsidR="005A481B" w:rsidRDefault="00923EDE">
              <w:pPr>
                <w:pStyle w:val="TOC3"/>
                <w:tabs>
                  <w:tab w:val="left" w:pos="1320"/>
                  <w:tab w:val="right" w:leader="dot" w:pos="9016"/>
                </w:tabs>
                <w:rPr>
                  <w:rFonts w:eastAsiaTheme="minorEastAsia"/>
                  <w:noProof/>
                  <w:lang w:eastAsia="en-GB"/>
                </w:rPr>
              </w:pPr>
              <w:hyperlink w:anchor="_Toc1738471" w:history="1">
                <w:r w:rsidR="005A481B" w:rsidRPr="00F67E12">
                  <w:rPr>
                    <w:rStyle w:val="Hyperlink"/>
                    <w:noProof/>
                  </w:rPr>
                  <w:t>6.6.8</w:t>
                </w:r>
                <w:r w:rsidR="005A481B">
                  <w:rPr>
                    <w:rFonts w:eastAsiaTheme="minorEastAsia"/>
                    <w:noProof/>
                    <w:lang w:eastAsia="en-GB"/>
                  </w:rPr>
                  <w:tab/>
                </w:r>
                <w:r w:rsidR="005A481B" w:rsidRPr="00F67E12">
                  <w:rPr>
                    <w:rStyle w:val="Hyperlink"/>
                    <w:noProof/>
                  </w:rPr>
                  <w:t>Energy Usage Breakdown Screen</w:t>
                </w:r>
                <w:r w:rsidR="005A481B">
                  <w:rPr>
                    <w:noProof/>
                    <w:webHidden/>
                  </w:rPr>
                  <w:tab/>
                </w:r>
                <w:r w:rsidR="005A481B">
                  <w:rPr>
                    <w:noProof/>
                    <w:webHidden/>
                  </w:rPr>
                  <w:fldChar w:fldCharType="begin"/>
                </w:r>
                <w:r w:rsidR="005A481B">
                  <w:rPr>
                    <w:noProof/>
                    <w:webHidden/>
                  </w:rPr>
                  <w:instrText xml:space="preserve"> PAGEREF _Toc1738471 \h </w:instrText>
                </w:r>
                <w:r w:rsidR="005A481B">
                  <w:rPr>
                    <w:noProof/>
                    <w:webHidden/>
                  </w:rPr>
                </w:r>
                <w:r w:rsidR="005A481B">
                  <w:rPr>
                    <w:noProof/>
                    <w:webHidden/>
                  </w:rPr>
                  <w:fldChar w:fldCharType="separate"/>
                </w:r>
                <w:r w:rsidR="005A481B">
                  <w:rPr>
                    <w:noProof/>
                    <w:webHidden/>
                  </w:rPr>
                  <w:t>28</w:t>
                </w:r>
                <w:r w:rsidR="005A481B">
                  <w:rPr>
                    <w:noProof/>
                    <w:webHidden/>
                  </w:rPr>
                  <w:fldChar w:fldCharType="end"/>
                </w:r>
              </w:hyperlink>
            </w:p>
            <w:p w14:paraId="4A89561E" w14:textId="77777777" w:rsidR="005A481B" w:rsidRDefault="00923EDE">
              <w:pPr>
                <w:pStyle w:val="TOC3"/>
                <w:tabs>
                  <w:tab w:val="left" w:pos="1320"/>
                  <w:tab w:val="right" w:leader="dot" w:pos="9016"/>
                </w:tabs>
                <w:rPr>
                  <w:rFonts w:eastAsiaTheme="minorEastAsia"/>
                  <w:noProof/>
                  <w:lang w:eastAsia="en-GB"/>
                </w:rPr>
              </w:pPr>
              <w:hyperlink w:anchor="_Toc1738472" w:history="1">
                <w:r w:rsidR="005A481B" w:rsidRPr="00F67E12">
                  <w:rPr>
                    <w:rStyle w:val="Hyperlink"/>
                    <w:noProof/>
                  </w:rPr>
                  <w:t>6.6.9</w:t>
                </w:r>
                <w:r w:rsidR="005A481B">
                  <w:rPr>
                    <w:rFonts w:eastAsiaTheme="minorEastAsia"/>
                    <w:noProof/>
                    <w:lang w:eastAsia="en-GB"/>
                  </w:rPr>
                  <w:tab/>
                </w:r>
                <w:r w:rsidR="005A481B" w:rsidRPr="00F67E12">
                  <w:rPr>
                    <w:rStyle w:val="Hyperlink"/>
                    <w:noProof/>
                  </w:rPr>
                  <w:t>Smart Appliances Screen</w:t>
                </w:r>
                <w:r w:rsidR="005A481B">
                  <w:rPr>
                    <w:noProof/>
                    <w:webHidden/>
                  </w:rPr>
                  <w:tab/>
                </w:r>
                <w:r w:rsidR="005A481B">
                  <w:rPr>
                    <w:noProof/>
                    <w:webHidden/>
                  </w:rPr>
                  <w:fldChar w:fldCharType="begin"/>
                </w:r>
                <w:r w:rsidR="005A481B">
                  <w:rPr>
                    <w:noProof/>
                    <w:webHidden/>
                  </w:rPr>
                  <w:instrText xml:space="preserve"> PAGEREF _Toc1738472 \h </w:instrText>
                </w:r>
                <w:r w:rsidR="005A481B">
                  <w:rPr>
                    <w:noProof/>
                    <w:webHidden/>
                  </w:rPr>
                </w:r>
                <w:r w:rsidR="005A481B">
                  <w:rPr>
                    <w:noProof/>
                    <w:webHidden/>
                  </w:rPr>
                  <w:fldChar w:fldCharType="separate"/>
                </w:r>
                <w:r w:rsidR="005A481B">
                  <w:rPr>
                    <w:noProof/>
                    <w:webHidden/>
                  </w:rPr>
                  <w:t>29</w:t>
                </w:r>
                <w:r w:rsidR="005A481B">
                  <w:rPr>
                    <w:noProof/>
                    <w:webHidden/>
                  </w:rPr>
                  <w:fldChar w:fldCharType="end"/>
                </w:r>
              </w:hyperlink>
            </w:p>
            <w:p w14:paraId="11B999D0" w14:textId="77777777" w:rsidR="005A481B" w:rsidRDefault="00923EDE">
              <w:pPr>
                <w:pStyle w:val="TOC3"/>
                <w:tabs>
                  <w:tab w:val="left" w:pos="1320"/>
                  <w:tab w:val="right" w:leader="dot" w:pos="9016"/>
                </w:tabs>
                <w:rPr>
                  <w:rFonts w:eastAsiaTheme="minorEastAsia"/>
                  <w:noProof/>
                  <w:lang w:eastAsia="en-GB"/>
                </w:rPr>
              </w:pPr>
              <w:hyperlink w:anchor="_Toc1738473" w:history="1">
                <w:r w:rsidR="005A481B" w:rsidRPr="00F67E12">
                  <w:rPr>
                    <w:rStyle w:val="Hyperlink"/>
                    <w:noProof/>
                  </w:rPr>
                  <w:t>6.6.10</w:t>
                </w:r>
                <w:r w:rsidR="005A481B">
                  <w:rPr>
                    <w:rFonts w:eastAsiaTheme="minorEastAsia"/>
                    <w:noProof/>
                    <w:lang w:eastAsia="en-GB"/>
                  </w:rPr>
                  <w:tab/>
                </w:r>
                <w:r w:rsidR="005A481B" w:rsidRPr="00F67E12">
                  <w:rPr>
                    <w:rStyle w:val="Hyperlink"/>
                    <w:noProof/>
                  </w:rPr>
                  <w:t>Exercise Screen</w:t>
                </w:r>
                <w:r w:rsidR="005A481B">
                  <w:rPr>
                    <w:noProof/>
                    <w:webHidden/>
                  </w:rPr>
                  <w:tab/>
                </w:r>
                <w:r w:rsidR="005A481B">
                  <w:rPr>
                    <w:noProof/>
                    <w:webHidden/>
                  </w:rPr>
                  <w:fldChar w:fldCharType="begin"/>
                </w:r>
                <w:r w:rsidR="005A481B">
                  <w:rPr>
                    <w:noProof/>
                    <w:webHidden/>
                  </w:rPr>
                  <w:instrText xml:space="preserve"> PAGEREF _Toc1738473 \h </w:instrText>
                </w:r>
                <w:r w:rsidR="005A481B">
                  <w:rPr>
                    <w:noProof/>
                    <w:webHidden/>
                  </w:rPr>
                </w:r>
                <w:r w:rsidR="005A481B">
                  <w:rPr>
                    <w:noProof/>
                    <w:webHidden/>
                  </w:rPr>
                  <w:fldChar w:fldCharType="separate"/>
                </w:r>
                <w:r w:rsidR="005A481B">
                  <w:rPr>
                    <w:noProof/>
                    <w:webHidden/>
                  </w:rPr>
                  <w:t>29</w:t>
                </w:r>
                <w:r w:rsidR="005A481B">
                  <w:rPr>
                    <w:noProof/>
                    <w:webHidden/>
                  </w:rPr>
                  <w:fldChar w:fldCharType="end"/>
                </w:r>
              </w:hyperlink>
            </w:p>
            <w:p w14:paraId="184E7D08" w14:textId="77777777" w:rsidR="005A481B" w:rsidRDefault="00923EDE">
              <w:pPr>
                <w:pStyle w:val="TOC3"/>
                <w:tabs>
                  <w:tab w:val="left" w:pos="1320"/>
                  <w:tab w:val="right" w:leader="dot" w:pos="9016"/>
                </w:tabs>
                <w:rPr>
                  <w:rFonts w:eastAsiaTheme="minorEastAsia"/>
                  <w:noProof/>
                  <w:lang w:eastAsia="en-GB"/>
                </w:rPr>
              </w:pPr>
              <w:hyperlink w:anchor="_Toc1738474" w:history="1">
                <w:r w:rsidR="005A481B" w:rsidRPr="00F67E12">
                  <w:rPr>
                    <w:rStyle w:val="Hyperlink"/>
                    <w:noProof/>
                  </w:rPr>
                  <w:t>6.6.11</w:t>
                </w:r>
                <w:r w:rsidR="005A481B">
                  <w:rPr>
                    <w:rFonts w:eastAsiaTheme="minorEastAsia"/>
                    <w:noProof/>
                    <w:lang w:eastAsia="en-GB"/>
                  </w:rPr>
                  <w:tab/>
                </w:r>
                <w:r w:rsidR="005A481B" w:rsidRPr="00F67E12">
                  <w:rPr>
                    <w:rStyle w:val="Hyperlink"/>
                    <w:noProof/>
                  </w:rPr>
                  <w:t>Add Exercises Screen</w:t>
                </w:r>
                <w:r w:rsidR="005A481B">
                  <w:rPr>
                    <w:noProof/>
                    <w:webHidden/>
                  </w:rPr>
                  <w:tab/>
                </w:r>
                <w:r w:rsidR="005A481B">
                  <w:rPr>
                    <w:noProof/>
                    <w:webHidden/>
                  </w:rPr>
                  <w:fldChar w:fldCharType="begin"/>
                </w:r>
                <w:r w:rsidR="005A481B">
                  <w:rPr>
                    <w:noProof/>
                    <w:webHidden/>
                  </w:rPr>
                  <w:instrText xml:space="preserve"> PAGEREF _Toc1738474 \h </w:instrText>
                </w:r>
                <w:r w:rsidR="005A481B">
                  <w:rPr>
                    <w:noProof/>
                    <w:webHidden/>
                  </w:rPr>
                </w:r>
                <w:r w:rsidR="005A481B">
                  <w:rPr>
                    <w:noProof/>
                    <w:webHidden/>
                  </w:rPr>
                  <w:fldChar w:fldCharType="separate"/>
                </w:r>
                <w:r w:rsidR="005A481B">
                  <w:rPr>
                    <w:noProof/>
                    <w:webHidden/>
                  </w:rPr>
                  <w:t>30</w:t>
                </w:r>
                <w:r w:rsidR="005A481B">
                  <w:rPr>
                    <w:noProof/>
                    <w:webHidden/>
                  </w:rPr>
                  <w:fldChar w:fldCharType="end"/>
                </w:r>
              </w:hyperlink>
            </w:p>
            <w:p w14:paraId="161F65CA" w14:textId="77777777" w:rsidR="005A481B" w:rsidRDefault="00923EDE">
              <w:pPr>
                <w:pStyle w:val="TOC3"/>
                <w:tabs>
                  <w:tab w:val="left" w:pos="1320"/>
                  <w:tab w:val="right" w:leader="dot" w:pos="9016"/>
                </w:tabs>
                <w:rPr>
                  <w:rFonts w:eastAsiaTheme="minorEastAsia"/>
                  <w:noProof/>
                  <w:lang w:eastAsia="en-GB"/>
                </w:rPr>
              </w:pPr>
              <w:hyperlink w:anchor="_Toc1738475" w:history="1">
                <w:r w:rsidR="005A481B" w:rsidRPr="00F67E12">
                  <w:rPr>
                    <w:rStyle w:val="Hyperlink"/>
                    <w:noProof/>
                  </w:rPr>
                  <w:t>6.6.12</w:t>
                </w:r>
                <w:r w:rsidR="005A481B">
                  <w:rPr>
                    <w:rFonts w:eastAsiaTheme="minorEastAsia"/>
                    <w:noProof/>
                    <w:lang w:eastAsia="en-GB"/>
                  </w:rPr>
                  <w:tab/>
                </w:r>
                <w:r w:rsidR="005A481B" w:rsidRPr="00F67E12">
                  <w:rPr>
                    <w:rStyle w:val="Hyperlink"/>
                    <w:noProof/>
                  </w:rPr>
                  <w:t>Exercise Run-Through</w:t>
                </w:r>
                <w:r w:rsidR="005A481B">
                  <w:rPr>
                    <w:noProof/>
                    <w:webHidden/>
                  </w:rPr>
                  <w:tab/>
                </w:r>
                <w:r w:rsidR="005A481B">
                  <w:rPr>
                    <w:noProof/>
                    <w:webHidden/>
                  </w:rPr>
                  <w:fldChar w:fldCharType="begin"/>
                </w:r>
                <w:r w:rsidR="005A481B">
                  <w:rPr>
                    <w:noProof/>
                    <w:webHidden/>
                  </w:rPr>
                  <w:instrText xml:space="preserve"> PAGEREF _Toc1738475 \h </w:instrText>
                </w:r>
                <w:r w:rsidR="005A481B">
                  <w:rPr>
                    <w:noProof/>
                    <w:webHidden/>
                  </w:rPr>
                </w:r>
                <w:r w:rsidR="005A481B">
                  <w:rPr>
                    <w:noProof/>
                    <w:webHidden/>
                  </w:rPr>
                  <w:fldChar w:fldCharType="separate"/>
                </w:r>
                <w:r w:rsidR="005A481B">
                  <w:rPr>
                    <w:noProof/>
                    <w:webHidden/>
                  </w:rPr>
                  <w:t>30</w:t>
                </w:r>
                <w:r w:rsidR="005A481B">
                  <w:rPr>
                    <w:noProof/>
                    <w:webHidden/>
                  </w:rPr>
                  <w:fldChar w:fldCharType="end"/>
                </w:r>
              </w:hyperlink>
            </w:p>
            <w:p w14:paraId="4D90AD9B" w14:textId="77777777" w:rsidR="005A481B" w:rsidRDefault="00923EDE">
              <w:pPr>
                <w:pStyle w:val="TOC3"/>
                <w:tabs>
                  <w:tab w:val="left" w:pos="1320"/>
                  <w:tab w:val="right" w:leader="dot" w:pos="9016"/>
                </w:tabs>
                <w:rPr>
                  <w:rFonts w:eastAsiaTheme="minorEastAsia"/>
                  <w:noProof/>
                  <w:lang w:eastAsia="en-GB"/>
                </w:rPr>
              </w:pPr>
              <w:hyperlink w:anchor="_Toc1738476" w:history="1">
                <w:r w:rsidR="005A481B" w:rsidRPr="00F67E12">
                  <w:rPr>
                    <w:rStyle w:val="Hyperlink"/>
                    <w:noProof/>
                  </w:rPr>
                  <w:t>6.6.13</w:t>
                </w:r>
                <w:r w:rsidR="005A481B">
                  <w:rPr>
                    <w:rFonts w:eastAsiaTheme="minorEastAsia"/>
                    <w:noProof/>
                    <w:lang w:eastAsia="en-GB"/>
                  </w:rPr>
                  <w:tab/>
                </w:r>
                <w:r w:rsidR="005A481B" w:rsidRPr="00F67E12">
                  <w:rPr>
                    <w:rStyle w:val="Hyperlink"/>
                    <w:noProof/>
                  </w:rPr>
                  <w:t>Smart Robot (Cozmo)</w:t>
                </w:r>
                <w:r w:rsidR="005A481B">
                  <w:rPr>
                    <w:noProof/>
                    <w:webHidden/>
                  </w:rPr>
                  <w:tab/>
                </w:r>
                <w:r w:rsidR="005A481B">
                  <w:rPr>
                    <w:noProof/>
                    <w:webHidden/>
                  </w:rPr>
                  <w:fldChar w:fldCharType="begin"/>
                </w:r>
                <w:r w:rsidR="005A481B">
                  <w:rPr>
                    <w:noProof/>
                    <w:webHidden/>
                  </w:rPr>
                  <w:instrText xml:space="preserve"> PAGEREF _Toc1738476 \h </w:instrText>
                </w:r>
                <w:r w:rsidR="005A481B">
                  <w:rPr>
                    <w:noProof/>
                    <w:webHidden/>
                  </w:rPr>
                </w:r>
                <w:r w:rsidR="005A481B">
                  <w:rPr>
                    <w:noProof/>
                    <w:webHidden/>
                  </w:rPr>
                  <w:fldChar w:fldCharType="separate"/>
                </w:r>
                <w:r w:rsidR="005A481B">
                  <w:rPr>
                    <w:noProof/>
                    <w:webHidden/>
                  </w:rPr>
                  <w:t>31</w:t>
                </w:r>
                <w:r w:rsidR="005A481B">
                  <w:rPr>
                    <w:noProof/>
                    <w:webHidden/>
                  </w:rPr>
                  <w:fldChar w:fldCharType="end"/>
                </w:r>
              </w:hyperlink>
            </w:p>
            <w:p w14:paraId="4260E821" w14:textId="77777777" w:rsidR="005A481B" w:rsidRDefault="00923EDE">
              <w:pPr>
                <w:pStyle w:val="TOC3"/>
                <w:tabs>
                  <w:tab w:val="left" w:pos="1320"/>
                  <w:tab w:val="right" w:leader="dot" w:pos="9016"/>
                </w:tabs>
                <w:rPr>
                  <w:rFonts w:eastAsiaTheme="minorEastAsia"/>
                  <w:noProof/>
                  <w:lang w:eastAsia="en-GB"/>
                </w:rPr>
              </w:pPr>
              <w:hyperlink w:anchor="_Toc1738477" w:history="1">
                <w:r w:rsidR="005A481B" w:rsidRPr="00F67E12">
                  <w:rPr>
                    <w:rStyle w:val="Hyperlink"/>
                    <w:noProof/>
                  </w:rPr>
                  <w:t>6.6.14</w:t>
                </w:r>
                <w:r w:rsidR="005A481B">
                  <w:rPr>
                    <w:rFonts w:eastAsiaTheme="minorEastAsia"/>
                    <w:noProof/>
                    <w:lang w:eastAsia="en-GB"/>
                  </w:rPr>
                  <w:tab/>
                </w:r>
                <w:r w:rsidR="005A481B" w:rsidRPr="00F67E12">
                  <w:rPr>
                    <w:rStyle w:val="Hyperlink"/>
                    <w:noProof/>
                  </w:rPr>
                  <w:t>Settings Screen</w:t>
                </w:r>
                <w:r w:rsidR="005A481B">
                  <w:rPr>
                    <w:noProof/>
                    <w:webHidden/>
                  </w:rPr>
                  <w:tab/>
                </w:r>
                <w:r w:rsidR="005A481B">
                  <w:rPr>
                    <w:noProof/>
                    <w:webHidden/>
                  </w:rPr>
                  <w:fldChar w:fldCharType="begin"/>
                </w:r>
                <w:r w:rsidR="005A481B">
                  <w:rPr>
                    <w:noProof/>
                    <w:webHidden/>
                  </w:rPr>
                  <w:instrText xml:space="preserve"> PAGEREF _Toc1738477 \h </w:instrText>
                </w:r>
                <w:r w:rsidR="005A481B">
                  <w:rPr>
                    <w:noProof/>
                    <w:webHidden/>
                  </w:rPr>
                </w:r>
                <w:r w:rsidR="005A481B">
                  <w:rPr>
                    <w:noProof/>
                    <w:webHidden/>
                  </w:rPr>
                  <w:fldChar w:fldCharType="separate"/>
                </w:r>
                <w:r w:rsidR="005A481B">
                  <w:rPr>
                    <w:noProof/>
                    <w:webHidden/>
                  </w:rPr>
                  <w:t>31</w:t>
                </w:r>
                <w:r w:rsidR="005A481B">
                  <w:rPr>
                    <w:noProof/>
                    <w:webHidden/>
                  </w:rPr>
                  <w:fldChar w:fldCharType="end"/>
                </w:r>
              </w:hyperlink>
            </w:p>
            <w:p w14:paraId="1AB60525" w14:textId="77777777" w:rsidR="005A481B" w:rsidRDefault="00923EDE">
              <w:pPr>
                <w:pStyle w:val="TOC2"/>
                <w:tabs>
                  <w:tab w:val="left" w:pos="880"/>
                  <w:tab w:val="right" w:leader="dot" w:pos="9016"/>
                </w:tabs>
                <w:rPr>
                  <w:rFonts w:eastAsiaTheme="minorEastAsia"/>
                  <w:noProof/>
                  <w:lang w:eastAsia="en-GB"/>
                </w:rPr>
              </w:pPr>
              <w:hyperlink w:anchor="_Toc1738478" w:history="1">
                <w:r w:rsidR="005A481B" w:rsidRPr="00F67E12">
                  <w:rPr>
                    <w:rStyle w:val="Hyperlink"/>
                    <w:noProof/>
                  </w:rPr>
                  <w:t>6.7</w:t>
                </w:r>
                <w:r w:rsidR="005A481B">
                  <w:rPr>
                    <w:rFonts w:eastAsiaTheme="minorEastAsia"/>
                    <w:noProof/>
                    <w:lang w:eastAsia="en-GB"/>
                  </w:rPr>
                  <w:tab/>
                </w:r>
                <w:r w:rsidR="005A481B" w:rsidRPr="00F67E12">
                  <w:rPr>
                    <w:rStyle w:val="Hyperlink"/>
                    <w:noProof/>
                  </w:rPr>
                  <w:t>Logbook</w:t>
                </w:r>
                <w:r w:rsidR="005A481B">
                  <w:rPr>
                    <w:noProof/>
                    <w:webHidden/>
                  </w:rPr>
                  <w:tab/>
                </w:r>
                <w:r w:rsidR="005A481B">
                  <w:rPr>
                    <w:noProof/>
                    <w:webHidden/>
                  </w:rPr>
                  <w:fldChar w:fldCharType="begin"/>
                </w:r>
                <w:r w:rsidR="005A481B">
                  <w:rPr>
                    <w:noProof/>
                    <w:webHidden/>
                  </w:rPr>
                  <w:instrText xml:space="preserve"> PAGEREF _Toc1738478 \h </w:instrText>
                </w:r>
                <w:r w:rsidR="005A481B">
                  <w:rPr>
                    <w:noProof/>
                    <w:webHidden/>
                  </w:rPr>
                </w:r>
                <w:r w:rsidR="005A481B">
                  <w:rPr>
                    <w:noProof/>
                    <w:webHidden/>
                  </w:rPr>
                  <w:fldChar w:fldCharType="separate"/>
                </w:r>
                <w:r w:rsidR="005A481B">
                  <w:rPr>
                    <w:noProof/>
                    <w:webHidden/>
                  </w:rPr>
                  <w:t>32</w:t>
                </w:r>
                <w:r w:rsidR="005A481B">
                  <w:rPr>
                    <w:noProof/>
                    <w:webHidden/>
                  </w:rPr>
                  <w:fldChar w:fldCharType="end"/>
                </w:r>
              </w:hyperlink>
            </w:p>
            <w:p w14:paraId="53F01709" w14:textId="77777777" w:rsidR="005A481B" w:rsidRDefault="00923EDE">
              <w:pPr>
                <w:pStyle w:val="TOC2"/>
                <w:tabs>
                  <w:tab w:val="left" w:pos="880"/>
                  <w:tab w:val="right" w:leader="dot" w:pos="9016"/>
                </w:tabs>
                <w:rPr>
                  <w:rFonts w:eastAsiaTheme="minorEastAsia"/>
                  <w:noProof/>
                  <w:lang w:eastAsia="en-GB"/>
                </w:rPr>
              </w:pPr>
              <w:hyperlink w:anchor="_Toc1738479" w:history="1">
                <w:r w:rsidR="005A481B" w:rsidRPr="00F67E12">
                  <w:rPr>
                    <w:rStyle w:val="Hyperlink"/>
                    <w:noProof/>
                  </w:rPr>
                  <w:t>6.8</w:t>
                </w:r>
                <w:r w:rsidR="005A481B">
                  <w:rPr>
                    <w:rFonts w:eastAsiaTheme="minorEastAsia"/>
                    <w:noProof/>
                    <w:lang w:eastAsia="en-GB"/>
                  </w:rPr>
                  <w:tab/>
                </w:r>
                <w:r w:rsidR="005A481B" w:rsidRPr="00F67E12">
                  <w:rPr>
                    <w:rStyle w:val="Hyperlink"/>
                    <w:noProof/>
                  </w:rPr>
                  <w:t>References</w:t>
                </w:r>
                <w:r w:rsidR="005A481B">
                  <w:rPr>
                    <w:noProof/>
                    <w:webHidden/>
                  </w:rPr>
                  <w:tab/>
                </w:r>
                <w:r w:rsidR="005A481B">
                  <w:rPr>
                    <w:noProof/>
                    <w:webHidden/>
                  </w:rPr>
                  <w:fldChar w:fldCharType="begin"/>
                </w:r>
                <w:r w:rsidR="005A481B">
                  <w:rPr>
                    <w:noProof/>
                    <w:webHidden/>
                  </w:rPr>
                  <w:instrText xml:space="preserve"> PAGEREF _Toc1738479 \h </w:instrText>
                </w:r>
                <w:r w:rsidR="005A481B">
                  <w:rPr>
                    <w:noProof/>
                    <w:webHidden/>
                  </w:rPr>
                </w:r>
                <w:r w:rsidR="005A481B">
                  <w:rPr>
                    <w:noProof/>
                    <w:webHidden/>
                  </w:rPr>
                  <w:fldChar w:fldCharType="separate"/>
                </w:r>
                <w:r w:rsidR="005A481B">
                  <w:rPr>
                    <w:noProof/>
                    <w:webHidden/>
                  </w:rPr>
                  <w:t>32</w:t>
                </w:r>
                <w:r w:rsidR="005A481B">
                  <w:rPr>
                    <w:noProof/>
                    <w:webHidden/>
                  </w:rPr>
                  <w:fldChar w:fldCharType="end"/>
                </w:r>
              </w:hyperlink>
            </w:p>
            <w:p w14:paraId="3CB08FC2" w14:textId="77777777" w:rsidR="00CE146E" w:rsidRPr="00226506" w:rsidRDefault="00226506">
              <w:r>
                <w:rPr>
                  <w:b/>
                  <w:bCs/>
                  <w:noProof/>
                </w:rPr>
                <w:fldChar w:fldCharType="end"/>
              </w:r>
            </w:p>
          </w:sdtContent>
        </w:sdt>
      </w:sdtContent>
    </w:sdt>
    <w:p w14:paraId="5C87D6FF" w14:textId="77777777" w:rsidR="003B37FF" w:rsidRPr="00D63904" w:rsidRDefault="003B37FF" w:rsidP="00015C9C">
      <w:pPr>
        <w:pStyle w:val="Heading1"/>
        <w:spacing w:before="240" w:after="120" w:line="360" w:lineRule="auto"/>
        <w:ind w:left="431" w:hanging="431"/>
      </w:pPr>
      <w:bookmarkStart w:id="0" w:name="_Toc1738421"/>
      <w:r w:rsidRPr="00D63904">
        <w:t>Background</w:t>
      </w:r>
      <w:bookmarkEnd w:id="0"/>
    </w:p>
    <w:p w14:paraId="624FE673" w14:textId="77777777" w:rsidR="003B37FF" w:rsidRDefault="003B37FF" w:rsidP="00F2257A">
      <w:pPr>
        <w:pStyle w:val="NoSpacing"/>
        <w:rPr>
          <w:b/>
          <w:i/>
        </w:rPr>
      </w:pPr>
    </w:p>
    <w:p w14:paraId="2E48C69C" w14:textId="77777777" w:rsidR="003B37FF" w:rsidRDefault="003B37FF" w:rsidP="00750A68">
      <w:pPr>
        <w:spacing w:line="360" w:lineRule="auto"/>
        <w:ind w:left="397"/>
      </w:pPr>
      <w:r>
        <w:t xml:space="preserve">This is a design report </w:t>
      </w:r>
      <w:r w:rsidR="00750A68">
        <w:t>for</w:t>
      </w:r>
      <w:r>
        <w:t xml:space="preserve"> our proposal to build an interactive device for people generally of age 65+ with limited mobility. The specified requirements that this device should provide are – the support of exercise, reminders to take medicine at correct times, communication of energy use and tips to decrease this, and a mechanism to request a small robot fetch small items of use within the home. </w:t>
      </w:r>
    </w:p>
    <w:p w14:paraId="38F819AD" w14:textId="530B5C96" w:rsidR="00911080" w:rsidRPr="0089361A" w:rsidRDefault="003B37FF" w:rsidP="0089361A">
      <w:pPr>
        <w:spacing w:line="360" w:lineRule="auto"/>
        <w:ind w:left="397"/>
      </w:pPr>
      <w:proofErr w:type="spellStart"/>
      <w:r>
        <w:lastRenderedPageBreak/>
        <w:t>Forlizzi</w:t>
      </w:r>
      <w:proofErr w:type="spellEnd"/>
      <w:r>
        <w:t xml:space="preserve"> and </w:t>
      </w:r>
      <w:proofErr w:type="spellStart"/>
      <w:r>
        <w:t>Battarbee</w:t>
      </w:r>
      <w:proofErr w:type="spellEnd"/>
      <w:r>
        <w:t xml:space="preserve"> (2004) described three types of interactions that could be produced between a user and a product: (1) an interaction which focuses on the product and requires some thinking or cognitive action from the user; (2) an interaction which fits into a user’s routine without interrupting it, termed ‘fluent’; and (3) an interaction which develops a relationship between the user and the product. </w:t>
      </w:r>
      <w:commentRangeStart w:id="1"/>
      <w:r>
        <w:t xml:space="preserve">Our concept for this design attempts to provide an effortless interaction so that the user can proceed with </w:t>
      </w:r>
      <w:r w:rsidR="00A868BA">
        <w:t xml:space="preserve">the </w:t>
      </w:r>
      <w:r>
        <w:t xml:space="preserve">daily </w:t>
      </w:r>
      <w:commentRangeEnd w:id="1"/>
      <w:r w:rsidR="00923EDE">
        <w:rPr>
          <w:rStyle w:val="CommentReference"/>
        </w:rPr>
        <w:commentReference w:id="1"/>
      </w:r>
      <w:r>
        <w:t>tasks</w:t>
      </w:r>
      <w:r w:rsidR="00A868BA">
        <w:t xml:space="preserve"> described above, while useful link to the helpful robot. This has led the design to provide ‘button’ </w:t>
      </w:r>
      <w:r w:rsidR="00A868BA" w:rsidRPr="00923EDE">
        <w:rPr>
          <w:highlight w:val="yellow"/>
        </w:rPr>
        <w:t>icons which depict the function which pressing that ‘button’ will provide</w:t>
      </w:r>
      <w:r w:rsidR="00A868BA">
        <w:t xml:space="preserve">,  </w:t>
      </w:r>
      <w:r w:rsidR="00A868BA" w:rsidRPr="00923EDE">
        <w:rPr>
          <w:highlight w:val="yellow"/>
        </w:rPr>
        <w:t xml:space="preserve">movement through screens both </w:t>
      </w:r>
      <w:commentRangeStart w:id="2"/>
      <w:r w:rsidR="00A868BA" w:rsidRPr="00923EDE">
        <w:rPr>
          <w:highlight w:val="yellow"/>
        </w:rPr>
        <w:t>deepe</w:t>
      </w:r>
      <w:commentRangeEnd w:id="2"/>
      <w:r w:rsidR="00923EDE">
        <w:rPr>
          <w:rStyle w:val="CommentReference"/>
        </w:rPr>
        <w:commentReference w:id="2"/>
      </w:r>
      <w:r w:rsidR="00A868BA" w:rsidRPr="00923EDE">
        <w:rPr>
          <w:highlight w:val="yellow"/>
        </w:rPr>
        <w:t>r and return through use of direction mapping ‘buttons’</w:t>
      </w:r>
      <w:r w:rsidR="00A868BA">
        <w:t xml:space="preserve">, </w:t>
      </w:r>
      <w:commentRangeStart w:id="3"/>
      <w:r w:rsidR="00A868BA" w:rsidRPr="00923EDE">
        <w:rPr>
          <w:highlight w:val="yellow"/>
        </w:rPr>
        <w:t>while allowing changes to the interactive screen options in terms of medicine and exercise</w:t>
      </w:r>
      <w:r w:rsidR="00A868BA">
        <w:t>s.</w:t>
      </w:r>
      <w:commentRangeEnd w:id="3"/>
      <w:r w:rsidR="00923EDE">
        <w:rPr>
          <w:rStyle w:val="CommentReference"/>
        </w:rPr>
        <w:commentReference w:id="3"/>
      </w:r>
      <w:r w:rsidR="00A868BA">
        <w:t xml:space="preserve"> The intention is to make the screen facilities describe themselves to the user so there is no </w:t>
      </w:r>
      <w:commentRangeStart w:id="4"/>
      <w:r w:rsidR="00A868BA">
        <w:t>requirement to puzzle out</w:t>
      </w:r>
      <w:r w:rsidR="008E4B4D">
        <w:t xml:space="preserve"> what can </w:t>
      </w:r>
      <w:commentRangeEnd w:id="4"/>
      <w:r w:rsidR="00923EDE">
        <w:rPr>
          <w:rStyle w:val="CommentReference"/>
        </w:rPr>
        <w:commentReference w:id="4"/>
      </w:r>
      <w:r w:rsidR="008E4B4D">
        <w:t>be done through interaction</w:t>
      </w:r>
      <w:r w:rsidR="00A868BA">
        <w:t xml:space="preserve"> or </w:t>
      </w:r>
      <w:r w:rsidR="008E4B4D">
        <w:t xml:space="preserve">to </w:t>
      </w:r>
      <w:r w:rsidR="00A868BA">
        <w:t>find the manual to know how to use the screens</w:t>
      </w:r>
      <w:r w:rsidR="00923EDE">
        <w:t>. A similar approach was taken to the robotic interaction with the app and the robot working in harmony to guide a user through the interaction</w:t>
      </w:r>
      <w:r w:rsidR="00A868BA">
        <w:t xml:space="preserve">. </w:t>
      </w:r>
      <w:r w:rsidR="00A50A06">
        <w:t xml:space="preserve">App </w:t>
      </w:r>
      <w:r w:rsidR="00911080">
        <w:t>buttons</w:t>
      </w:r>
      <w:r w:rsidR="00A50A06">
        <w:t xml:space="preserve"> are </w:t>
      </w:r>
      <w:r w:rsidR="00911080">
        <w:t>a larger size</w:t>
      </w:r>
      <w:r w:rsidR="00A50A06">
        <w:t xml:space="preserve"> than most apps in circulation</w:t>
      </w:r>
      <w:r w:rsidR="00911080">
        <w:t>, partly to enhance their usability but also to ensure a screen layout with only a few images on it</w:t>
      </w:r>
      <w:r w:rsidR="00A50A06">
        <w:t xml:space="preserve"> to reduce busyness and distraction</w:t>
      </w:r>
      <w:r w:rsidR="00267F2B">
        <w:t xml:space="preserve">; see </w:t>
      </w:r>
      <w:commentRangeStart w:id="5"/>
      <w:r w:rsidR="00267F2B">
        <w:t>Figure 1 below</w:t>
      </w:r>
      <w:r w:rsidR="00911080">
        <w:t xml:space="preserve">. </w:t>
      </w:r>
      <w:commentRangeEnd w:id="5"/>
      <w:r w:rsidR="00923EDE">
        <w:rPr>
          <w:rStyle w:val="CommentReference"/>
        </w:rPr>
        <w:commentReference w:id="5"/>
      </w:r>
    </w:p>
    <w:p w14:paraId="20FDD4DF" w14:textId="77777777" w:rsidR="00911080" w:rsidRDefault="0089361A" w:rsidP="00911080">
      <w:pPr>
        <w:pStyle w:val="Caption"/>
      </w:pPr>
      <w:r w:rsidRPr="00A47B0E">
        <w:rPr>
          <w:i/>
          <w:noProof/>
          <w:lang w:eastAsia="en-GB"/>
        </w:rPr>
        <w:drawing>
          <wp:anchor distT="0" distB="0" distL="114300" distR="114300" simplePos="0" relativeHeight="251653120" behindDoc="0" locked="0" layoutInCell="1" allowOverlap="1" wp14:anchorId="5407D051" wp14:editId="4ACF9D99">
            <wp:simplePos x="0" y="0"/>
            <wp:positionH relativeFrom="column">
              <wp:posOffset>3403600</wp:posOffset>
            </wp:positionH>
            <wp:positionV relativeFrom="paragraph">
              <wp:posOffset>3810</wp:posOffset>
            </wp:positionV>
            <wp:extent cx="2857500" cy="1741805"/>
            <wp:effectExtent l="0" t="0" r="0" b="0"/>
            <wp:wrapSquare wrapText="bothSides"/>
            <wp:docPr id="50"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57500" cy="17418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152E3C8" wp14:editId="53F9369D">
            <wp:extent cx="3219450" cy="174815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19450" cy="1748155"/>
                    </a:xfrm>
                    <a:prstGeom prst="rect">
                      <a:avLst/>
                    </a:prstGeom>
                    <a:noFill/>
                    <a:ln>
                      <a:noFill/>
                    </a:ln>
                  </pic:spPr>
                </pic:pic>
              </a:graphicData>
            </a:graphic>
          </wp:inline>
        </w:drawing>
      </w:r>
    </w:p>
    <w:p w14:paraId="44DC2C61" w14:textId="707F3FF3" w:rsidR="00911080" w:rsidRPr="00A47B0E" w:rsidRDefault="00911080" w:rsidP="00911080">
      <w:pPr>
        <w:pStyle w:val="Caption"/>
        <w:ind w:left="431"/>
        <w:rPr>
          <w:i/>
        </w:rPr>
      </w:pPr>
      <w:r>
        <w:t xml:space="preserve">Figure </w:t>
      </w:r>
      <w:r w:rsidR="000A1E8F">
        <w:fldChar w:fldCharType="begin"/>
      </w:r>
      <w:r w:rsidR="000A1E8F">
        <w:instrText xml:space="preserve"> SEQ Figure \* ARABIC </w:instrText>
      </w:r>
      <w:r w:rsidR="000A1E8F">
        <w:fldChar w:fldCharType="separate"/>
      </w:r>
      <w:r>
        <w:rPr>
          <w:noProof/>
        </w:rPr>
        <w:t>1</w:t>
      </w:r>
      <w:r w:rsidR="000A1E8F">
        <w:rPr>
          <w:noProof/>
        </w:rPr>
        <w:fldChar w:fldCharType="end"/>
      </w:r>
      <w:r>
        <w:t xml:space="preserve"> - A screen comparison to show the relative size of buttons and icons. </w:t>
      </w:r>
      <w:r w:rsidR="00923EDE">
        <w:t>The app design ensure</w:t>
      </w:r>
      <w:r w:rsidR="0089361A">
        <w:t>s</w:t>
      </w:r>
      <w:r w:rsidR="00923EDE">
        <w:t xml:space="preserve"> that buttons </w:t>
      </w:r>
      <w:r w:rsidR="0089361A">
        <w:t xml:space="preserve">are </w:t>
      </w:r>
      <w:r w:rsidR="00923EDE">
        <w:t xml:space="preserve">easy to press and difficult to miss. Unlike the BBC news </w:t>
      </w:r>
      <w:r w:rsidR="0089361A">
        <w:t xml:space="preserve">app </w:t>
      </w:r>
      <w:r w:rsidR="00923EDE">
        <w:t xml:space="preserve">which </w:t>
      </w:r>
      <w:r w:rsidR="0089361A">
        <w:t xml:space="preserve">has smaller buttons which are also difficult to see due to them being the same as the background (see the title bar) </w:t>
      </w:r>
      <w:r>
        <w:t>Both screens have been created the same height and width</w:t>
      </w:r>
      <w:r w:rsidR="0089361A">
        <w:t xml:space="preserve"> </w:t>
      </w:r>
      <w:r>
        <w:t>(BBC, 2019). This is an indicator of how large the icons and buttons</w:t>
      </w:r>
      <w:r w:rsidR="0089361A">
        <w:t xml:space="preserve"> </w:t>
      </w:r>
      <w:r>
        <w:t>for the proposed Interactive design.</w:t>
      </w:r>
      <w:r w:rsidR="00A50A06">
        <w:t xml:space="preserve"> It clearly demonstrates the simplicity and ease of interaction with the main screen opposed to the distraction presented by the BBC.</w:t>
      </w:r>
    </w:p>
    <w:p w14:paraId="4D9F5603" w14:textId="77777777" w:rsidR="00911080" w:rsidRDefault="00911080" w:rsidP="00911080">
      <w:pPr>
        <w:spacing w:line="360" w:lineRule="auto"/>
        <w:ind w:left="1440"/>
      </w:pPr>
    </w:p>
    <w:p w14:paraId="74B38395" w14:textId="77777777" w:rsidR="00D63904" w:rsidRPr="00D63904" w:rsidRDefault="003B37FF" w:rsidP="00015C9C">
      <w:pPr>
        <w:pStyle w:val="Heading1"/>
        <w:spacing w:before="240" w:after="120" w:line="360" w:lineRule="auto"/>
        <w:ind w:left="431" w:hanging="431"/>
      </w:pPr>
      <w:bookmarkStart w:id="6" w:name="_Toc1738422"/>
      <w:r>
        <w:t>Stakeholder and Task Analysi</w:t>
      </w:r>
      <w:r w:rsidR="00D63904">
        <w:t>s</w:t>
      </w:r>
      <w:bookmarkEnd w:id="6"/>
    </w:p>
    <w:p w14:paraId="25CBEACF" w14:textId="77777777" w:rsidR="003B37FF" w:rsidRDefault="003B37FF" w:rsidP="00E95C78">
      <w:pPr>
        <w:spacing w:line="360" w:lineRule="auto"/>
        <w:ind w:left="397"/>
      </w:pPr>
      <w:r>
        <w:t xml:space="preserve">The stakeholders who will be inputting and updating information for this device and who will be interacting through this device include: </w:t>
      </w:r>
    </w:p>
    <w:p w14:paraId="1AFBCE75" w14:textId="77777777" w:rsidR="003B37FF" w:rsidRDefault="003B37FF" w:rsidP="00522A00">
      <w:pPr>
        <w:pStyle w:val="NoSpacing"/>
        <w:numPr>
          <w:ilvl w:val="0"/>
          <w:numId w:val="14"/>
        </w:numPr>
      </w:pPr>
      <w:r>
        <w:t>Individual in home: primary user</w:t>
      </w:r>
    </w:p>
    <w:p w14:paraId="492C2E61" w14:textId="77777777" w:rsidR="003B37FF" w:rsidRDefault="003B37FF" w:rsidP="00522A00">
      <w:pPr>
        <w:pStyle w:val="NoSpacing"/>
        <w:numPr>
          <w:ilvl w:val="0"/>
          <w:numId w:val="14"/>
        </w:numPr>
      </w:pPr>
      <w:r>
        <w:t>Medical staff: doctor, nurse, therapists</w:t>
      </w:r>
    </w:p>
    <w:p w14:paraId="3EFC0AD7" w14:textId="77777777" w:rsidR="003B37FF" w:rsidRDefault="003B37FF" w:rsidP="00522A00">
      <w:pPr>
        <w:pStyle w:val="NoSpacing"/>
        <w:numPr>
          <w:ilvl w:val="0"/>
          <w:numId w:val="14"/>
        </w:numPr>
      </w:pPr>
      <w:r>
        <w:lastRenderedPageBreak/>
        <w:t>Emergency services: ambulance, fire personnel</w:t>
      </w:r>
    </w:p>
    <w:p w14:paraId="6638BE82" w14:textId="77777777" w:rsidR="00066A16" w:rsidRDefault="003B37FF" w:rsidP="00522A00">
      <w:pPr>
        <w:pStyle w:val="NoSpacing"/>
        <w:numPr>
          <w:ilvl w:val="0"/>
          <w:numId w:val="14"/>
        </w:numPr>
      </w:pPr>
      <w:commentRangeStart w:id="7"/>
      <w:r>
        <w:t>Maintenance staff: home, utilities</w:t>
      </w:r>
    </w:p>
    <w:p w14:paraId="29F16A5A" w14:textId="77777777" w:rsidR="003B37FF" w:rsidRDefault="00066A16" w:rsidP="00522A00">
      <w:pPr>
        <w:pStyle w:val="NoSpacing"/>
        <w:numPr>
          <w:ilvl w:val="0"/>
          <w:numId w:val="14"/>
        </w:numPr>
      </w:pPr>
      <w:r>
        <w:t>Maintenance staff:</w:t>
      </w:r>
      <w:r w:rsidR="003B37FF">
        <w:t xml:space="preserve"> robot, interaction system</w:t>
      </w:r>
      <w:commentRangeEnd w:id="7"/>
      <w:r w:rsidR="00A50A06">
        <w:rPr>
          <w:rStyle w:val="CommentReference"/>
        </w:rPr>
        <w:commentReference w:id="7"/>
      </w:r>
    </w:p>
    <w:p w14:paraId="2D89D277" w14:textId="77777777" w:rsidR="00495E25" w:rsidRDefault="00495E25" w:rsidP="00E95C78">
      <w:pPr>
        <w:pStyle w:val="NoSpacing"/>
        <w:spacing w:line="360" w:lineRule="auto"/>
        <w:ind w:left="397"/>
      </w:pPr>
    </w:p>
    <w:p w14:paraId="1B5BFBEB" w14:textId="77777777" w:rsidR="003B37FF" w:rsidRDefault="003B37FF" w:rsidP="00750A68">
      <w:pPr>
        <w:spacing w:line="360" w:lineRule="auto"/>
        <w:ind w:left="397"/>
      </w:pPr>
      <w:r>
        <w:t>The location in which this device will be used:</w:t>
      </w:r>
    </w:p>
    <w:p w14:paraId="32DC344C" w14:textId="2BB8BEA8" w:rsidR="003B37FF" w:rsidRDefault="003B37FF" w:rsidP="003B37FF">
      <w:pPr>
        <w:pStyle w:val="NoSpacing"/>
        <w:numPr>
          <w:ilvl w:val="0"/>
          <w:numId w:val="11"/>
        </w:numPr>
      </w:pPr>
      <w:r>
        <w:t>Primary use within home which has smart</w:t>
      </w:r>
      <w:r w:rsidR="00A50A06">
        <w:t xml:space="preserve"> </w:t>
      </w:r>
      <w:r>
        <w:t>device monitoring of energy use</w:t>
      </w:r>
    </w:p>
    <w:p w14:paraId="44CF1DDA" w14:textId="77777777" w:rsidR="003B37FF" w:rsidRDefault="003B37FF" w:rsidP="003B37FF">
      <w:pPr>
        <w:pStyle w:val="NoSpacing"/>
        <w:numPr>
          <w:ilvl w:val="0"/>
          <w:numId w:val="11"/>
        </w:numPr>
      </w:pPr>
      <w:r>
        <w:t>Secondary use within medical offices of doctor, nurse, and variety of therapist locations</w:t>
      </w:r>
    </w:p>
    <w:p w14:paraId="58B910A8" w14:textId="77777777" w:rsidR="00071BB6" w:rsidRDefault="00071BB6" w:rsidP="00071BB6">
      <w:pPr>
        <w:pStyle w:val="NoSpacing"/>
        <w:ind w:left="1080"/>
      </w:pPr>
    </w:p>
    <w:p w14:paraId="4EC0DC6A" w14:textId="410C5D5A" w:rsidR="00C13D92" w:rsidRDefault="00C13D92" w:rsidP="00750A68">
      <w:pPr>
        <w:spacing w:line="360" w:lineRule="auto"/>
        <w:ind w:left="397"/>
      </w:pPr>
      <w:r>
        <w:t xml:space="preserve">It is expected that the device may need </w:t>
      </w:r>
      <w:commentRangeStart w:id="8"/>
      <w:r>
        <w:t xml:space="preserve">knowledgeable updates </w:t>
      </w:r>
      <w:commentRangeEnd w:id="8"/>
      <w:r w:rsidR="00A50A06">
        <w:rPr>
          <w:rStyle w:val="CommentReference"/>
        </w:rPr>
        <w:commentReference w:id="8"/>
      </w:r>
      <w:r>
        <w:t>from such individuals as the doctor or nurse who can make medication changes and a therapist who may have new exercises to propose that the user should attempt for continued physical improvement.</w:t>
      </w:r>
    </w:p>
    <w:p w14:paraId="12661665" w14:textId="2806CD45" w:rsidR="00A50A06" w:rsidRDefault="00A50A06" w:rsidP="00750A68">
      <w:pPr>
        <w:spacing w:line="360" w:lineRule="auto"/>
        <w:ind w:left="397"/>
      </w:pPr>
      <w:r w:rsidRPr="00A50A06">
        <w:rPr>
          <w:highlight w:val="yellow"/>
        </w:rPr>
        <w:t>The medication functionality has been designed with the hope of a medical member of staff working in conjunction with the user to update the details of a users’ medication. In the same manner the exercise area could be updated in conjunction with a physiotherapist who may recommend new activities.</w:t>
      </w:r>
      <w:r>
        <w:t xml:space="preserve"> </w:t>
      </w:r>
    </w:p>
    <w:p w14:paraId="57D4B11D" w14:textId="77777777" w:rsidR="003B37FF" w:rsidRPr="007E3DF2" w:rsidRDefault="003B37FF" w:rsidP="00750A68">
      <w:pPr>
        <w:spacing w:line="360" w:lineRule="auto"/>
        <w:ind w:left="397"/>
      </w:pPr>
      <w:r>
        <w:t>The details of the personae for whom the interaction device has been designed ap</w:t>
      </w:r>
      <w:r w:rsidR="00CE146E">
        <w:t xml:space="preserve">pear in the Appendix as </w:t>
      </w:r>
      <w:r w:rsidR="00CE146E">
        <w:fldChar w:fldCharType="begin"/>
      </w:r>
      <w:r w:rsidR="00CE146E">
        <w:instrText xml:space="preserve"> REF _Ref442604 \r \h </w:instrText>
      </w:r>
      <w:r w:rsidR="00CE146E">
        <w:fldChar w:fldCharType="separate"/>
      </w:r>
      <w:r w:rsidR="00CE146E">
        <w:t>6.2</w:t>
      </w:r>
      <w:r w:rsidR="00CE146E">
        <w:fldChar w:fldCharType="end"/>
      </w:r>
      <w:r w:rsidR="00CE146E">
        <w:t xml:space="preserve"> Personae</w:t>
      </w:r>
      <w:r>
        <w:t>.</w:t>
      </w:r>
      <w:r w:rsidR="00FB1EFF">
        <w:t xml:space="preserve"> </w:t>
      </w:r>
    </w:p>
    <w:p w14:paraId="159B80E0" w14:textId="77777777" w:rsidR="00C13D92" w:rsidRDefault="00F2257A" w:rsidP="00071BB6">
      <w:pPr>
        <w:pStyle w:val="Heading1"/>
        <w:spacing w:before="240" w:after="120" w:line="360" w:lineRule="auto"/>
        <w:ind w:left="431" w:hanging="431"/>
      </w:pPr>
      <w:bookmarkStart w:id="9" w:name="_Toc1738423"/>
      <w:r>
        <w:t>Requirements Analysis</w:t>
      </w:r>
      <w:bookmarkEnd w:id="9"/>
    </w:p>
    <w:p w14:paraId="09ABD4F7" w14:textId="3A1E699B" w:rsidR="00CE29C6" w:rsidRPr="00CA3ED3" w:rsidRDefault="00071BB6" w:rsidP="00750A68">
      <w:pPr>
        <w:spacing w:line="360" w:lineRule="auto"/>
        <w:ind w:left="397"/>
      </w:pPr>
      <w:r>
        <w:t xml:space="preserve">Given the requirements listed in the Coursework specification </w:t>
      </w:r>
      <w:r w:rsidR="00750A68">
        <w:t>–</w:t>
      </w:r>
      <w:r>
        <w:t xml:space="preserve"> </w:t>
      </w:r>
      <w:r w:rsidR="00750A68">
        <w:t xml:space="preserve">a </w:t>
      </w:r>
      <w:r>
        <w:t xml:space="preserve">mechanism to undertake </w:t>
      </w:r>
      <w:r w:rsidRPr="00CA3ED3">
        <w:t>exercise, reminders to take medication on time, information on home energy use with tips to minimise when desired, and a home robot to fetch items</w:t>
      </w:r>
      <w:r w:rsidR="00A50A06">
        <w:t xml:space="preserve">. </w:t>
      </w:r>
      <w:commentRangeStart w:id="10"/>
      <w:r w:rsidR="00A50A06">
        <w:t xml:space="preserve">The </w:t>
      </w:r>
      <w:r w:rsidR="00185412">
        <w:t xml:space="preserve">requirements </w:t>
      </w:r>
      <w:r w:rsidR="00F41B5A">
        <w:t xml:space="preserve">were extended </w:t>
      </w:r>
      <w:r w:rsidR="00185412">
        <w:t xml:space="preserve">to support </w:t>
      </w:r>
      <w:r w:rsidR="00F41B5A">
        <w:t>interaction with medical staff as the group believed this would be a useful addition</w:t>
      </w:r>
      <w:commentRangeEnd w:id="10"/>
      <w:r w:rsidR="00F41B5A">
        <w:rPr>
          <w:rStyle w:val="CommentReference"/>
        </w:rPr>
        <w:commentReference w:id="10"/>
      </w:r>
      <w:r w:rsidR="00F41B5A">
        <w:t xml:space="preserve">. </w:t>
      </w:r>
      <w:r w:rsidR="00C471CE">
        <w:t>The system of interactive screens was</w:t>
      </w:r>
      <w:r w:rsidR="00CE29C6" w:rsidRPr="00CA3ED3">
        <w:t xml:space="preserve"> expanded with additional ‘supporting’ screens </w:t>
      </w:r>
      <w:r w:rsidR="00C471CE">
        <w:t>to give the user</w:t>
      </w:r>
      <w:r w:rsidR="00CE29C6" w:rsidRPr="00CA3ED3">
        <w:t xml:space="preserve"> a </w:t>
      </w:r>
      <w:r w:rsidR="00C471CE">
        <w:t>unified and complete set of interactive opportunities to benefit their lives despite mobility and health issues</w:t>
      </w:r>
      <w:r w:rsidR="00CE29C6" w:rsidRPr="00CA3ED3">
        <w:t>. Thus, the system is structured as:</w:t>
      </w:r>
    </w:p>
    <w:p w14:paraId="2015B510" w14:textId="77777777" w:rsidR="000D1F1D" w:rsidRDefault="00CE29C6" w:rsidP="00CE29C6">
      <w:pPr>
        <w:pStyle w:val="NoSpacing"/>
        <w:numPr>
          <w:ilvl w:val="0"/>
          <w:numId w:val="13"/>
        </w:numPr>
      </w:pPr>
      <w:r>
        <w:t>Log-in Screen</w:t>
      </w:r>
      <w:r w:rsidR="00073740">
        <w:t xml:space="preserve"> </w:t>
      </w:r>
    </w:p>
    <w:p w14:paraId="7BCFFC87" w14:textId="77777777" w:rsidR="00CE29C6" w:rsidRDefault="00CE29C6" w:rsidP="00CE29C6">
      <w:pPr>
        <w:pStyle w:val="NoSpacing"/>
        <w:numPr>
          <w:ilvl w:val="0"/>
          <w:numId w:val="13"/>
        </w:numPr>
      </w:pPr>
      <w:r>
        <w:t>‘Home’ Screen</w:t>
      </w:r>
      <w:r w:rsidR="00FB1EFF">
        <w:t xml:space="preserve"> </w:t>
      </w:r>
    </w:p>
    <w:p w14:paraId="7517BF73" w14:textId="77777777" w:rsidR="00CE29C6" w:rsidRDefault="00CE29C6" w:rsidP="00CE29C6">
      <w:pPr>
        <w:pStyle w:val="NoSpacing"/>
        <w:numPr>
          <w:ilvl w:val="1"/>
          <w:numId w:val="13"/>
        </w:numPr>
      </w:pPr>
      <w:r>
        <w:t>Medic</w:t>
      </w:r>
      <w:r w:rsidR="00185412">
        <w:t>ation</w:t>
      </w:r>
    </w:p>
    <w:p w14:paraId="2B189B16" w14:textId="77777777" w:rsidR="00CE29C6" w:rsidRDefault="00CE29C6" w:rsidP="00CE29C6">
      <w:pPr>
        <w:pStyle w:val="NoSpacing"/>
        <w:numPr>
          <w:ilvl w:val="2"/>
          <w:numId w:val="13"/>
        </w:numPr>
      </w:pPr>
      <w:r>
        <w:t>Medication Taken</w:t>
      </w:r>
    </w:p>
    <w:p w14:paraId="6A025BA7" w14:textId="77777777" w:rsidR="00CE29C6" w:rsidRDefault="00CE29C6" w:rsidP="00185412">
      <w:pPr>
        <w:pStyle w:val="NoSpacing"/>
        <w:numPr>
          <w:ilvl w:val="3"/>
          <w:numId w:val="13"/>
        </w:numPr>
      </w:pPr>
      <w:r>
        <w:t>Add Medication</w:t>
      </w:r>
    </w:p>
    <w:p w14:paraId="77830C80" w14:textId="77777777" w:rsidR="00CE29C6" w:rsidRDefault="00CE29C6" w:rsidP="00185412">
      <w:pPr>
        <w:pStyle w:val="NoSpacing"/>
        <w:numPr>
          <w:ilvl w:val="3"/>
          <w:numId w:val="13"/>
        </w:numPr>
      </w:pPr>
      <w:r>
        <w:t>Medication - Details</w:t>
      </w:r>
    </w:p>
    <w:p w14:paraId="79838DD9" w14:textId="77777777" w:rsidR="00CE29C6" w:rsidRDefault="00CE29C6" w:rsidP="00CE29C6">
      <w:pPr>
        <w:pStyle w:val="NoSpacing"/>
        <w:numPr>
          <w:ilvl w:val="1"/>
          <w:numId w:val="13"/>
        </w:numPr>
      </w:pPr>
      <w:r>
        <w:t>Home Energy</w:t>
      </w:r>
    </w:p>
    <w:p w14:paraId="46E5A7B5" w14:textId="77777777" w:rsidR="00CE29C6" w:rsidRDefault="00CE29C6" w:rsidP="00CE29C6">
      <w:pPr>
        <w:pStyle w:val="NoSpacing"/>
        <w:numPr>
          <w:ilvl w:val="2"/>
          <w:numId w:val="13"/>
        </w:numPr>
      </w:pPr>
      <w:r>
        <w:t>Weekly Energy Usage Chart</w:t>
      </w:r>
    </w:p>
    <w:p w14:paraId="735F978D" w14:textId="77777777" w:rsidR="00CE29C6" w:rsidRDefault="00CE29C6" w:rsidP="00CE29C6">
      <w:pPr>
        <w:pStyle w:val="NoSpacing"/>
        <w:numPr>
          <w:ilvl w:val="3"/>
          <w:numId w:val="13"/>
        </w:numPr>
      </w:pPr>
      <w:r>
        <w:t>Energy</w:t>
      </w:r>
      <w:r w:rsidR="00CA3ED3">
        <w:t xml:space="preserve"> in Use Now</w:t>
      </w:r>
    </w:p>
    <w:p w14:paraId="35460365" w14:textId="77777777" w:rsidR="00CA3ED3" w:rsidRDefault="00CA3ED3" w:rsidP="00CE29C6">
      <w:pPr>
        <w:pStyle w:val="NoSpacing"/>
        <w:numPr>
          <w:ilvl w:val="3"/>
          <w:numId w:val="13"/>
        </w:numPr>
      </w:pPr>
      <w:r>
        <w:t>Add Smart Appliances</w:t>
      </w:r>
    </w:p>
    <w:p w14:paraId="59FD073E" w14:textId="77777777" w:rsidR="00CE29C6" w:rsidRDefault="00CE29C6" w:rsidP="00CE29C6">
      <w:pPr>
        <w:pStyle w:val="NoSpacing"/>
        <w:numPr>
          <w:ilvl w:val="1"/>
          <w:numId w:val="13"/>
        </w:numPr>
      </w:pPr>
      <w:r>
        <w:t>Exercise</w:t>
      </w:r>
    </w:p>
    <w:p w14:paraId="5B0BAF49" w14:textId="77777777" w:rsidR="00CA3ED3" w:rsidRDefault="00CA3ED3" w:rsidP="00CA3ED3">
      <w:pPr>
        <w:pStyle w:val="NoSpacing"/>
        <w:numPr>
          <w:ilvl w:val="2"/>
          <w:numId w:val="13"/>
        </w:numPr>
      </w:pPr>
      <w:r>
        <w:t xml:space="preserve">Available Exercises </w:t>
      </w:r>
    </w:p>
    <w:p w14:paraId="6A507496" w14:textId="77777777" w:rsidR="00CA3ED3" w:rsidRDefault="00CA3ED3" w:rsidP="00CA3ED3">
      <w:pPr>
        <w:pStyle w:val="NoSpacing"/>
        <w:numPr>
          <w:ilvl w:val="3"/>
          <w:numId w:val="13"/>
        </w:numPr>
      </w:pPr>
      <w:r>
        <w:lastRenderedPageBreak/>
        <w:t>Exercise Run-Through</w:t>
      </w:r>
    </w:p>
    <w:p w14:paraId="2B957C01" w14:textId="77777777" w:rsidR="00CA3ED3" w:rsidRDefault="00CA3ED3" w:rsidP="00CA3ED3">
      <w:pPr>
        <w:pStyle w:val="NoSpacing"/>
        <w:numPr>
          <w:ilvl w:val="2"/>
          <w:numId w:val="13"/>
        </w:numPr>
      </w:pPr>
      <w:r>
        <w:t>Add Exercises</w:t>
      </w:r>
    </w:p>
    <w:p w14:paraId="20C30037" w14:textId="77777777" w:rsidR="00CE29C6" w:rsidRDefault="00CE29C6" w:rsidP="00CE29C6">
      <w:pPr>
        <w:pStyle w:val="NoSpacing"/>
        <w:numPr>
          <w:ilvl w:val="1"/>
          <w:numId w:val="13"/>
        </w:numPr>
      </w:pPr>
      <w:r>
        <w:t>Robot</w:t>
      </w:r>
    </w:p>
    <w:p w14:paraId="73EC0D40" w14:textId="77777777" w:rsidR="00CA3ED3" w:rsidRDefault="00CA3ED3" w:rsidP="00CA3ED3">
      <w:pPr>
        <w:pStyle w:val="NoSpacing"/>
        <w:numPr>
          <w:ilvl w:val="2"/>
          <w:numId w:val="13"/>
        </w:numPr>
      </w:pPr>
      <w:r>
        <w:t>Ask robot to bring item</w:t>
      </w:r>
    </w:p>
    <w:p w14:paraId="41C55732" w14:textId="77777777" w:rsidR="00CA3ED3" w:rsidRDefault="00CA3ED3" w:rsidP="00CA3ED3">
      <w:pPr>
        <w:pStyle w:val="NoSpacing"/>
        <w:numPr>
          <w:ilvl w:val="0"/>
          <w:numId w:val="13"/>
        </w:numPr>
      </w:pPr>
      <w:r>
        <w:t>Settings Screen</w:t>
      </w:r>
    </w:p>
    <w:p w14:paraId="4AAEF83F" w14:textId="77777777" w:rsidR="00E717E8" w:rsidRDefault="00E717E8" w:rsidP="00E717E8">
      <w:pPr>
        <w:pStyle w:val="NoSpacing"/>
        <w:ind w:left="432"/>
      </w:pPr>
    </w:p>
    <w:p w14:paraId="20041532" w14:textId="77777777" w:rsidR="00F41B5A" w:rsidRDefault="008E4B4D" w:rsidP="00E717E8">
      <w:pPr>
        <w:spacing w:line="360" w:lineRule="auto"/>
        <w:ind w:left="431"/>
        <w:rPr>
          <w:ins w:id="11" w:author="Gordon Rennie" w:date="2019-02-23T14:56:00Z"/>
        </w:rPr>
      </w:pPr>
      <w:r>
        <w:t>Simplicity and consistency were</w:t>
      </w:r>
      <w:r w:rsidR="00E717E8">
        <w:t xml:space="preserve"> key concept</w:t>
      </w:r>
      <w:r>
        <w:t xml:space="preserve">s </w:t>
      </w:r>
      <w:r w:rsidR="00F41B5A">
        <w:t xml:space="preserve">during the </w:t>
      </w:r>
      <w:r w:rsidR="00E717E8">
        <w:t xml:space="preserve">design </w:t>
      </w:r>
      <w:r w:rsidR="00F41B5A">
        <w:t xml:space="preserve">process. </w:t>
      </w:r>
      <w:r w:rsidR="00E717E8">
        <w:t>For this reason</w:t>
      </w:r>
      <w:r w:rsidR="00F41B5A">
        <w:t>,</w:t>
      </w:r>
      <w:r w:rsidR="00E717E8">
        <w:t xml:space="preserve"> the </w:t>
      </w:r>
      <w:r w:rsidR="00C471CE">
        <w:t>screens were</w:t>
      </w:r>
      <w:r w:rsidR="00E717E8">
        <w:t xml:space="preserve"> designed to convey as much information about the function of the application with as little text as possible. </w:t>
      </w:r>
      <w:r w:rsidR="00F41B5A">
        <w:t xml:space="preserve">As mentioned above </w:t>
      </w:r>
      <w:r w:rsidR="00C471CE">
        <w:t>l</w:t>
      </w:r>
      <w:r w:rsidR="00E717E8">
        <w:t>arge buttons with a 3</w:t>
      </w:r>
      <w:r w:rsidR="00F41B5A">
        <w:t>D</w:t>
      </w:r>
      <w:r w:rsidR="00E717E8">
        <w:t xml:space="preserve"> effect have been used throughout the application to make it clear what can be pressed. </w:t>
      </w:r>
      <w:proofErr w:type="spellStart"/>
      <w:r w:rsidR="00E717E8">
        <w:t>Isakovic</w:t>
      </w:r>
      <w:proofErr w:type="spellEnd"/>
      <w:r w:rsidR="00E717E8">
        <w:t xml:space="preserve"> </w:t>
      </w:r>
      <w:r w:rsidR="00E717E8" w:rsidRPr="00CA3ED3">
        <w:rPr>
          <w:i/>
        </w:rPr>
        <w:t>et al.</w:t>
      </w:r>
      <w:r w:rsidR="00E717E8">
        <w:t xml:space="preserve"> (2016) utilized a questionnaire to consider some design criteria which included use of buttons which relied on simple images to convey their purpose. </w:t>
      </w:r>
      <w:r>
        <w:t xml:space="preserve">Our </w:t>
      </w:r>
      <w:r w:rsidR="00C471CE">
        <w:t>design utilizes</w:t>
      </w:r>
      <w:r>
        <w:t xml:space="preserve"> </w:t>
      </w:r>
      <w:r w:rsidR="00C471CE">
        <w:t>these criteria</w:t>
      </w:r>
      <w:r>
        <w:t xml:space="preserve"> to communicate the functional area on the face of each button. Furthermore, </w:t>
      </w:r>
      <w:proofErr w:type="spellStart"/>
      <w:r>
        <w:t>Iskovic</w:t>
      </w:r>
      <w:proofErr w:type="spellEnd"/>
      <w:r>
        <w:t xml:space="preserve"> </w:t>
      </w:r>
      <w:r>
        <w:rPr>
          <w:i/>
        </w:rPr>
        <w:t>et al</w:t>
      </w:r>
      <w:r>
        <w:t>. (2016)</w:t>
      </w:r>
      <w:r w:rsidR="00E717E8">
        <w:t xml:space="preserve"> chose colours which </w:t>
      </w:r>
      <w:commentRangeStart w:id="12"/>
      <w:r w:rsidR="00E717E8">
        <w:t xml:space="preserve">were muted </w:t>
      </w:r>
      <w:commentRangeEnd w:id="12"/>
      <w:r w:rsidR="00F41B5A">
        <w:rPr>
          <w:rStyle w:val="CommentReference"/>
        </w:rPr>
        <w:commentReference w:id="12"/>
      </w:r>
      <w:r w:rsidR="00E717E8">
        <w:t xml:space="preserve">and </w:t>
      </w:r>
      <w:commentRangeStart w:id="13"/>
      <w:r w:rsidR="00F41B5A">
        <w:t xml:space="preserve">restricted the functionality of each screen </w:t>
      </w:r>
      <w:commentRangeEnd w:id="13"/>
      <w:r w:rsidR="00F41B5A">
        <w:rPr>
          <w:rStyle w:val="CommentReference"/>
        </w:rPr>
        <w:commentReference w:id="13"/>
      </w:r>
      <w:r w:rsidR="00E717E8">
        <w:t>in their design of an interactive device for older diabetics.</w:t>
      </w:r>
      <w:r w:rsidR="00F41B5A">
        <w:t xml:space="preserve"> </w:t>
      </w:r>
      <w:commentRangeStart w:id="14"/>
      <w:r w:rsidR="00F41B5A">
        <w:t xml:space="preserve">Our app follows this structure. </w:t>
      </w:r>
      <w:commentRangeEnd w:id="14"/>
      <w:r w:rsidR="00F41B5A">
        <w:rPr>
          <w:rStyle w:val="CommentReference"/>
        </w:rPr>
        <w:commentReference w:id="14"/>
      </w:r>
    </w:p>
    <w:p w14:paraId="357675FC" w14:textId="0115C2CF" w:rsidR="00E717E8" w:rsidRDefault="00E717E8" w:rsidP="00E717E8">
      <w:pPr>
        <w:spacing w:line="360" w:lineRule="auto"/>
        <w:ind w:left="431"/>
      </w:pPr>
      <w:r>
        <w:t xml:space="preserve">The UK Government has provided </w:t>
      </w:r>
      <w:r w:rsidR="008E4B4D">
        <w:t>additional</w:t>
      </w:r>
      <w:r>
        <w:t xml:space="preserve"> design </w:t>
      </w:r>
      <w:r w:rsidR="00F41B5A">
        <w:t xml:space="preserve">advice </w:t>
      </w:r>
      <w:r>
        <w:t xml:space="preserve">for all services </w:t>
      </w:r>
      <w:r w:rsidR="00F41B5A">
        <w:t xml:space="preserve">with </w:t>
      </w:r>
      <w:r>
        <w:t>disabl</w:t>
      </w:r>
      <w:r w:rsidR="00F41B5A">
        <w:t xml:space="preserve">ed users </w:t>
      </w:r>
      <w:r>
        <w:t xml:space="preserve">(Pun, 2016). </w:t>
      </w:r>
      <w:commentRangeStart w:id="15"/>
      <w:r>
        <w:t xml:space="preserve">The </w:t>
      </w:r>
      <w:r w:rsidRPr="00F41B5A">
        <w:rPr>
          <w:highlight w:val="yellow"/>
        </w:rPr>
        <w:t>poster</w:t>
      </w:r>
      <w:r>
        <w:t xml:space="preserve"> de</w:t>
      </w:r>
      <w:commentRangeEnd w:id="15"/>
      <w:r w:rsidR="00F41B5A">
        <w:rPr>
          <w:rStyle w:val="CommentReference"/>
        </w:rPr>
        <w:commentReference w:id="15"/>
      </w:r>
      <w:r>
        <w:t xml:space="preserve">signed </w:t>
      </w:r>
      <w:r w:rsidR="00C471CE">
        <w:t xml:space="preserve">for </w:t>
      </w:r>
      <w:r>
        <w:t>people who have limited mo</w:t>
      </w:r>
      <w:ins w:id="16" w:author="Gordon Rennie" w:date="2019-02-23T14:56:00Z">
        <w:r w:rsidR="00F41B5A">
          <w:t>b</w:t>
        </w:r>
      </w:ins>
      <w:del w:id="17" w:author="Gordon Rennie" w:date="2019-02-23T14:56:00Z">
        <w:r w:rsidDel="00F41B5A">
          <w:delText>b</w:delText>
        </w:r>
      </w:del>
      <w:r>
        <w:t>ility included a requirement for screen elements to have a large space around them while not crowding interactions</w:t>
      </w:r>
      <w:r w:rsidR="008E4B4D">
        <w:t xml:space="preserve"> and to utilise consistent layouts</w:t>
      </w:r>
      <w:r>
        <w:t xml:space="preserve">. </w:t>
      </w:r>
      <w:r w:rsidR="008E4B4D">
        <w:t xml:space="preserve">This advice has been </w:t>
      </w:r>
      <w:r>
        <w:t>implemented in our design.</w:t>
      </w:r>
      <w:r w:rsidR="008E4B4D">
        <w:t xml:space="preserve"> Consistency is achieved</w:t>
      </w:r>
      <w:r w:rsidR="00C471CE">
        <w:t xml:space="preserve"> through</w:t>
      </w:r>
      <w:r w:rsidR="008E4B4D">
        <w:t xml:space="preserve"> use of the same basic layout for our screens, with the time shown in the top right corner, a back button if applicable in the lower left corner, settings / edit in the lower right corner and the main features in the middle of the screen.</w:t>
      </w:r>
    </w:p>
    <w:p w14:paraId="1C990A02" w14:textId="77777777" w:rsidR="00E717E8" w:rsidRDefault="00F2257A" w:rsidP="00E717E8">
      <w:pPr>
        <w:pStyle w:val="Heading1"/>
        <w:spacing w:before="240" w:after="120" w:line="360" w:lineRule="auto"/>
        <w:ind w:left="431" w:hanging="431"/>
      </w:pPr>
      <w:bookmarkStart w:id="18" w:name="_Toc1738424"/>
      <w:r>
        <w:t>Storyboard Design</w:t>
      </w:r>
      <w:bookmarkEnd w:id="18"/>
    </w:p>
    <w:p w14:paraId="3621B0D0" w14:textId="77777777" w:rsidR="00397025" w:rsidRDefault="00E717E8" w:rsidP="006739A8">
      <w:pPr>
        <w:spacing w:line="360" w:lineRule="auto"/>
        <w:ind w:left="397"/>
      </w:pPr>
      <w:r>
        <w:t>The design as proposed for the presentation on 1</w:t>
      </w:r>
      <w:r w:rsidRPr="00E717E8">
        <w:rPr>
          <w:vertAlign w:val="superscript"/>
        </w:rPr>
        <w:t>st</w:t>
      </w:r>
      <w:r>
        <w:t xml:space="preserve"> February 2019 is shown in the Appendix, as </w:t>
      </w:r>
      <w:r>
        <w:fldChar w:fldCharType="begin"/>
      </w:r>
      <w:r>
        <w:instrText xml:space="preserve"> REF _Ref1546011 \r \h </w:instrText>
      </w:r>
      <w:r>
        <w:fldChar w:fldCharType="separate"/>
      </w:r>
      <w:r>
        <w:t>6.4</w:t>
      </w:r>
      <w:r>
        <w:fldChar w:fldCharType="end"/>
      </w:r>
      <w:r>
        <w:t xml:space="preserve"> Proposed Design for 1</w:t>
      </w:r>
      <w:r w:rsidRPr="00E717E8">
        <w:rPr>
          <w:vertAlign w:val="superscript"/>
        </w:rPr>
        <w:t>st</w:t>
      </w:r>
      <w:r>
        <w:t xml:space="preserve"> Februar</w:t>
      </w:r>
      <w:commentRangeStart w:id="19"/>
      <w:r>
        <w:t>y Presentation</w:t>
      </w:r>
      <w:commentRangeEnd w:id="19"/>
      <w:r w:rsidR="00F41B5A">
        <w:rPr>
          <w:rStyle w:val="CommentReference"/>
        </w:rPr>
        <w:commentReference w:id="19"/>
      </w:r>
      <w:r>
        <w:t xml:space="preserve">. A number of alterations were made on the basis of the feedback received from the presentation and also </w:t>
      </w:r>
      <w:r w:rsidR="00D062CB">
        <w:t xml:space="preserve">on subsequent </w:t>
      </w:r>
      <w:r>
        <w:t>lecture material</w:t>
      </w:r>
      <w:r w:rsidR="006739A8">
        <w:t xml:space="preserve">. </w:t>
      </w:r>
    </w:p>
    <w:p w14:paraId="6D0B2656" w14:textId="379E245B" w:rsidR="00F41B5A" w:rsidRDefault="00F41B5A" w:rsidP="006739A8">
      <w:pPr>
        <w:spacing w:line="360" w:lineRule="auto"/>
        <w:ind w:left="397"/>
      </w:pPr>
      <w:r>
        <w:t>Alterations due to feedback:</w:t>
      </w:r>
    </w:p>
    <w:p w14:paraId="0E1753AA" w14:textId="77777777" w:rsidR="00EE41E4" w:rsidRDefault="00F41B5A" w:rsidP="00F41B5A">
      <w:pPr>
        <w:pStyle w:val="ListParagraph"/>
        <w:numPr>
          <w:ilvl w:val="0"/>
          <w:numId w:val="32"/>
        </w:numPr>
        <w:spacing w:line="360" w:lineRule="auto"/>
      </w:pPr>
      <w:r>
        <w:t xml:space="preserve">The design </w:t>
      </w:r>
      <w:r w:rsidR="006739A8">
        <w:t xml:space="preserve">did not notify the user when a designated time to take a medicine had been missed.  </w:t>
      </w:r>
      <w:r w:rsidR="00EE41E4">
        <w:t xml:space="preserve">The medication button on the home page now </w:t>
      </w:r>
      <w:r w:rsidR="006739A8">
        <w:t xml:space="preserve">flashes if it is time to take a prescribed medication. </w:t>
      </w:r>
    </w:p>
    <w:p w14:paraId="5B3F0646" w14:textId="12B85376" w:rsidR="00EE41E4" w:rsidRDefault="00EE41E4" w:rsidP="0029742D">
      <w:pPr>
        <w:pStyle w:val="ListParagraph"/>
        <w:numPr>
          <w:ilvl w:val="0"/>
          <w:numId w:val="32"/>
        </w:numPr>
        <w:spacing w:line="360" w:lineRule="auto"/>
        <w:ind w:left="397"/>
      </w:pPr>
      <w:r>
        <w:t xml:space="preserve">The </w:t>
      </w:r>
      <w:r w:rsidR="006739A8">
        <w:t>design for exercises did not provid</w:t>
      </w:r>
      <w:r>
        <w:t xml:space="preserve">e </w:t>
      </w:r>
      <w:r w:rsidR="006739A8">
        <w:t>motivation for the user to engage in exercise</w:t>
      </w:r>
      <w:r>
        <w:t xml:space="preserve"> (as per the original specification). Additional </w:t>
      </w:r>
      <w:r w:rsidR="006739A8">
        <w:t>research was conducted to pinpoint ways in which our personae – elderly people with limited mobility – might be motivated. One observation found in several websites is that people will tend to do an activity or exercise if it</w:t>
      </w:r>
      <w:r w:rsidR="00D062CB">
        <w:t xml:space="preserve"> is</w:t>
      </w:r>
      <w:r w:rsidR="006739A8">
        <w:t xml:space="preserve"> something they enjoy </w:t>
      </w:r>
      <w:r w:rsidR="006739A8">
        <w:lastRenderedPageBreak/>
        <w:t xml:space="preserve">(Baylor Scott &amp; White Health, 2012; Myers, 2015). Two sports highlighted by Myers (2015) </w:t>
      </w:r>
      <w:r w:rsidR="00D062CB">
        <w:t xml:space="preserve">as </w:t>
      </w:r>
      <w:r w:rsidR="006739A8">
        <w:t>enjoyed by older people are golf and bowling. These sports</w:t>
      </w:r>
      <w:r w:rsidR="00D062CB">
        <w:t>, bowling and golf,</w:t>
      </w:r>
      <w:r w:rsidR="006739A8">
        <w:t xml:space="preserve"> were </w:t>
      </w:r>
      <w:r w:rsidR="00D062CB">
        <w:t>added</w:t>
      </w:r>
      <w:r>
        <w:t xml:space="preserve">. All </w:t>
      </w:r>
      <w:r w:rsidR="006739A8">
        <w:t xml:space="preserve">exercises make use of </w:t>
      </w:r>
      <w:r>
        <w:t xml:space="preserve">tracking sensors through which the app gives feedback for good-form. Congratulating users when they achieve the exercises. </w:t>
      </w:r>
    </w:p>
    <w:p w14:paraId="245D0F63" w14:textId="77777777" w:rsidR="006E1873" w:rsidRDefault="00EE41E4" w:rsidP="006E1873">
      <w:pPr>
        <w:pStyle w:val="ListParagraph"/>
        <w:numPr>
          <w:ilvl w:val="0"/>
          <w:numId w:val="32"/>
        </w:numPr>
        <w:spacing w:line="360" w:lineRule="auto"/>
        <w:ind w:left="397"/>
      </w:pPr>
      <w:r>
        <w:t xml:space="preserve">The </w:t>
      </w:r>
      <w:r w:rsidR="005644E4">
        <w:t xml:space="preserve">design </w:t>
      </w:r>
      <w:r>
        <w:t xml:space="preserve">of the </w:t>
      </w:r>
      <w:r w:rsidR="005644E4">
        <w:t xml:space="preserve">energy screen did not </w:t>
      </w:r>
      <w:proofErr w:type="gramStart"/>
      <w:r w:rsidR="005644E4">
        <w:t>encourage</w:t>
      </w:r>
      <w:proofErr w:type="gramEnd"/>
      <w:r w:rsidR="005644E4">
        <w:t xml:space="preserve"> engagement</w:t>
      </w:r>
      <w:r>
        <w:t>.</w:t>
      </w:r>
      <w:r w:rsidR="005644E4">
        <w:t xml:space="preserve"> </w:t>
      </w:r>
      <w:r>
        <w:t xml:space="preserve">The </w:t>
      </w:r>
      <w:r w:rsidR="005644E4">
        <w:t xml:space="preserve">screens did not contain an indication of daily usage which might be a motivation to interact with the energy displays. Amendments were made </w:t>
      </w:r>
      <w:r w:rsidR="00D062CB">
        <w:t>to the energy use screens</w:t>
      </w:r>
      <w:r w:rsidR="00DA2050">
        <w:t xml:space="preserve">. Energy usage for the past </w:t>
      </w:r>
      <w:r w:rsidR="00954440">
        <w:t>week</w:t>
      </w:r>
      <w:r w:rsidR="00DA2050">
        <w:t xml:space="preserve"> was shown through a bar graph. </w:t>
      </w:r>
      <w:r w:rsidR="00D062CB">
        <w:t>A tip</w:t>
      </w:r>
      <w:r w:rsidR="00DA2050">
        <w:t xml:space="preserve"> bar was </w:t>
      </w:r>
      <w:r w:rsidR="00D062CB">
        <w:t xml:space="preserve">added with a suggestion of how energy consumption might be lowered. A further interaction </w:t>
      </w:r>
      <w:r w:rsidR="00DA2050">
        <w:t xml:space="preserve">was </w:t>
      </w:r>
      <w:r w:rsidR="00D062CB">
        <w:t xml:space="preserve">added so that the user can select the bar of a given day and be shown </w:t>
      </w:r>
      <w:r w:rsidR="00DA2050">
        <w:t>what devices are consuming what energy</w:t>
      </w:r>
      <w:r w:rsidR="00D062CB">
        <w:t xml:space="preserve">, with a further comparison to usage on that day for each of three weeks previous. </w:t>
      </w:r>
      <w:r w:rsidR="00954440">
        <w:t>The second screen was amended to remove the floor</w:t>
      </w:r>
      <w:r w:rsidR="00DA2050">
        <w:t>-</w:t>
      </w:r>
      <w:r w:rsidR="00954440">
        <w:t xml:space="preserve">plan and offer a simple method for adding/deleting a smart appliance. </w:t>
      </w:r>
    </w:p>
    <w:p w14:paraId="4F8B1E28" w14:textId="7633E0F6" w:rsidR="00015C9C" w:rsidRPr="006E1873" w:rsidRDefault="00954440" w:rsidP="006E1873">
      <w:pPr>
        <w:pStyle w:val="ListParagraph"/>
        <w:numPr>
          <w:ilvl w:val="0"/>
          <w:numId w:val="32"/>
        </w:numPr>
        <w:spacing w:line="360" w:lineRule="auto"/>
        <w:ind w:left="397"/>
      </w:pPr>
      <w:r>
        <w:t xml:space="preserve">Following a course lecture regarding security, the group agreed </w:t>
      </w:r>
      <w:r w:rsidR="00D062CB">
        <w:t xml:space="preserve">the design </w:t>
      </w:r>
      <w:r>
        <w:t xml:space="preserve">needed a log-in screen. To make this log-in as effortless as possible for the user, </w:t>
      </w:r>
      <w:r w:rsidR="006E1873">
        <w:t xml:space="preserve">the app utilises </w:t>
      </w:r>
      <w:r w:rsidR="00AF3480">
        <w:t>a facial-recognition</w:t>
      </w:r>
      <w:r>
        <w:t xml:space="preserve"> camera so that the user would not have to remember a password. Recognizing that there are other stakeholders, such as medical staff, a </w:t>
      </w:r>
      <w:r w:rsidR="00397025">
        <w:t>password</w:t>
      </w:r>
      <w:r w:rsidR="006E1873">
        <w:t xml:space="preserve"> </w:t>
      </w:r>
      <w:r>
        <w:t>input</w:t>
      </w:r>
      <w:r w:rsidR="00397025">
        <w:t xml:space="preserve"> box</w:t>
      </w:r>
      <w:r>
        <w:t xml:space="preserve"> </w:t>
      </w:r>
      <w:r w:rsidR="006E1873">
        <w:t xml:space="preserve">was added </w:t>
      </w:r>
      <w:r>
        <w:t xml:space="preserve">so that </w:t>
      </w:r>
      <w:r w:rsidR="00397025">
        <w:t>other stakeholders</w:t>
      </w:r>
      <w:r>
        <w:t xml:space="preserve"> could interact with the system but only after passing the security check of entering the correct details. </w:t>
      </w:r>
    </w:p>
    <w:p w14:paraId="2710B41B" w14:textId="77777777" w:rsidR="00E717E8" w:rsidRDefault="00E717E8" w:rsidP="00015C9C">
      <w:pPr>
        <w:pStyle w:val="Heading1"/>
        <w:spacing w:before="240" w:after="120" w:line="360" w:lineRule="auto"/>
        <w:ind w:left="431" w:hanging="431"/>
      </w:pPr>
      <w:bookmarkStart w:id="20" w:name="_Toc1738425"/>
      <w:r>
        <w:t>Prototype Development</w:t>
      </w:r>
      <w:bookmarkEnd w:id="20"/>
    </w:p>
    <w:p w14:paraId="46DA45E7" w14:textId="77777777" w:rsidR="00523323" w:rsidRDefault="00523323" w:rsidP="00015C9C">
      <w:pPr>
        <w:pStyle w:val="Heading2"/>
        <w:spacing w:before="120" w:after="120" w:line="360" w:lineRule="auto"/>
        <w:ind w:left="850" w:hanging="578"/>
      </w:pPr>
      <w:bookmarkStart w:id="21" w:name="_Toc1738426"/>
      <w:r>
        <w:t>Introduction</w:t>
      </w:r>
      <w:bookmarkEnd w:id="21"/>
    </w:p>
    <w:p w14:paraId="3EB87D71" w14:textId="2317582C" w:rsidR="00523323" w:rsidRPr="00523323" w:rsidRDefault="00523323" w:rsidP="00523323">
      <w:pPr>
        <w:spacing w:after="120" w:line="360" w:lineRule="auto"/>
        <w:ind w:left="272"/>
      </w:pPr>
      <w:r>
        <w:t xml:space="preserve">The prototype for our proposed design has been built to reflect feedback, course material, and research undertaken. The full </w:t>
      </w:r>
      <w:r w:rsidR="00C471CE">
        <w:t>set of display screens is</w:t>
      </w:r>
      <w:r>
        <w:t xml:space="preserve"> included in the Appendix</w:t>
      </w:r>
      <w:r w:rsidR="00597718">
        <w:t xml:space="preserve"> (see </w:t>
      </w:r>
      <w:r w:rsidR="00597718">
        <w:fldChar w:fldCharType="begin"/>
      </w:r>
      <w:r w:rsidR="00597718">
        <w:instrText xml:space="preserve"> REF _Ref1716367 \r \h </w:instrText>
      </w:r>
      <w:r w:rsidR="00597718">
        <w:fldChar w:fldCharType="separate"/>
      </w:r>
      <w:r w:rsidR="00597718">
        <w:t>6.6</w:t>
      </w:r>
      <w:r w:rsidR="00597718">
        <w:fldChar w:fldCharType="end"/>
      </w:r>
      <w:r w:rsidR="00597718">
        <w:t xml:space="preserve"> Prototypes Screenshots)</w:t>
      </w:r>
      <w:r>
        <w:t xml:space="preserve">, but an outline of each is given here along </w:t>
      </w:r>
      <w:r w:rsidR="00015AF9">
        <w:t xml:space="preserve">with </w:t>
      </w:r>
      <w:r>
        <w:t>supporting research</w:t>
      </w:r>
      <w:r w:rsidR="00597718">
        <w:t xml:space="preserve">. The details of scenarios for the screen interaction and of the use-case for the robot interaction appear in the Appendix as </w:t>
      </w:r>
      <w:r w:rsidR="00597718">
        <w:fldChar w:fldCharType="begin"/>
      </w:r>
      <w:r w:rsidR="00597718">
        <w:instrText xml:space="preserve"> REF _Ref1465486 \r \h </w:instrText>
      </w:r>
      <w:r w:rsidR="00597718">
        <w:fldChar w:fldCharType="separate"/>
      </w:r>
      <w:r w:rsidR="00597718">
        <w:t>6.3</w:t>
      </w:r>
      <w:r w:rsidR="00597718">
        <w:fldChar w:fldCharType="end"/>
      </w:r>
      <w:r w:rsidR="00597718">
        <w:t xml:space="preserve"> Scenarios and Use-Case.</w:t>
      </w:r>
    </w:p>
    <w:p w14:paraId="46B13FAD" w14:textId="77777777" w:rsidR="00C14FA3" w:rsidRDefault="00C14FA3" w:rsidP="00015C9C">
      <w:pPr>
        <w:pStyle w:val="Heading2"/>
        <w:spacing w:before="120" w:after="120" w:line="360" w:lineRule="auto"/>
        <w:ind w:left="850" w:hanging="578"/>
      </w:pPr>
      <w:bookmarkStart w:id="22" w:name="_Toc1738427"/>
      <w:r>
        <w:t>Log</w:t>
      </w:r>
      <w:r w:rsidR="00722707">
        <w:t>-</w:t>
      </w:r>
      <w:r>
        <w:t xml:space="preserve">in </w:t>
      </w:r>
      <w:r w:rsidR="00722707">
        <w:t>Screen</w:t>
      </w:r>
      <w:bookmarkEnd w:id="22"/>
    </w:p>
    <w:p w14:paraId="18E4B1B5" w14:textId="77777777" w:rsidR="00495E25" w:rsidRDefault="00934523" w:rsidP="00397025">
      <w:pPr>
        <w:spacing w:after="120" w:line="360" w:lineRule="auto"/>
        <w:ind w:left="947" w:hanging="720"/>
      </w:pPr>
      <w:r w:rsidRPr="00523323">
        <w:rPr>
          <w:b/>
        </w:rPr>
        <w:t>Purpose of Screen</w:t>
      </w:r>
      <w:r>
        <w:t>: O</w:t>
      </w:r>
      <w:r w:rsidR="00722707">
        <w:t>ffers a secure mech</w:t>
      </w:r>
      <w:r w:rsidR="00066A16">
        <w:t xml:space="preserve">anism for both the user and </w:t>
      </w:r>
      <w:r w:rsidR="00021B0D">
        <w:t xml:space="preserve">other </w:t>
      </w:r>
      <w:r w:rsidR="00722707">
        <w:t xml:space="preserve">stakeholders to interact with the system. </w:t>
      </w:r>
      <w:r>
        <w:t>Prohibit</w:t>
      </w:r>
      <w:r w:rsidR="00021B0D">
        <w:t>s</w:t>
      </w:r>
      <w:r>
        <w:t xml:space="preserve"> fraudulent use of system.</w:t>
      </w:r>
    </w:p>
    <w:p w14:paraId="188228C6" w14:textId="77777777" w:rsidR="00495E25" w:rsidRDefault="00934523" w:rsidP="00397025">
      <w:pPr>
        <w:spacing w:after="120" w:line="360" w:lineRule="auto"/>
        <w:ind w:left="947" w:hanging="720"/>
      </w:pPr>
      <w:r w:rsidRPr="00523323">
        <w:rPr>
          <w:b/>
        </w:rPr>
        <w:t>Background software</w:t>
      </w:r>
      <w:r>
        <w:t xml:space="preserve">: Camera with facial recognition embedded into screen. This allows a seamless log-in for the user without the need for ‘password’ details. </w:t>
      </w:r>
      <w:r w:rsidR="00495E25">
        <w:t>H</w:t>
      </w:r>
      <w:r w:rsidR="00495E25" w:rsidRPr="00E95C78">
        <w:t xml:space="preserve">aving passed that check once a day, the primary user is ‘remembered’ so that they do not have to repeatedly log-in. </w:t>
      </w:r>
    </w:p>
    <w:p w14:paraId="5462FA5D" w14:textId="77777777" w:rsidR="000D1F1D" w:rsidRDefault="00934523" w:rsidP="00397025">
      <w:pPr>
        <w:pStyle w:val="NoSpacing"/>
        <w:spacing w:after="120" w:line="360" w:lineRule="auto"/>
        <w:ind w:left="947" w:hanging="720"/>
      </w:pPr>
      <w:commentRangeStart w:id="23"/>
      <w:r w:rsidRPr="00523323">
        <w:rPr>
          <w:b/>
        </w:rPr>
        <w:lastRenderedPageBreak/>
        <w:t>Log-In ‘Password’ entry box</w:t>
      </w:r>
      <w:r w:rsidRPr="00523323">
        <w:t xml:space="preserve">: </w:t>
      </w:r>
      <w:r w:rsidR="00495E25" w:rsidRPr="00523323">
        <w:t>For other stakeholders who want to support the user, a password assigned to their specific area of system usage ensures that they can access the parts of the system that they nee</w:t>
      </w:r>
      <w:r w:rsidRPr="00523323">
        <w:t>d to</w:t>
      </w:r>
      <w:r>
        <w:t xml:space="preserve">. </w:t>
      </w:r>
      <w:commentRangeEnd w:id="23"/>
      <w:r w:rsidR="00015AF9">
        <w:rPr>
          <w:rStyle w:val="CommentReference"/>
        </w:rPr>
        <w:commentReference w:id="23"/>
      </w:r>
    </w:p>
    <w:p w14:paraId="742B91BB" w14:textId="21070BB5" w:rsidR="003D3572" w:rsidRPr="003D3572" w:rsidRDefault="00015AF9" w:rsidP="00397025">
      <w:pPr>
        <w:pStyle w:val="NoSpacing"/>
        <w:spacing w:after="120" w:line="360" w:lineRule="auto"/>
        <w:ind w:left="227"/>
      </w:pPr>
      <w:r>
        <w:rPr>
          <w:b/>
        </w:rPr>
        <w:t xml:space="preserve">Supporting Research: </w:t>
      </w:r>
      <w:r w:rsidR="003D3572">
        <w:t xml:space="preserve">In a web article </w:t>
      </w:r>
      <w:proofErr w:type="spellStart"/>
      <w:r w:rsidR="003D3572">
        <w:t>MedConfidential</w:t>
      </w:r>
      <w:proofErr w:type="spellEnd"/>
      <w:r w:rsidR="003D3572">
        <w:t xml:space="preserve"> (2018) considered that a patient’s trust that their medical information is secure from outside knowledge as vital for full disclosure. </w:t>
      </w:r>
      <w:proofErr w:type="spellStart"/>
      <w:r w:rsidR="00B37830">
        <w:t>Kontomanolis</w:t>
      </w:r>
      <w:proofErr w:type="spellEnd"/>
      <w:r w:rsidR="00B37830">
        <w:t xml:space="preserve"> </w:t>
      </w:r>
      <w:r w:rsidR="00B37830">
        <w:rPr>
          <w:i/>
        </w:rPr>
        <w:t xml:space="preserve">et </w:t>
      </w:r>
      <w:r w:rsidR="00B37830" w:rsidRPr="00B37830">
        <w:t>al</w:t>
      </w:r>
      <w:r w:rsidR="00B37830">
        <w:t xml:space="preserve">. (2017) highlighted how public knowledge of some medical conditions can have devastating consequences on the social position of patients. </w:t>
      </w:r>
      <w:r w:rsidR="00C471CE" w:rsidRPr="00B37830">
        <w:t>With</w:t>
      </w:r>
      <w:r w:rsidR="00C471CE">
        <w:t xml:space="preserve"> the possibility of</w:t>
      </w:r>
      <w:r w:rsidR="003D3572">
        <w:t xml:space="preserve"> a malicious intruder in the home </w:t>
      </w:r>
      <w:r w:rsidR="00C471CE">
        <w:t>accessing</w:t>
      </w:r>
      <w:r w:rsidR="003D3572">
        <w:t xml:space="preserve"> a host of unsecured application mechanisms, a secure system that only permits access to authorised people </w:t>
      </w:r>
      <w:r w:rsidR="00021B0D">
        <w:t>gives</w:t>
      </w:r>
      <w:r w:rsidR="003D3572">
        <w:t xml:space="preserve"> peace of mind </w:t>
      </w:r>
      <w:r w:rsidR="00237CFC">
        <w:t xml:space="preserve">to </w:t>
      </w:r>
      <w:commentRangeStart w:id="24"/>
      <w:r w:rsidR="00237CFC">
        <w:t>users</w:t>
      </w:r>
      <w:commentRangeEnd w:id="24"/>
      <w:r w:rsidR="00237CFC">
        <w:rPr>
          <w:rStyle w:val="CommentReference"/>
        </w:rPr>
        <w:commentReference w:id="24"/>
      </w:r>
      <w:r w:rsidR="003D3572">
        <w:t>.</w:t>
      </w:r>
    </w:p>
    <w:p w14:paraId="4682ABDE" w14:textId="77777777" w:rsidR="00F2257A" w:rsidRDefault="00F2257A" w:rsidP="00826C0E">
      <w:pPr>
        <w:pStyle w:val="Heading2"/>
        <w:spacing w:before="120" w:after="120" w:line="360" w:lineRule="auto"/>
        <w:ind w:left="720" w:hanging="578"/>
      </w:pPr>
      <w:bookmarkStart w:id="25" w:name="_Ref1145344"/>
      <w:bookmarkStart w:id="26" w:name="_Toc1738428"/>
      <w:r>
        <w:t xml:space="preserve">Home </w:t>
      </w:r>
      <w:bookmarkEnd w:id="25"/>
      <w:r w:rsidR="00445E25">
        <w:t>Screen</w:t>
      </w:r>
      <w:bookmarkEnd w:id="26"/>
    </w:p>
    <w:p w14:paraId="1E084415" w14:textId="31E85841" w:rsidR="00934523" w:rsidRDefault="00934523" w:rsidP="00397025">
      <w:pPr>
        <w:spacing w:after="120" w:line="360" w:lineRule="auto"/>
        <w:ind w:left="862" w:hanging="720"/>
      </w:pPr>
      <w:r w:rsidRPr="003D3572">
        <w:rPr>
          <w:b/>
        </w:rPr>
        <w:t>Purpose of Screen</w:t>
      </w:r>
      <w:r>
        <w:t>: Allow selection of the four functional areas outlined by the requirements. One further selection option permits changing display colours via a Settings</w:t>
      </w:r>
      <w:r w:rsidR="00237CFC">
        <w:t xml:space="preserve"> </w:t>
      </w:r>
      <w:r>
        <w:t>screen.</w:t>
      </w:r>
    </w:p>
    <w:p w14:paraId="3E28AAB4" w14:textId="21BF232C" w:rsidR="00F2257A" w:rsidRDefault="003D3572" w:rsidP="00397025">
      <w:pPr>
        <w:spacing w:line="360" w:lineRule="auto"/>
        <w:ind w:left="862" w:hanging="720"/>
      </w:pPr>
      <w:r w:rsidRPr="003D3572">
        <w:rPr>
          <w:b/>
        </w:rPr>
        <w:t>User i</w:t>
      </w:r>
      <w:r w:rsidR="00934523" w:rsidRPr="003D3572">
        <w:rPr>
          <w:b/>
        </w:rPr>
        <w:t>nteraction</w:t>
      </w:r>
      <w:r>
        <w:rPr>
          <w:b/>
        </w:rPr>
        <w:t xml:space="preserve">: </w:t>
      </w:r>
      <w:r w:rsidR="00237CFC">
        <w:t>F</w:t>
      </w:r>
      <w:r w:rsidR="00F2257A">
        <w:t>ive buttons</w:t>
      </w:r>
      <w:r w:rsidR="00934523">
        <w:t xml:space="preserve"> which have </w:t>
      </w:r>
      <w:r w:rsidR="00C471CE">
        <w:t>a</w:t>
      </w:r>
      <w:r w:rsidR="00934523">
        <w:t xml:space="preserve"> unique </w:t>
      </w:r>
      <w:r w:rsidR="00F2257A">
        <w:t>colour:</w:t>
      </w:r>
    </w:p>
    <w:p w14:paraId="39298366" w14:textId="77777777" w:rsidR="00F2257A" w:rsidRDefault="00F2257A" w:rsidP="00B96EF5">
      <w:pPr>
        <w:pStyle w:val="ListParagraph"/>
        <w:numPr>
          <w:ilvl w:val="0"/>
          <w:numId w:val="18"/>
        </w:numPr>
        <w:spacing w:line="360" w:lineRule="auto"/>
      </w:pPr>
      <w:commentRangeStart w:id="27"/>
      <w:r>
        <w:t xml:space="preserve">Green, medication button will </w:t>
      </w:r>
      <w:commentRangeEnd w:id="27"/>
      <w:r w:rsidR="00237CFC">
        <w:rPr>
          <w:rStyle w:val="CommentReference"/>
        </w:rPr>
        <w:commentReference w:id="27"/>
      </w:r>
      <w:r>
        <w:t>take the user to the medication page of the application (</w:t>
      </w:r>
      <w:r w:rsidR="00872F4A">
        <w:t>see</w:t>
      </w:r>
      <w:r w:rsidR="00397025">
        <w:t xml:space="preserve"> </w:t>
      </w:r>
      <w:r w:rsidR="00397025">
        <w:fldChar w:fldCharType="begin"/>
      </w:r>
      <w:r w:rsidR="00397025">
        <w:instrText xml:space="preserve"> REF _Ref1145265 \r \h </w:instrText>
      </w:r>
      <w:r w:rsidR="00397025">
        <w:fldChar w:fldCharType="separate"/>
      </w:r>
      <w:r w:rsidR="00397025">
        <w:t>5.4</w:t>
      </w:r>
      <w:r w:rsidR="00397025">
        <w:fldChar w:fldCharType="end"/>
      </w:r>
      <w:r w:rsidR="00D062CB">
        <w:t xml:space="preserve"> Medication</w:t>
      </w:r>
      <w:r w:rsidR="00872F4A">
        <w:fldChar w:fldCharType="begin"/>
      </w:r>
      <w:r w:rsidR="00872F4A">
        <w:instrText xml:space="preserve"> REF _Ref1145265 \r \h </w:instrText>
      </w:r>
      <w:r w:rsidR="00872F4A">
        <w:fldChar w:fldCharType="end"/>
      </w:r>
      <w:r>
        <w:t>). This button will also pulse along with a chiming sound when it is time to take a given medication.</w:t>
      </w:r>
    </w:p>
    <w:p w14:paraId="08A2A8E4" w14:textId="71525363" w:rsidR="00F2257A" w:rsidRDefault="00F2257A" w:rsidP="00872F4A">
      <w:pPr>
        <w:pStyle w:val="ListParagraph"/>
        <w:numPr>
          <w:ilvl w:val="0"/>
          <w:numId w:val="18"/>
        </w:numPr>
        <w:spacing w:line="360" w:lineRule="auto"/>
      </w:pPr>
      <w:r>
        <w:t>Red, energy/smart home button will take the user to energy page of the application (see</w:t>
      </w:r>
      <w:r w:rsidR="00D062CB">
        <w:t xml:space="preserve"> </w:t>
      </w:r>
      <w:r w:rsidR="00FD4A83">
        <w:fldChar w:fldCharType="begin"/>
      </w:r>
      <w:r w:rsidR="00FD4A83">
        <w:instrText xml:space="preserve"> REF _Ref1145281 \r \h </w:instrText>
      </w:r>
      <w:r w:rsidR="00FD4A83">
        <w:fldChar w:fldCharType="separate"/>
      </w:r>
      <w:r w:rsidR="00FD4A83">
        <w:t>5.5</w:t>
      </w:r>
      <w:r w:rsidR="00FD4A83">
        <w:fldChar w:fldCharType="end"/>
      </w:r>
      <w:r w:rsidR="00D062CB">
        <w:t xml:space="preserve"> Energy Page</w:t>
      </w:r>
      <w:r>
        <w:t xml:space="preserve">). </w:t>
      </w:r>
    </w:p>
    <w:p w14:paraId="6335D538" w14:textId="7E55E9D5" w:rsidR="00F2257A" w:rsidRDefault="00F2257A" w:rsidP="00B96EF5">
      <w:pPr>
        <w:pStyle w:val="ListParagraph"/>
        <w:numPr>
          <w:ilvl w:val="0"/>
          <w:numId w:val="18"/>
        </w:numPr>
        <w:spacing w:line="360" w:lineRule="auto"/>
      </w:pPr>
      <w:r>
        <w:t>Blue, exercise button. (see</w:t>
      </w:r>
      <w:r w:rsidR="00D062CB">
        <w:t xml:space="preserve"> </w:t>
      </w:r>
      <w:r w:rsidR="00FD4A83">
        <w:fldChar w:fldCharType="begin"/>
      </w:r>
      <w:r w:rsidR="00FD4A83">
        <w:instrText xml:space="preserve"> REF _Ref1310533 \r \h </w:instrText>
      </w:r>
      <w:r w:rsidR="00FD4A83">
        <w:fldChar w:fldCharType="separate"/>
      </w:r>
      <w:r w:rsidR="00FD4A83">
        <w:t>5.6</w:t>
      </w:r>
      <w:r w:rsidR="00FD4A83">
        <w:fldChar w:fldCharType="end"/>
      </w:r>
      <w:r w:rsidR="00FD4A83">
        <w:t xml:space="preserve"> </w:t>
      </w:r>
      <w:r w:rsidR="00176DFE">
        <w:t>Exercise Page</w:t>
      </w:r>
      <w:r>
        <w:t>)</w:t>
      </w:r>
      <w:r w:rsidR="00495E25">
        <w:t>.</w:t>
      </w:r>
    </w:p>
    <w:p w14:paraId="2341AD7F" w14:textId="40F88DBC" w:rsidR="00F2257A" w:rsidRDefault="00F2257A" w:rsidP="00B96EF5">
      <w:pPr>
        <w:pStyle w:val="ListParagraph"/>
        <w:numPr>
          <w:ilvl w:val="0"/>
          <w:numId w:val="18"/>
        </w:numPr>
        <w:spacing w:line="360" w:lineRule="auto"/>
      </w:pPr>
      <w:r>
        <w:t>Purple “robot” button (see</w:t>
      </w:r>
      <w:r w:rsidR="00176DFE">
        <w:t xml:space="preserve"> </w:t>
      </w:r>
      <w:r w:rsidR="00FD4A83">
        <w:fldChar w:fldCharType="begin"/>
      </w:r>
      <w:r w:rsidR="00FD4A83">
        <w:instrText xml:space="preserve"> REF _Ref1310564 \r \h </w:instrText>
      </w:r>
      <w:r w:rsidR="00FD4A83">
        <w:fldChar w:fldCharType="separate"/>
      </w:r>
      <w:r w:rsidR="00FD4A83">
        <w:t>5.7</w:t>
      </w:r>
      <w:r w:rsidR="00FD4A83">
        <w:fldChar w:fldCharType="end"/>
      </w:r>
      <w:r w:rsidR="00015C9C">
        <w:t xml:space="preserve"> </w:t>
      </w:r>
      <w:r w:rsidR="00176DFE">
        <w:t>Smart Robot</w:t>
      </w:r>
      <w:r>
        <w:t>)</w:t>
      </w:r>
      <w:r w:rsidR="00495E25">
        <w:t>.</w:t>
      </w:r>
    </w:p>
    <w:p w14:paraId="29A9A70C" w14:textId="09FAA387" w:rsidR="00F2257A" w:rsidRDefault="00F2257A" w:rsidP="00B96EF5">
      <w:pPr>
        <w:pStyle w:val="ListParagraph"/>
        <w:numPr>
          <w:ilvl w:val="0"/>
          <w:numId w:val="18"/>
        </w:numPr>
        <w:spacing w:line="360" w:lineRule="auto"/>
      </w:pPr>
      <w:r>
        <w:t>Settings button</w:t>
      </w:r>
      <w:r w:rsidR="00237CFC">
        <w:t xml:space="preserve"> </w:t>
      </w:r>
      <w:r>
        <w:t>(see</w:t>
      </w:r>
      <w:r w:rsidR="00176DFE">
        <w:t xml:space="preserve"> </w:t>
      </w:r>
      <w:r w:rsidR="00FD4A83">
        <w:fldChar w:fldCharType="begin"/>
      </w:r>
      <w:r w:rsidR="00FD4A83">
        <w:instrText xml:space="preserve"> REF _Ref1310581 \r \h </w:instrText>
      </w:r>
      <w:r w:rsidR="00FD4A83">
        <w:fldChar w:fldCharType="separate"/>
      </w:r>
      <w:r w:rsidR="00FD4A83">
        <w:t>5.8</w:t>
      </w:r>
      <w:r w:rsidR="00FD4A83">
        <w:fldChar w:fldCharType="end"/>
      </w:r>
      <w:r w:rsidR="00176DFE">
        <w:t xml:space="preserve"> Settings)</w:t>
      </w:r>
      <w:r w:rsidR="00495E25">
        <w:t>.</w:t>
      </w:r>
    </w:p>
    <w:p w14:paraId="6C7A3CE4" w14:textId="77777777" w:rsidR="00750A68" w:rsidRPr="00015C9C" w:rsidRDefault="00750A68" w:rsidP="00015C9C">
      <w:pPr>
        <w:pStyle w:val="Heading2"/>
        <w:spacing w:before="120" w:after="120" w:line="360" w:lineRule="auto"/>
        <w:ind w:left="850" w:hanging="578"/>
      </w:pPr>
      <w:bookmarkStart w:id="28" w:name="_Ref1145265"/>
      <w:bookmarkStart w:id="29" w:name="_Ref1655006"/>
      <w:bookmarkStart w:id="30" w:name="_Toc1738429"/>
      <w:bookmarkStart w:id="31" w:name="_Ref1145289"/>
      <w:r w:rsidRPr="00015C9C">
        <w:t>Medication</w:t>
      </w:r>
      <w:bookmarkEnd w:id="28"/>
      <w:r w:rsidRPr="00015C9C">
        <w:t xml:space="preserve"> </w:t>
      </w:r>
      <w:r w:rsidR="00FC0DDB">
        <w:t>Screen</w:t>
      </w:r>
      <w:bookmarkEnd w:id="29"/>
      <w:bookmarkEnd w:id="30"/>
    </w:p>
    <w:p w14:paraId="287EE640" w14:textId="77777777" w:rsidR="00934523" w:rsidRDefault="00934523" w:rsidP="00FD4A83">
      <w:pPr>
        <w:spacing w:line="360" w:lineRule="auto"/>
        <w:ind w:left="992" w:hanging="720"/>
      </w:pPr>
      <w:r w:rsidRPr="00B51CAB">
        <w:rPr>
          <w:b/>
        </w:rPr>
        <w:t>Purpose of Screen</w:t>
      </w:r>
      <w:r>
        <w:t xml:space="preserve">: That day’s medicine dosage is displayed with an option to select ‘Taken’. </w:t>
      </w:r>
      <w:r w:rsidR="00556BF3">
        <w:t>It defaults to the current day.</w:t>
      </w:r>
    </w:p>
    <w:p w14:paraId="2753DCA0" w14:textId="6B87F9A6" w:rsidR="00934523" w:rsidRDefault="00934523" w:rsidP="00FD4A83">
      <w:pPr>
        <w:spacing w:line="360" w:lineRule="auto"/>
        <w:ind w:left="992" w:hanging="720"/>
      </w:pPr>
      <w:r w:rsidRPr="00B51CAB">
        <w:rPr>
          <w:b/>
        </w:rPr>
        <w:t>Inter-screen Interaction:</w:t>
      </w:r>
      <w:r>
        <w:t xml:space="preserve"> If a medication dosage is due, this condition will trigger a flashing image of the </w:t>
      </w:r>
      <w:r w:rsidR="00237CFC">
        <w:t>m</w:t>
      </w:r>
      <w:r>
        <w:t xml:space="preserve">edication </w:t>
      </w:r>
      <w:r w:rsidR="00237CFC">
        <w:t xml:space="preserve">button </w:t>
      </w:r>
      <w:r>
        <w:t>on the home</w:t>
      </w:r>
      <w:r w:rsidR="00237CFC">
        <w:t xml:space="preserve"> </w:t>
      </w:r>
      <w:r>
        <w:t>screen</w:t>
      </w:r>
      <w:r w:rsidR="00556BF3">
        <w:t xml:space="preserve"> and a chiming sound </w:t>
      </w:r>
      <w:r w:rsidR="00237CFC">
        <w:t>is played</w:t>
      </w:r>
      <w:r>
        <w:t xml:space="preserve">. </w:t>
      </w:r>
    </w:p>
    <w:p w14:paraId="5A814519" w14:textId="40FDD341" w:rsidR="008F49C5" w:rsidRDefault="008F49C5" w:rsidP="00FD4A83">
      <w:pPr>
        <w:spacing w:line="360" w:lineRule="auto"/>
        <w:ind w:left="992" w:hanging="720"/>
      </w:pPr>
      <w:r>
        <w:rPr>
          <w:b/>
        </w:rPr>
        <w:t>User Interaction:</w:t>
      </w:r>
      <w:r>
        <w:t xml:space="preserve"> Users can select taken for medication. Users can navigate to the edit area. Users can access detailed information on a medication by pressing its picture.</w:t>
      </w:r>
    </w:p>
    <w:p w14:paraId="5743A284" w14:textId="63B74A4D" w:rsidR="00934523" w:rsidRDefault="00934523" w:rsidP="00FD4A83">
      <w:pPr>
        <w:spacing w:line="360" w:lineRule="auto"/>
        <w:ind w:left="992" w:hanging="720"/>
      </w:pPr>
      <w:r w:rsidRPr="00B51CAB">
        <w:rPr>
          <w:b/>
        </w:rPr>
        <w:lastRenderedPageBreak/>
        <w:t>Screen Warning</w:t>
      </w:r>
      <w:r>
        <w:t xml:space="preserve">: If the user </w:t>
      </w:r>
      <w:commentRangeStart w:id="32"/>
      <w:r>
        <w:t>select</w:t>
      </w:r>
      <w:r w:rsidR="00237CFC">
        <w:t>s</w:t>
      </w:r>
      <w:commentRangeEnd w:id="32"/>
      <w:r w:rsidR="00237CFC">
        <w:rPr>
          <w:rStyle w:val="CommentReference"/>
        </w:rPr>
        <w:commentReference w:id="32"/>
      </w:r>
      <w:r>
        <w:t xml:space="preserve"> </w:t>
      </w:r>
      <w:r w:rsidR="00237CFC">
        <w:t>‘t</w:t>
      </w:r>
      <w:r>
        <w:t>aken’ for a medication</w:t>
      </w:r>
      <w:r w:rsidR="00C5149A">
        <w:t xml:space="preserve"> out with the proper</w:t>
      </w:r>
      <w:r>
        <w:t xml:space="preserve"> time, a warning screen will overlay this screen with the message that</w:t>
      </w:r>
      <w:r w:rsidR="00556BF3">
        <w:t xml:space="preserve"> the medication should not yet be taken. (See Appendix</w:t>
      </w:r>
      <w:r w:rsidR="00B51CAB">
        <w:t xml:space="preserve"> </w:t>
      </w:r>
      <w:r w:rsidR="00B51CAB">
        <w:fldChar w:fldCharType="begin"/>
      </w:r>
      <w:r w:rsidR="00B51CAB">
        <w:instrText xml:space="preserve"> REF _Ref1640841 \r \h </w:instrText>
      </w:r>
      <w:r w:rsidR="00B51CAB">
        <w:fldChar w:fldCharType="separate"/>
      </w:r>
      <w:r w:rsidR="00B51CAB">
        <w:t>6.6.4</w:t>
      </w:r>
      <w:r w:rsidR="00B51CAB">
        <w:fldChar w:fldCharType="end"/>
      </w:r>
      <w:r w:rsidR="00B51CAB">
        <w:t>, Medication Screen with Warning about Dosage Time).</w:t>
      </w:r>
      <w:r w:rsidR="00556BF3">
        <w:t xml:space="preserve"> </w:t>
      </w:r>
    </w:p>
    <w:p w14:paraId="752DA2A4" w14:textId="2A3BA083" w:rsidR="00821842" w:rsidRDefault="00C5149A" w:rsidP="00597718">
      <w:pPr>
        <w:spacing w:line="360" w:lineRule="auto"/>
        <w:ind w:left="272"/>
      </w:pPr>
      <w:r>
        <w:rPr>
          <w:b/>
        </w:rPr>
        <w:t xml:space="preserve">Supporting Research: </w:t>
      </w:r>
      <w:r w:rsidR="00997C1F">
        <w:t xml:space="preserve">In “8 Creative Ways to Remember” (2014), </w:t>
      </w:r>
      <w:r w:rsidR="00821842">
        <w:t xml:space="preserve">advice is </w:t>
      </w:r>
      <w:r w:rsidR="00997C1F">
        <w:t>given</w:t>
      </w:r>
      <w:r w:rsidR="00B73E67">
        <w:t xml:space="preserve"> on effective reminders</w:t>
      </w:r>
      <w:r w:rsidR="00997C1F">
        <w:t>. One suggestion</w:t>
      </w:r>
      <w:r w:rsidR="00FC0DDB">
        <w:t xml:space="preserve"> given</w:t>
      </w:r>
      <w:r w:rsidR="00997C1F">
        <w:t xml:space="preserve"> </w:t>
      </w:r>
      <w:r w:rsidR="00B73E67">
        <w:t xml:space="preserve">was to use pictures. </w:t>
      </w:r>
      <w:r w:rsidR="00821842">
        <w:t xml:space="preserve">The app shows </w:t>
      </w:r>
      <w:r w:rsidR="00021B0D">
        <w:t xml:space="preserve">the number of pills and </w:t>
      </w:r>
      <w:r w:rsidR="00821842">
        <w:t>at what time to take them</w:t>
      </w:r>
      <w:r w:rsidR="00021B0D">
        <w:t xml:space="preserve">. </w:t>
      </w:r>
      <w:r w:rsidR="00821842">
        <w:t xml:space="preserve">This was </w:t>
      </w:r>
      <w:r w:rsidR="00B73E67">
        <w:t xml:space="preserve">of </w:t>
      </w:r>
      <w:r w:rsidR="00821842">
        <w:t>communicat</w:t>
      </w:r>
      <w:r w:rsidR="00B73E67">
        <w:t xml:space="preserve">ion is in line with the above advice and ensures </w:t>
      </w:r>
      <w:r w:rsidR="00821842">
        <w:t xml:space="preserve">vital information </w:t>
      </w:r>
      <w:r w:rsidR="00B73E67">
        <w:t xml:space="preserve">is given </w:t>
      </w:r>
      <w:r w:rsidR="00821842">
        <w:t xml:space="preserve">quickly and clearly. </w:t>
      </w:r>
    </w:p>
    <w:p w14:paraId="58BE8B3A" w14:textId="24CA2860" w:rsidR="00597718" w:rsidRDefault="00B06623" w:rsidP="00B06623">
      <w:pPr>
        <w:spacing w:line="360" w:lineRule="auto"/>
        <w:ind w:left="272"/>
      </w:pPr>
      <w:r>
        <w:t>The facility to select taken on this screen is to avoid taking medication twice in the case of forgetful users and silences the warning on the home page.</w:t>
      </w:r>
      <w:bookmarkStart w:id="33" w:name="_Ref1146298"/>
    </w:p>
    <w:p w14:paraId="20F011C7" w14:textId="77777777" w:rsidR="00750A68" w:rsidRDefault="00750A68" w:rsidP="00597718">
      <w:pPr>
        <w:pStyle w:val="Heading3"/>
        <w:spacing w:after="120" w:line="360" w:lineRule="auto"/>
        <w:ind w:left="992"/>
      </w:pPr>
      <w:bookmarkStart w:id="34" w:name="_Toc1738430"/>
      <w:r>
        <w:t>Add Medication</w:t>
      </w:r>
      <w:bookmarkEnd w:id="33"/>
      <w:r>
        <w:t xml:space="preserve"> </w:t>
      </w:r>
      <w:r w:rsidR="009B0205">
        <w:t>Screen</w:t>
      </w:r>
      <w:bookmarkEnd w:id="34"/>
    </w:p>
    <w:p w14:paraId="34E6D3BD" w14:textId="77777777" w:rsidR="00750A68" w:rsidRDefault="00556BF3" w:rsidP="00FC0DDB">
      <w:pPr>
        <w:pStyle w:val="NoSpacing"/>
        <w:keepNext/>
        <w:spacing w:line="360" w:lineRule="auto"/>
        <w:ind w:left="992" w:hanging="720"/>
      </w:pPr>
      <w:r w:rsidRPr="00590C1E">
        <w:rPr>
          <w:b/>
        </w:rPr>
        <w:t>Purpose of Screen:</w:t>
      </w:r>
      <w:r w:rsidR="00590C1E">
        <w:t xml:space="preserve"> </w:t>
      </w:r>
      <w:r w:rsidR="00021B0D">
        <w:t xml:space="preserve"> </w:t>
      </w:r>
      <w:r w:rsidR="00750A68">
        <w:t>Drugs can be searched for and added into the user</w:t>
      </w:r>
      <w:r w:rsidR="00015C9C">
        <w:t>’</w:t>
      </w:r>
      <w:r w:rsidR="00750A68">
        <w:t xml:space="preserve">s medication. </w:t>
      </w:r>
      <w:r w:rsidR="00021B0D">
        <w:t>This screen is used in conjunction with a doctor.</w:t>
      </w:r>
    </w:p>
    <w:p w14:paraId="1655C856" w14:textId="77777777" w:rsidR="00021B0D" w:rsidRDefault="00021B0D" w:rsidP="00FC0DDB">
      <w:pPr>
        <w:pStyle w:val="NoSpacing"/>
        <w:keepNext/>
        <w:spacing w:line="360" w:lineRule="auto"/>
        <w:ind w:left="992" w:hanging="720"/>
      </w:pPr>
    </w:p>
    <w:p w14:paraId="73F35A70" w14:textId="77777777" w:rsidR="00021B0D" w:rsidRDefault="0063256D" w:rsidP="00FC0DDB">
      <w:pPr>
        <w:pStyle w:val="NoSpacing"/>
        <w:keepNext/>
        <w:spacing w:line="360" w:lineRule="auto"/>
        <w:ind w:left="992" w:hanging="720"/>
      </w:pPr>
      <w:r>
        <w:rPr>
          <w:b/>
        </w:rPr>
        <w:t xml:space="preserve">User </w:t>
      </w:r>
      <w:r w:rsidR="00590C1E">
        <w:rPr>
          <w:b/>
        </w:rPr>
        <w:t>Interaction:</w:t>
      </w:r>
      <w:r w:rsidR="00590C1E">
        <w:t xml:space="preserve"> There are three interaction devices on this screen</w:t>
      </w:r>
      <w:r w:rsidR="00021B0D">
        <w:t>:</w:t>
      </w:r>
    </w:p>
    <w:p w14:paraId="59E17AAA" w14:textId="06F1739E" w:rsidR="00021B0D" w:rsidRDefault="00021B0D" w:rsidP="00A153EC">
      <w:pPr>
        <w:pStyle w:val="NoSpacing"/>
        <w:keepNext/>
        <w:numPr>
          <w:ilvl w:val="0"/>
          <w:numId w:val="33"/>
        </w:numPr>
        <w:spacing w:line="360" w:lineRule="auto"/>
      </w:pPr>
      <w:commentRangeStart w:id="35"/>
      <w:r>
        <w:t>There</w:t>
      </w:r>
      <w:commentRangeEnd w:id="35"/>
      <w:r w:rsidR="00A153EC">
        <w:rPr>
          <w:rStyle w:val="CommentReference"/>
        </w:rPr>
        <w:commentReference w:id="35"/>
      </w:r>
      <w:r w:rsidR="00590C1E">
        <w:t xml:space="preserve"> is a search</w:t>
      </w:r>
      <w:r w:rsidR="00A153EC">
        <w:t xml:space="preserve"> </w:t>
      </w:r>
      <w:r w:rsidR="00590C1E">
        <w:t xml:space="preserve">box through which a list of medicines can be requested. </w:t>
      </w:r>
    </w:p>
    <w:p w14:paraId="3A2BAEE3" w14:textId="6797D3CA" w:rsidR="00021B0D" w:rsidRDefault="00A153EC" w:rsidP="00A153EC">
      <w:pPr>
        <w:pStyle w:val="NoSpacing"/>
        <w:keepNext/>
        <w:numPr>
          <w:ilvl w:val="0"/>
          <w:numId w:val="33"/>
        </w:numPr>
        <w:spacing w:line="360" w:lineRule="auto"/>
      </w:pPr>
      <w:r>
        <w:t xml:space="preserve">From a list of possible medications returned, </w:t>
      </w:r>
      <w:r w:rsidR="00590C1E">
        <w:t>the desired medication is</w:t>
      </w:r>
      <w:r w:rsidR="0063256D">
        <w:t xml:space="preserve"> selected</w:t>
      </w:r>
      <w:r w:rsidR="00590C1E">
        <w:t xml:space="preserve"> </w:t>
      </w:r>
    </w:p>
    <w:p w14:paraId="38E12038" w14:textId="18C87530" w:rsidR="00590C1E" w:rsidRDefault="00AF036B" w:rsidP="00A153EC">
      <w:pPr>
        <w:pStyle w:val="NoSpacing"/>
        <w:keepNext/>
        <w:numPr>
          <w:ilvl w:val="0"/>
          <w:numId w:val="33"/>
        </w:numPr>
        <w:spacing w:line="360" w:lineRule="auto"/>
      </w:pPr>
      <w:commentRangeStart w:id="36"/>
      <w:r>
        <w:t>A</w:t>
      </w:r>
      <w:r w:rsidR="00590C1E">
        <w:t xml:space="preserve"> ‘</w:t>
      </w:r>
      <w:r w:rsidR="00FC0DDB">
        <w:t>Change</w:t>
      </w:r>
      <w:r w:rsidR="00590C1E">
        <w:t xml:space="preserve">’ button on the </w:t>
      </w:r>
      <w:commentRangeEnd w:id="36"/>
      <w:r>
        <w:rPr>
          <w:rStyle w:val="CommentReference"/>
        </w:rPr>
        <w:commentReference w:id="36"/>
      </w:r>
      <w:r w:rsidR="00590C1E">
        <w:t>lower right of the screen</w:t>
      </w:r>
      <w:r w:rsidR="0063256D">
        <w:t xml:space="preserve"> </w:t>
      </w:r>
      <w:r w:rsidR="00FC0DDB">
        <w:t>allows modifying</w:t>
      </w:r>
      <w:r w:rsidR="0063256D">
        <w:t xml:space="preserve"> the medication </w:t>
      </w:r>
      <w:r w:rsidR="00FC0DDB">
        <w:t>on</w:t>
      </w:r>
      <w:r w:rsidR="0063256D">
        <w:t xml:space="preserve"> the user’s list of medications to take</w:t>
      </w:r>
      <w:r w:rsidR="00590C1E">
        <w:t xml:space="preserve">. </w:t>
      </w:r>
    </w:p>
    <w:p w14:paraId="2F9DD172" w14:textId="77777777" w:rsidR="00FC0DDB" w:rsidRDefault="00FC0DDB" w:rsidP="00FC0DDB">
      <w:pPr>
        <w:pStyle w:val="NoSpacing"/>
        <w:keepNext/>
        <w:spacing w:line="360" w:lineRule="auto"/>
        <w:ind w:left="992" w:hanging="720"/>
      </w:pPr>
    </w:p>
    <w:p w14:paraId="508DA966" w14:textId="0FECF0AE" w:rsidR="00AF036B" w:rsidRDefault="00590C1E" w:rsidP="00FC0DDB">
      <w:pPr>
        <w:pStyle w:val="NoSpacing"/>
        <w:keepNext/>
        <w:spacing w:line="360" w:lineRule="auto"/>
        <w:ind w:left="272"/>
      </w:pPr>
      <w:r>
        <w:t xml:space="preserve">This screen was added as a support screen for medical stakeholders. </w:t>
      </w:r>
      <w:r w:rsidR="00021B0D">
        <w:t>The team decided there</w:t>
      </w:r>
      <w:r>
        <w:t xml:space="preserve"> </w:t>
      </w:r>
      <w:r w:rsidR="00AF036B">
        <w:t xml:space="preserve">would almost certainly be </w:t>
      </w:r>
      <w:r>
        <w:t>a need for medication amendments</w:t>
      </w:r>
      <w:r w:rsidR="00AF036B">
        <w:t xml:space="preserve">. </w:t>
      </w:r>
      <w:r>
        <w:t xml:space="preserve">The team </w:t>
      </w:r>
      <w:r w:rsidR="00AF036B">
        <w:t xml:space="preserve">designed the screen intending that </w:t>
      </w:r>
      <w:r>
        <w:t xml:space="preserve">medical staff </w:t>
      </w:r>
      <w:r w:rsidR="00AF036B">
        <w:t xml:space="preserve">and the user would work in collaboration to update the app. However, a user can access this area alone. This was included to ensure patient rights were not infringed, based on the 10 rights of medication administration (Edwards &amp; Axe, 2015) a patient </w:t>
      </w:r>
      <w:r w:rsidR="00AF036B">
        <w:lastRenderedPageBreak/>
        <w:t xml:space="preserve">must have the right to refuse medication. This includes </w:t>
      </w:r>
      <w:r w:rsidR="00D72159">
        <w:t>the ability to alter the medication prescribed and the reminders present on a users’ app</w:t>
      </w:r>
      <w:r w:rsidR="00AF036B">
        <w:t xml:space="preserve">. </w:t>
      </w:r>
    </w:p>
    <w:p w14:paraId="0FD95231" w14:textId="77777777" w:rsidR="00AF036B" w:rsidRDefault="00AF036B" w:rsidP="00FC0DDB">
      <w:pPr>
        <w:pStyle w:val="NoSpacing"/>
        <w:keepNext/>
        <w:spacing w:line="360" w:lineRule="auto"/>
        <w:ind w:left="272"/>
      </w:pPr>
    </w:p>
    <w:p w14:paraId="5478D8BB" w14:textId="1F32D547" w:rsidR="00590C1E" w:rsidRDefault="00590C1E" w:rsidP="00FC0DDB">
      <w:pPr>
        <w:pStyle w:val="NoSpacing"/>
        <w:keepNext/>
        <w:spacing w:line="360" w:lineRule="auto"/>
        <w:ind w:left="272"/>
      </w:pPr>
      <w:commentRangeStart w:id="37"/>
      <w:r w:rsidRPr="002D2A0A">
        <w:rPr>
          <w:highlight w:val="red"/>
        </w:rPr>
        <w:t>member should perform these amendments</w:t>
      </w:r>
      <w:r w:rsidR="001C44BF" w:rsidRPr="002D2A0A">
        <w:rPr>
          <w:highlight w:val="red"/>
        </w:rPr>
        <w:t xml:space="preserve"> in association with the user</w:t>
      </w:r>
      <w:r w:rsidRPr="002D2A0A">
        <w:rPr>
          <w:highlight w:val="red"/>
        </w:rPr>
        <w:t xml:space="preserve"> so access to this screen would only be permitted after the individual had entered their authorised ‘log-in’ password on the ‘Log-in’ screen initially displayed. </w:t>
      </w:r>
      <w:commentRangeEnd w:id="37"/>
      <w:r w:rsidR="00AF036B" w:rsidRPr="002D2A0A">
        <w:rPr>
          <w:rStyle w:val="CommentReference"/>
          <w:highlight w:val="red"/>
        </w:rPr>
        <w:commentReference w:id="37"/>
      </w:r>
      <w:r w:rsidR="00AF036B">
        <w:t xml:space="preserve"> </w:t>
      </w:r>
    </w:p>
    <w:p w14:paraId="3B1F615D" w14:textId="77777777" w:rsidR="00326926" w:rsidRDefault="00326926" w:rsidP="000D1F1D">
      <w:pPr>
        <w:pStyle w:val="NoSpacing"/>
        <w:keepNext/>
        <w:spacing w:line="360" w:lineRule="auto"/>
        <w:ind w:left="720"/>
      </w:pPr>
    </w:p>
    <w:p w14:paraId="3DE7080C" w14:textId="77777777" w:rsidR="00750A68" w:rsidRDefault="00750A68" w:rsidP="000D1F1D">
      <w:pPr>
        <w:pStyle w:val="Heading3"/>
        <w:spacing w:before="120" w:after="120" w:line="360" w:lineRule="auto"/>
        <w:ind w:left="992"/>
      </w:pPr>
      <w:bookmarkStart w:id="38" w:name="_Ref1146355"/>
      <w:bookmarkStart w:id="39" w:name="_Toc1738431"/>
      <w:r w:rsidRPr="00185412">
        <w:t>Medication Details</w:t>
      </w:r>
      <w:bookmarkEnd w:id="38"/>
      <w:r w:rsidR="009B0205">
        <w:t xml:space="preserve"> Screen</w:t>
      </w:r>
      <w:bookmarkEnd w:id="39"/>
    </w:p>
    <w:p w14:paraId="632C9756" w14:textId="77777777" w:rsidR="0063256D" w:rsidRDefault="0063256D" w:rsidP="00FC0DDB">
      <w:pPr>
        <w:spacing w:after="120" w:line="360" w:lineRule="auto"/>
        <w:ind w:left="992" w:hanging="720"/>
      </w:pPr>
      <w:r>
        <w:rPr>
          <w:b/>
        </w:rPr>
        <w:t>Purpose of Screen:</w:t>
      </w:r>
      <w:r>
        <w:t xml:space="preserve"> This screen displays a medication giving its full name and information about the medication, including any side effects which should be noted. </w:t>
      </w:r>
    </w:p>
    <w:p w14:paraId="40B6BC6C" w14:textId="002056F0" w:rsidR="00D9755B" w:rsidRDefault="00D8509A" w:rsidP="001F0B20">
      <w:pPr>
        <w:spacing w:after="120" w:line="360" w:lineRule="auto"/>
        <w:ind w:left="992" w:hanging="720"/>
      </w:pPr>
      <w:r>
        <w:rPr>
          <w:b/>
        </w:rPr>
        <w:t>User Interaction:</w:t>
      </w:r>
      <w:r>
        <w:t xml:space="preserve"> The user may select the </w:t>
      </w:r>
      <w:r w:rsidR="002D2A0A">
        <w:t>t</w:t>
      </w:r>
      <w:r>
        <w:t>aken</w:t>
      </w:r>
      <w:r w:rsidR="002D2A0A">
        <w:t xml:space="preserve"> </w:t>
      </w:r>
      <w:r>
        <w:t>button. This will</w:t>
      </w:r>
      <w:r w:rsidR="005122B5">
        <w:t xml:space="preserve"> </w:t>
      </w:r>
      <w:r>
        <w:t xml:space="preserve">replicate </w:t>
      </w:r>
      <w:r w:rsidR="005122B5">
        <w:t xml:space="preserve">pressing taken on screen </w:t>
      </w:r>
      <w:r>
        <w:t>5.4.</w:t>
      </w:r>
    </w:p>
    <w:p w14:paraId="757C1D16" w14:textId="26166032" w:rsidR="00B06623" w:rsidRDefault="00C81399" w:rsidP="00C81399">
      <w:pPr>
        <w:spacing w:after="0" w:line="360" w:lineRule="auto"/>
        <w:ind w:left="272"/>
      </w:pPr>
      <w:r>
        <w:rPr>
          <w:b/>
        </w:rPr>
        <w:t>Supporting</w:t>
      </w:r>
      <w:r w:rsidR="00B06623">
        <w:rPr>
          <w:b/>
        </w:rPr>
        <w:t xml:space="preserve"> Research: </w:t>
      </w:r>
      <w:r w:rsidR="009B0205">
        <w:t>The screen was developed as a support screen so that the user could clarify to themselves what a medication was and what possible side effects it might have before choosing to</w:t>
      </w:r>
      <w:r>
        <w:t xml:space="preserve"> take it</w:t>
      </w:r>
      <w:r w:rsidR="00750A68">
        <w:t xml:space="preserve">. </w:t>
      </w:r>
      <w:r>
        <w:t>Research showed that medication compliance increases as health literacy increases (</w:t>
      </w:r>
      <w:proofErr w:type="spellStart"/>
      <w:r w:rsidRPr="00BF31DA">
        <w:t>Vlasnik</w:t>
      </w:r>
      <w:proofErr w:type="spellEnd"/>
      <w:r w:rsidRPr="00BF31DA">
        <w:t xml:space="preserve">, </w:t>
      </w:r>
      <w:proofErr w:type="spellStart"/>
      <w:r w:rsidRPr="00BF31DA">
        <w:t>Aliotta</w:t>
      </w:r>
      <w:proofErr w:type="spellEnd"/>
      <w:r w:rsidRPr="00BF31DA">
        <w:t xml:space="preserve"> </w:t>
      </w:r>
      <w:r>
        <w:t xml:space="preserve">&amp; </w:t>
      </w:r>
      <w:proofErr w:type="spellStart"/>
      <w:r w:rsidRPr="00BF31DA">
        <w:t>DeLor</w:t>
      </w:r>
      <w:proofErr w:type="spellEnd"/>
      <w:r>
        <w:t>,</w:t>
      </w:r>
      <w:r w:rsidRPr="00BF31DA">
        <w:t xml:space="preserve"> </w:t>
      </w:r>
      <w:r>
        <w:t xml:space="preserve">2005). Health literacy refers to a patients’ knowledge of medication instructions and information about what the medication is and why to take it. By increasing health </w:t>
      </w:r>
      <w:proofErr w:type="gramStart"/>
      <w:r>
        <w:t>literacy</w:t>
      </w:r>
      <w:proofErr w:type="gramEnd"/>
      <w:r>
        <w:t xml:space="preserve"> it is hoped compliance will also be increased. </w:t>
      </w:r>
    </w:p>
    <w:p w14:paraId="3F8B1356" w14:textId="77777777" w:rsidR="00185412" w:rsidRDefault="00185412" w:rsidP="00015C9C">
      <w:pPr>
        <w:pStyle w:val="Heading2"/>
        <w:spacing w:before="120" w:after="120" w:line="360" w:lineRule="auto"/>
        <w:ind w:left="850" w:hanging="578"/>
      </w:pPr>
      <w:bookmarkStart w:id="40" w:name="_Ref1145281"/>
      <w:bookmarkStart w:id="41" w:name="_Ref1735118"/>
      <w:bookmarkStart w:id="42" w:name="_Ref1735741"/>
      <w:bookmarkStart w:id="43" w:name="_Ref1736151"/>
      <w:bookmarkStart w:id="44" w:name="_Toc1738432"/>
      <w:r>
        <w:t xml:space="preserve">Energy </w:t>
      </w:r>
      <w:bookmarkEnd w:id="40"/>
      <w:r w:rsidR="009B0205">
        <w:t>Screen</w:t>
      </w:r>
      <w:bookmarkEnd w:id="41"/>
      <w:bookmarkEnd w:id="42"/>
      <w:bookmarkEnd w:id="43"/>
      <w:bookmarkEnd w:id="44"/>
      <w:r>
        <w:t xml:space="preserve"> </w:t>
      </w:r>
    </w:p>
    <w:p w14:paraId="55718E5A" w14:textId="3384BCE2" w:rsidR="009B0205" w:rsidRDefault="009B0205" w:rsidP="009B0205">
      <w:pPr>
        <w:spacing w:after="120" w:line="360" w:lineRule="auto"/>
        <w:ind w:left="992" w:hanging="720"/>
      </w:pPr>
      <w:r>
        <w:rPr>
          <w:b/>
        </w:rPr>
        <w:t>Purpose of Screen:</w:t>
      </w:r>
      <w:r>
        <w:t xml:space="preserve"> This screen </w:t>
      </w:r>
      <w:r w:rsidR="00073E05">
        <w:t xml:space="preserve">displays </w:t>
      </w:r>
      <w:r>
        <w:t>the energy usage by the user over the past week. It also indicates how much energy had been used by the same time each day of the week. This is done us</w:t>
      </w:r>
      <w:r w:rsidR="002F45B9">
        <w:t xml:space="preserve">ing a </w:t>
      </w:r>
      <w:r>
        <w:t>bar</w:t>
      </w:r>
      <w:r w:rsidR="002F45B9">
        <w:t xml:space="preserve"> graph</w:t>
      </w:r>
      <w:r>
        <w:t xml:space="preserve">, one </w:t>
      </w:r>
      <w:r w:rsidR="002F45B9">
        <w:t xml:space="preserve">bar </w:t>
      </w:r>
      <w:r>
        <w:t xml:space="preserve">for each day, a ‘legend’ </w:t>
      </w:r>
      <w:r w:rsidR="002F45B9">
        <w:t>is used to clarify the meaning of the bars</w:t>
      </w:r>
      <w:r>
        <w:t>.</w:t>
      </w:r>
    </w:p>
    <w:p w14:paraId="006EF0CF" w14:textId="77777777" w:rsidR="00D9755B" w:rsidRDefault="009B0205" w:rsidP="009B0205">
      <w:pPr>
        <w:spacing w:after="120" w:line="360" w:lineRule="auto"/>
        <w:ind w:left="992" w:hanging="720"/>
      </w:pPr>
      <w:r>
        <w:rPr>
          <w:b/>
        </w:rPr>
        <w:t>User Interaction:</w:t>
      </w:r>
      <w:r>
        <w:t xml:space="preserve"> There are two inte</w:t>
      </w:r>
      <w:r w:rsidR="00D9755B">
        <w:t>ractions offered on this screen:</w:t>
      </w:r>
      <w:r>
        <w:t xml:space="preserve"> </w:t>
      </w:r>
    </w:p>
    <w:p w14:paraId="3B18EE12" w14:textId="77777777" w:rsidR="00D9755B" w:rsidRDefault="00D9755B" w:rsidP="00D9755B">
      <w:pPr>
        <w:pStyle w:val="ListParagraph"/>
        <w:numPr>
          <w:ilvl w:val="0"/>
          <w:numId w:val="27"/>
        </w:numPr>
        <w:spacing w:after="120" w:line="360" w:lineRule="auto"/>
      </w:pPr>
      <w:r>
        <w:t>The</w:t>
      </w:r>
      <w:r w:rsidR="009B0205">
        <w:t xml:space="preserve"> user may tap the bar of a given day to be taken to </w:t>
      </w:r>
      <w:r w:rsidR="009B0205">
        <w:fldChar w:fldCharType="begin"/>
      </w:r>
      <w:r w:rsidR="009B0205">
        <w:instrText xml:space="preserve"> REF _Ref1655243 \r \h </w:instrText>
      </w:r>
      <w:r w:rsidR="009B0205">
        <w:fldChar w:fldCharType="separate"/>
      </w:r>
      <w:r w:rsidR="009B0205">
        <w:t>5.5.1</w:t>
      </w:r>
      <w:r w:rsidR="009B0205">
        <w:fldChar w:fldCharType="end"/>
      </w:r>
      <w:r w:rsidR="009B0205">
        <w:t xml:space="preserve"> Breakdown of Energy Usage Screen. </w:t>
      </w:r>
    </w:p>
    <w:p w14:paraId="4671FD36" w14:textId="77777777" w:rsidR="009B0205" w:rsidRPr="009B0205" w:rsidRDefault="00D9755B" w:rsidP="00D9755B">
      <w:pPr>
        <w:pStyle w:val="ListParagraph"/>
        <w:numPr>
          <w:ilvl w:val="0"/>
          <w:numId w:val="27"/>
        </w:numPr>
        <w:spacing w:after="120" w:line="360" w:lineRule="auto"/>
      </w:pPr>
      <w:r>
        <w:t xml:space="preserve">There is an </w:t>
      </w:r>
      <w:r w:rsidR="009B0205">
        <w:t xml:space="preserve">‘Edit’ button at the lower right. This takes the user to </w:t>
      </w:r>
      <w:r w:rsidR="009B0205">
        <w:fldChar w:fldCharType="begin"/>
      </w:r>
      <w:r w:rsidR="009B0205">
        <w:instrText xml:space="preserve"> REF _Ref1655345 \r \h </w:instrText>
      </w:r>
      <w:r w:rsidR="009B0205">
        <w:fldChar w:fldCharType="separate"/>
      </w:r>
      <w:r w:rsidR="009B0205">
        <w:t>5.5.2</w:t>
      </w:r>
      <w:r w:rsidR="009B0205">
        <w:fldChar w:fldCharType="end"/>
      </w:r>
      <w:r w:rsidR="009B0205">
        <w:t>.</w:t>
      </w:r>
    </w:p>
    <w:p w14:paraId="1E0BC94D" w14:textId="7B2DAD33" w:rsidR="00073E05" w:rsidRDefault="003E79CC" w:rsidP="00073E05">
      <w:pPr>
        <w:spacing w:after="0" w:line="360" w:lineRule="auto"/>
        <w:ind w:left="720"/>
      </w:pPr>
      <w:r>
        <w:t xml:space="preserve">The </w:t>
      </w:r>
      <w:r w:rsidR="009B0205">
        <w:t>design is intended to motivate</w:t>
      </w:r>
      <w:r>
        <w:t xml:space="preserve"> </w:t>
      </w:r>
      <w:r w:rsidR="009B0205">
        <w:t>the user to consider their current energy usage</w:t>
      </w:r>
      <w:r w:rsidR="00D9755B">
        <w:t xml:space="preserve"> by showing </w:t>
      </w:r>
      <w:r>
        <w:t xml:space="preserve">a </w:t>
      </w:r>
      <w:r w:rsidR="00D9755B">
        <w:t xml:space="preserve">comparison with </w:t>
      </w:r>
      <w:r>
        <w:t xml:space="preserve">previous </w:t>
      </w:r>
      <w:r w:rsidR="00C471CE">
        <w:t>usage</w:t>
      </w:r>
      <w:r w:rsidR="009B0205">
        <w:t xml:space="preserve">. </w:t>
      </w:r>
      <w:r>
        <w:t xml:space="preserve">This was intended to put the user in competition with themselves. Competitions have been shown to increase engagement and likelihood of reaching self-imposed targets (Bonino, D., </w:t>
      </w:r>
      <w:proofErr w:type="spellStart"/>
      <w:r>
        <w:t>Corno</w:t>
      </w:r>
      <w:proofErr w:type="spellEnd"/>
      <w:r>
        <w:t xml:space="preserve">, F. &amp; De </w:t>
      </w:r>
      <w:proofErr w:type="spellStart"/>
      <w:r>
        <w:t>Russis</w:t>
      </w:r>
      <w:proofErr w:type="spellEnd"/>
      <w:r>
        <w:t>, L. 2012)</w:t>
      </w:r>
      <w:r w:rsidR="007D7683">
        <w:t>.</w:t>
      </w:r>
      <w:r>
        <w:t xml:space="preserve"> </w:t>
      </w:r>
      <w:r w:rsidR="009B0205">
        <w:t xml:space="preserve">To </w:t>
      </w:r>
      <w:r w:rsidR="007D7683">
        <w:t xml:space="preserve">aid </w:t>
      </w:r>
      <w:r w:rsidR="00F32BAE">
        <w:t xml:space="preserve">users’ </w:t>
      </w:r>
      <w:r w:rsidR="009B0205">
        <w:t>tip</w:t>
      </w:r>
      <w:r w:rsidR="007D7683">
        <w:t xml:space="preserve">s are </w:t>
      </w:r>
      <w:r w:rsidR="009B0205">
        <w:t>displayed below the bar graph making suggestion</w:t>
      </w:r>
      <w:r w:rsidR="007D7683">
        <w:t>s</w:t>
      </w:r>
      <w:r w:rsidR="009B0205">
        <w:t xml:space="preserve"> on </w:t>
      </w:r>
      <w:r w:rsidR="007D7683">
        <w:t xml:space="preserve">lowering energy use. </w:t>
      </w:r>
      <w:bookmarkStart w:id="45" w:name="_Ref1146644"/>
      <w:bookmarkStart w:id="46" w:name="_Ref1655345"/>
      <w:r w:rsidR="007D7683">
        <w:t xml:space="preserve">This tip bar </w:t>
      </w:r>
      <w:r w:rsidR="007D7683">
        <w:lastRenderedPageBreak/>
        <w:t xml:space="preserve">will also be used during a users’ first interaction with the app </w:t>
      </w:r>
      <w:r w:rsidR="001F764A">
        <w:t>to guide them through the energy screen as this is a complex screen offering many interactions. In this way the tip performs the function of a help box.</w:t>
      </w:r>
    </w:p>
    <w:p w14:paraId="453649CB" w14:textId="77777777" w:rsidR="00073E05" w:rsidRDefault="00073E05" w:rsidP="00073E05">
      <w:pPr>
        <w:pStyle w:val="Heading3"/>
      </w:pPr>
      <w:bookmarkStart w:id="47" w:name="_Ref1655243"/>
      <w:bookmarkStart w:id="48" w:name="_Ref1735624"/>
      <w:bookmarkStart w:id="49" w:name="_Toc1738433"/>
      <w:r>
        <w:t>Breakdown of Energy Usage</w:t>
      </w:r>
      <w:bookmarkEnd w:id="47"/>
      <w:r>
        <w:t xml:space="preserve"> Screen</w:t>
      </w:r>
      <w:bookmarkEnd w:id="48"/>
      <w:bookmarkEnd w:id="49"/>
    </w:p>
    <w:p w14:paraId="4EB9BAC6" w14:textId="77777777" w:rsidR="00073E05" w:rsidRDefault="00073E05" w:rsidP="00073E05">
      <w:pPr>
        <w:spacing w:after="0" w:line="360" w:lineRule="auto"/>
        <w:ind w:left="720"/>
      </w:pPr>
    </w:p>
    <w:p w14:paraId="463F2974" w14:textId="77777777" w:rsidR="00D9755B" w:rsidRDefault="00073E05" w:rsidP="00073E05">
      <w:pPr>
        <w:spacing w:after="120" w:line="360" w:lineRule="auto"/>
        <w:ind w:left="992" w:hanging="720"/>
      </w:pPr>
      <w:r>
        <w:rPr>
          <w:b/>
        </w:rPr>
        <w:t>Purpose of Screen:</w:t>
      </w:r>
      <w:r>
        <w:t xml:space="preserve"> </w:t>
      </w:r>
      <w:r w:rsidR="00D9755B">
        <w:t xml:space="preserve">This screen displays how energy is presently being used and comparing that usage to past usage over three weeks. </w:t>
      </w:r>
    </w:p>
    <w:p w14:paraId="002613B9" w14:textId="77777777" w:rsidR="00073E05" w:rsidRDefault="00073E05" w:rsidP="00073E05">
      <w:pPr>
        <w:spacing w:after="120" w:line="360" w:lineRule="auto"/>
        <w:ind w:left="992" w:hanging="720"/>
      </w:pPr>
      <w:r>
        <w:rPr>
          <w:b/>
        </w:rPr>
        <w:t>User Interaction:</w:t>
      </w:r>
      <w:r>
        <w:t xml:space="preserve"> Apart from the standard ‘Back’ button which displays at the lower left of all of the screens, there is no user interaction for this screen.</w:t>
      </w:r>
    </w:p>
    <w:p w14:paraId="4FCF45BF" w14:textId="6EE4DF20" w:rsidR="00073E05" w:rsidRDefault="00D9755B" w:rsidP="00597718">
      <w:pPr>
        <w:spacing w:after="120" w:line="360" w:lineRule="auto"/>
        <w:ind w:left="720"/>
      </w:pPr>
      <w:r>
        <w:t xml:space="preserve">This screen is divided into two areas. The first presents a </w:t>
      </w:r>
      <w:r w:rsidR="00C471CE">
        <w:t>pie chart</w:t>
      </w:r>
      <w:r>
        <w:t xml:space="preserve"> showing what has used what percentage of the day’s energy usage. To the right, there are three bars showing average usage for the same day of the week as the day that was selected on 5.5 Energy screen over three weeks.</w:t>
      </w:r>
      <w:r w:rsidR="00F32BAE">
        <w:t xml:space="preserve"> This allows users to target areas where they use more energy enabling them to make greater gains. This also allows users to see why they are being given certain tips. Tips to turn off lights would be linked with users’ who leave lights on in rooms they are not using.</w:t>
      </w:r>
    </w:p>
    <w:p w14:paraId="5DB38A4D" w14:textId="77777777" w:rsidR="00185412" w:rsidRDefault="00185412" w:rsidP="00073E05">
      <w:pPr>
        <w:pStyle w:val="Heading3"/>
        <w:spacing w:before="120" w:after="120" w:line="360" w:lineRule="auto"/>
        <w:ind w:left="992"/>
      </w:pPr>
      <w:bookmarkStart w:id="50" w:name="_Ref1735795"/>
      <w:bookmarkStart w:id="51" w:name="_Ref1736192"/>
      <w:bookmarkStart w:id="52" w:name="_Ref1736268"/>
      <w:bookmarkStart w:id="53" w:name="_Toc1738434"/>
      <w:r w:rsidRPr="00E52D46">
        <w:t xml:space="preserve">Smart </w:t>
      </w:r>
      <w:r w:rsidR="009B0205">
        <w:t>A</w:t>
      </w:r>
      <w:r w:rsidRPr="00E52D46">
        <w:t>ppliances</w:t>
      </w:r>
      <w:bookmarkEnd w:id="45"/>
      <w:r w:rsidRPr="00E52D46">
        <w:t xml:space="preserve"> </w:t>
      </w:r>
      <w:r w:rsidR="009B0205">
        <w:t>Screen</w:t>
      </w:r>
      <w:bookmarkEnd w:id="46"/>
      <w:bookmarkEnd w:id="50"/>
      <w:bookmarkEnd w:id="51"/>
      <w:bookmarkEnd w:id="52"/>
      <w:bookmarkEnd w:id="53"/>
    </w:p>
    <w:p w14:paraId="4BCD9300" w14:textId="3D06087D" w:rsidR="00073E05" w:rsidRDefault="00073E05" w:rsidP="00073E05">
      <w:pPr>
        <w:spacing w:after="120" w:line="360" w:lineRule="auto"/>
        <w:ind w:left="992" w:hanging="720"/>
      </w:pPr>
      <w:r>
        <w:rPr>
          <w:b/>
        </w:rPr>
        <w:t>Purpose of Screen:</w:t>
      </w:r>
      <w:r>
        <w:t xml:space="preserve"> </w:t>
      </w:r>
      <w:r w:rsidR="00D9755B">
        <w:t>This screen offers the facility to move smart</w:t>
      </w:r>
      <w:r w:rsidR="00334671">
        <w:t xml:space="preserve"> </w:t>
      </w:r>
      <w:r w:rsidR="00D9755B">
        <w:t xml:space="preserve">appliances into or out of the monitoring done by </w:t>
      </w:r>
      <w:r w:rsidR="00334671">
        <w:t xml:space="preserve">the </w:t>
      </w:r>
      <w:r w:rsidR="00D9755B">
        <w:t>app.</w:t>
      </w:r>
    </w:p>
    <w:p w14:paraId="01FAA6DA" w14:textId="31E72B20" w:rsidR="004F19FB" w:rsidRPr="00073E05" w:rsidRDefault="00073E05" w:rsidP="004F19FB">
      <w:pPr>
        <w:spacing w:after="120" w:line="360" w:lineRule="auto"/>
        <w:ind w:left="992" w:hanging="720"/>
      </w:pPr>
      <w:r>
        <w:rPr>
          <w:b/>
        </w:rPr>
        <w:t>User Interaction:</w:t>
      </w:r>
      <w:r>
        <w:t xml:space="preserve"> </w:t>
      </w:r>
      <w:r w:rsidR="00A84D6E">
        <w:t xml:space="preserve">The user can add appliances to be monitored or </w:t>
      </w:r>
      <w:r w:rsidR="00CC1378">
        <w:t xml:space="preserve">remove </w:t>
      </w:r>
      <w:r w:rsidR="00A84D6E">
        <w:t xml:space="preserve">appliances </w:t>
      </w:r>
      <w:r w:rsidR="00CC1378">
        <w:t>to cease monitoring</w:t>
      </w:r>
      <w:r w:rsidR="00A84D6E">
        <w:t>.</w:t>
      </w:r>
      <w:r w:rsidR="00CC1378">
        <w:t xml:space="preserve"> A user can press refresh if a new appliance is not shown on the app. After two consecutive presses common issues and solutions will be provided in a tip box.</w:t>
      </w:r>
    </w:p>
    <w:p w14:paraId="30A27C5A" w14:textId="77777777" w:rsidR="00F2257A" w:rsidRDefault="00F2257A" w:rsidP="0008337D">
      <w:pPr>
        <w:pStyle w:val="Heading2"/>
        <w:spacing w:before="240" w:after="120" w:line="360" w:lineRule="auto"/>
        <w:ind w:left="850" w:hanging="578"/>
      </w:pPr>
      <w:bookmarkStart w:id="54" w:name="_Ref1310533"/>
      <w:bookmarkStart w:id="55" w:name="_Ref1737018"/>
      <w:bookmarkStart w:id="56" w:name="_Ref1737310"/>
      <w:bookmarkStart w:id="57" w:name="_Toc1738435"/>
      <w:r>
        <w:t xml:space="preserve">Exercise </w:t>
      </w:r>
      <w:bookmarkEnd w:id="31"/>
      <w:bookmarkEnd w:id="54"/>
      <w:r w:rsidR="00A84D6E">
        <w:t>Screen</w:t>
      </w:r>
      <w:bookmarkEnd w:id="55"/>
      <w:bookmarkEnd w:id="56"/>
      <w:bookmarkEnd w:id="57"/>
      <w:r>
        <w:t xml:space="preserve"> </w:t>
      </w:r>
    </w:p>
    <w:p w14:paraId="64894E74" w14:textId="5C6A0FC0" w:rsidR="00A84D6E" w:rsidRDefault="00A84D6E" w:rsidP="00A84D6E">
      <w:pPr>
        <w:spacing w:after="0" w:line="360" w:lineRule="auto"/>
        <w:ind w:left="992" w:hanging="720"/>
      </w:pPr>
      <w:r>
        <w:rPr>
          <w:b/>
        </w:rPr>
        <w:t>Purpose of Screen:</w:t>
      </w:r>
      <w:r>
        <w:t xml:space="preserve"> This screen offers a series of </w:t>
      </w:r>
      <w:r w:rsidR="0095219F">
        <w:t xml:space="preserve">personalised </w:t>
      </w:r>
      <w:r>
        <w:t xml:space="preserve">exercises from which the user can select one to participate in. Each exercise </w:t>
      </w:r>
      <w:r w:rsidR="004842A5">
        <w:t xml:space="preserve">displays </w:t>
      </w:r>
      <w:r>
        <w:t>a time estimate for completion.</w:t>
      </w:r>
    </w:p>
    <w:p w14:paraId="0293961B" w14:textId="77777777" w:rsidR="00A84D6E" w:rsidRDefault="00A84D6E" w:rsidP="00A84D6E">
      <w:pPr>
        <w:spacing w:after="0" w:line="360" w:lineRule="auto"/>
        <w:ind w:left="992" w:hanging="720"/>
      </w:pPr>
    </w:p>
    <w:p w14:paraId="72F234BD" w14:textId="11828AEA" w:rsidR="00A84D6E" w:rsidRDefault="00A84D6E" w:rsidP="006E147D">
      <w:pPr>
        <w:spacing w:after="0" w:line="360" w:lineRule="auto"/>
        <w:ind w:left="992" w:hanging="720"/>
      </w:pPr>
      <w:r>
        <w:rPr>
          <w:b/>
        </w:rPr>
        <w:t>User Interaction:</w:t>
      </w:r>
      <w:r>
        <w:t xml:space="preserve"> </w:t>
      </w:r>
      <w:r w:rsidR="006E147D">
        <w:t>They can begin an exercise by pressing the icon</w:t>
      </w:r>
      <w:r w:rsidR="00F75791">
        <w:t xml:space="preserve"> taking them to screen </w:t>
      </w:r>
      <w:r w:rsidR="00F75791">
        <w:fldChar w:fldCharType="begin"/>
      </w:r>
      <w:r w:rsidR="00F75791">
        <w:instrText xml:space="preserve"> REF _Ref1145377 \r \h </w:instrText>
      </w:r>
      <w:r w:rsidR="00F75791">
        <w:fldChar w:fldCharType="separate"/>
      </w:r>
      <w:r w:rsidR="00F75791">
        <w:t>5.6.2</w:t>
      </w:r>
      <w:r w:rsidR="00F75791">
        <w:fldChar w:fldCharType="end"/>
      </w:r>
      <w:r w:rsidR="00F75791">
        <w:t xml:space="preserve"> Exercise Run-Through</w:t>
      </w:r>
      <w:r w:rsidR="006E147D">
        <w:t xml:space="preserve">. The user can select the ‘Add’ button to add exercises from a list of available exercises; this action will take them to </w:t>
      </w:r>
      <w:r w:rsidR="006E147D">
        <w:fldChar w:fldCharType="begin"/>
      </w:r>
      <w:r w:rsidR="006E147D">
        <w:instrText xml:space="preserve"> REF _Ref1145826 \r \h </w:instrText>
      </w:r>
      <w:r w:rsidR="006E147D">
        <w:fldChar w:fldCharType="separate"/>
      </w:r>
      <w:r w:rsidR="006E147D">
        <w:t>5.6.1</w:t>
      </w:r>
      <w:r w:rsidR="006E147D">
        <w:fldChar w:fldCharType="end"/>
      </w:r>
      <w:r w:rsidR="006E147D">
        <w:t xml:space="preserve"> Add Exercises Screen</w:t>
      </w:r>
      <w:r w:rsidR="0095219F">
        <w:t>, this screen also shows more in-depth information about an exercise</w:t>
      </w:r>
      <w:r w:rsidR="006E147D">
        <w:t>.</w:t>
      </w:r>
    </w:p>
    <w:p w14:paraId="50DE39F0" w14:textId="77777777" w:rsidR="006E147D" w:rsidRPr="00A84D6E" w:rsidRDefault="006E147D" w:rsidP="006E147D">
      <w:pPr>
        <w:spacing w:after="0" w:line="360" w:lineRule="auto"/>
        <w:ind w:left="992" w:hanging="720"/>
      </w:pPr>
    </w:p>
    <w:p w14:paraId="17775579" w14:textId="77777777" w:rsidR="0095219F" w:rsidRDefault="0095219F" w:rsidP="0095219F">
      <w:pPr>
        <w:spacing w:after="0" w:line="360" w:lineRule="auto"/>
        <w:rPr>
          <w:b/>
        </w:rPr>
      </w:pPr>
    </w:p>
    <w:p w14:paraId="773E9D4E" w14:textId="3825A6A8" w:rsidR="0095219F" w:rsidRDefault="0095219F" w:rsidP="0095219F">
      <w:pPr>
        <w:spacing w:after="0" w:line="360" w:lineRule="auto"/>
        <w:rPr>
          <w:b/>
        </w:rPr>
      </w:pPr>
      <w:r>
        <w:rPr>
          <w:b/>
        </w:rPr>
        <w:lastRenderedPageBreak/>
        <w:t xml:space="preserve">Supporting Research: </w:t>
      </w:r>
    </w:p>
    <w:p w14:paraId="4F6E1714" w14:textId="5816BFA6" w:rsidR="00851F2F" w:rsidRDefault="00F2257A" w:rsidP="0095219F">
      <w:pPr>
        <w:spacing w:after="0" w:line="360" w:lineRule="auto"/>
        <w:ind w:left="720"/>
      </w:pPr>
      <w:r>
        <w:t xml:space="preserve">The exercise </w:t>
      </w:r>
      <w:r w:rsidR="00A84D6E">
        <w:t>screen</w:t>
      </w:r>
      <w:r>
        <w:t xml:space="preserve"> shows a list of exercises/activity’s that are tailored the user’s specific </w:t>
      </w:r>
      <w:r w:rsidR="00B96EF5">
        <w:t>r</w:t>
      </w:r>
      <w:r>
        <w:t>equirements.</w:t>
      </w:r>
      <w:r w:rsidR="00B96EF5">
        <w:t xml:space="preserve"> The NHS recommends that older adults (65+) partake in two different types of activity every week: a mixture of aerobic activity such as cycling or walking along with strength exercises, that impact all parts of the body, including legs, hips, back, abdomen, chest, shoulders and arms (NHS, 2019). </w:t>
      </w:r>
      <w:r w:rsidR="00872F4A">
        <w:t>Several specific exercises are shown in the storyboard and prototype of the design proposal.</w:t>
      </w:r>
    </w:p>
    <w:p w14:paraId="4D7834B4" w14:textId="674B4D03" w:rsidR="00B96EF5" w:rsidRPr="001C44BF" w:rsidRDefault="00B96EF5" w:rsidP="00F44039">
      <w:pPr>
        <w:spacing w:after="0" w:line="360" w:lineRule="auto"/>
        <w:ind w:left="720"/>
      </w:pPr>
      <w:r>
        <w:t>The group discussed the possibility of Tai Chi</w:t>
      </w:r>
      <w:r w:rsidR="0095219F">
        <w:t xml:space="preserve"> </w:t>
      </w:r>
      <w:r>
        <w:t>as a possible appropriate exercise. There is evidence that practicing Tai Chi can help older adults to reduce stress (</w:t>
      </w:r>
      <w:proofErr w:type="spellStart"/>
      <w:r>
        <w:t>Sandlund</w:t>
      </w:r>
      <w:proofErr w:type="spellEnd"/>
      <w:r>
        <w:t xml:space="preserve"> &amp; Norlander, 2000), improve posture and balance leading to lower risk of falls (Lomas-Vega, </w:t>
      </w:r>
      <w:proofErr w:type="spellStart"/>
      <w:r>
        <w:t>Obrero</w:t>
      </w:r>
      <w:proofErr w:type="spellEnd"/>
      <w:r>
        <w:t>-Gaitan, Molina-Ortega, &amp; Del-Pino-Casado, 2017). Most importantly for those with mobility issues or who are unable to stand Tai Chi can also be practiced sitting down, bring about much the same health benefits as when done standing up (</w:t>
      </w:r>
      <w:proofErr w:type="spellStart"/>
      <w:r>
        <w:t>DailyCaring</w:t>
      </w:r>
      <w:proofErr w:type="spellEnd"/>
      <w:r>
        <w:t xml:space="preserve">, 2019). </w:t>
      </w:r>
      <w:r w:rsidR="001C44BF">
        <w:t>Myers (2015) highlighted that many older people enjoy golf and bowling</w:t>
      </w:r>
      <w:r w:rsidR="0095219F">
        <w:t>,</w:t>
      </w:r>
      <w:r w:rsidR="001C44BF">
        <w:t xml:space="preserve"> these exercises have been added. </w:t>
      </w:r>
      <w:r w:rsidR="001C44BF" w:rsidRPr="0095219F">
        <w:rPr>
          <w:highlight w:val="red"/>
        </w:rPr>
        <w:t>R</w:t>
      </w:r>
      <w:commentRangeStart w:id="58"/>
      <w:r w:rsidR="001C44BF" w:rsidRPr="0095219F">
        <w:rPr>
          <w:highlight w:val="red"/>
        </w:rPr>
        <w:t xml:space="preserve">obinson </w:t>
      </w:r>
      <w:r w:rsidR="001C44BF" w:rsidRPr="0095219F">
        <w:rPr>
          <w:i/>
          <w:highlight w:val="red"/>
        </w:rPr>
        <w:t xml:space="preserve">et al. </w:t>
      </w:r>
      <w:r w:rsidR="001C44BF" w:rsidRPr="0095219F">
        <w:rPr>
          <w:highlight w:val="red"/>
        </w:rPr>
        <w:t xml:space="preserve">(2019) suggest that adding in activities that are enjoyable, such as listening to music or </w:t>
      </w:r>
      <w:r w:rsidR="003D23B9" w:rsidRPr="0095219F">
        <w:rPr>
          <w:highlight w:val="red"/>
        </w:rPr>
        <w:t>to the radio, while exercising can overcome reluctance to an exercise regime.</w:t>
      </w:r>
      <w:r w:rsidR="003D23B9">
        <w:t xml:space="preserve"> </w:t>
      </w:r>
      <w:commentRangeEnd w:id="58"/>
      <w:r w:rsidR="0095219F">
        <w:rPr>
          <w:rStyle w:val="CommentReference"/>
        </w:rPr>
        <w:commentReference w:id="58"/>
      </w:r>
    </w:p>
    <w:p w14:paraId="178AC073" w14:textId="77777777" w:rsidR="00F2257A" w:rsidRDefault="00F2257A" w:rsidP="0008337D">
      <w:pPr>
        <w:pStyle w:val="Heading3"/>
        <w:spacing w:before="120" w:after="120" w:line="360" w:lineRule="auto"/>
        <w:ind w:left="992"/>
      </w:pPr>
      <w:bookmarkStart w:id="59" w:name="_Ref1145826"/>
      <w:bookmarkStart w:id="60" w:name="_Ref1737180"/>
      <w:bookmarkStart w:id="61" w:name="_Toc1738436"/>
      <w:r>
        <w:t xml:space="preserve">Add </w:t>
      </w:r>
      <w:r w:rsidR="006E147D">
        <w:t>E</w:t>
      </w:r>
      <w:r>
        <w:t>xercises</w:t>
      </w:r>
      <w:bookmarkEnd w:id="59"/>
      <w:r>
        <w:t xml:space="preserve"> </w:t>
      </w:r>
      <w:r w:rsidR="006E147D">
        <w:t>Screen</w:t>
      </w:r>
      <w:bookmarkEnd w:id="60"/>
      <w:bookmarkEnd w:id="61"/>
    </w:p>
    <w:p w14:paraId="4105B433" w14:textId="0D33E040" w:rsidR="004842A5" w:rsidRDefault="004842A5" w:rsidP="004842A5">
      <w:pPr>
        <w:spacing w:after="0" w:line="360" w:lineRule="auto"/>
        <w:ind w:left="992" w:hanging="720"/>
      </w:pPr>
      <w:r>
        <w:rPr>
          <w:b/>
        </w:rPr>
        <w:t>Purpose of Screen:</w:t>
      </w:r>
      <w:r>
        <w:t xml:space="preserve"> This screen offers the facility to add further exercises from a </w:t>
      </w:r>
      <w:r w:rsidR="0095219F">
        <w:t xml:space="preserve">full </w:t>
      </w:r>
      <w:r>
        <w:t>selection</w:t>
      </w:r>
      <w:r w:rsidR="0095219F">
        <w:t xml:space="preserve"> of all available</w:t>
      </w:r>
      <w:r>
        <w:t xml:space="preserve">. It is expected that in most cases </w:t>
      </w:r>
      <w:r w:rsidR="00C471CE">
        <w:t>a</w:t>
      </w:r>
      <w:r>
        <w:t xml:space="preserve"> </w:t>
      </w:r>
      <w:r w:rsidR="0095219F">
        <w:t xml:space="preserve">user along with medical staff </w:t>
      </w:r>
      <w:r>
        <w:t>would make the selection</w:t>
      </w:r>
      <w:r w:rsidR="0095219F">
        <w:t xml:space="preserve"> in collaboration</w:t>
      </w:r>
      <w:r>
        <w:t>,</w:t>
      </w:r>
      <w:r w:rsidR="0095219F">
        <w:t xml:space="preserve"> considering preference and usefulness in treatment. However, users do this independently.</w:t>
      </w:r>
    </w:p>
    <w:p w14:paraId="12DED9C1" w14:textId="77777777" w:rsidR="004842A5" w:rsidRDefault="004842A5" w:rsidP="004842A5">
      <w:pPr>
        <w:spacing w:after="0" w:line="360" w:lineRule="auto"/>
        <w:ind w:left="992" w:hanging="720"/>
      </w:pPr>
    </w:p>
    <w:p w14:paraId="0A5470B2" w14:textId="77777777" w:rsidR="004842A5" w:rsidRDefault="004842A5" w:rsidP="004842A5">
      <w:pPr>
        <w:spacing w:after="0" w:line="360" w:lineRule="auto"/>
        <w:ind w:left="992" w:hanging="720"/>
      </w:pPr>
      <w:r>
        <w:rPr>
          <w:b/>
        </w:rPr>
        <w:t>User Interaction:</w:t>
      </w:r>
      <w:r>
        <w:t xml:space="preserve"> The user may interact with this screen using either the ‘Add’ or the ‘Remove’ buttons. They may also scroll through the presented exercises by using the small tab button below the displayed exercises or by simply swiping their fingers across the display in the direction they wish to scroll.</w:t>
      </w:r>
    </w:p>
    <w:p w14:paraId="64741D40" w14:textId="77777777" w:rsidR="004842A5" w:rsidRDefault="004842A5" w:rsidP="00B11D30">
      <w:pPr>
        <w:spacing w:after="0" w:line="360" w:lineRule="auto"/>
        <w:ind w:left="720"/>
      </w:pPr>
    </w:p>
    <w:p w14:paraId="5593101E" w14:textId="77777777" w:rsidR="0089443A" w:rsidRDefault="004842A5" w:rsidP="00B11D30">
      <w:pPr>
        <w:spacing w:after="0" w:line="360" w:lineRule="auto"/>
        <w:ind w:left="720"/>
      </w:pPr>
      <w:r>
        <w:t xml:space="preserve">As with </w:t>
      </w:r>
      <w:r>
        <w:fldChar w:fldCharType="begin"/>
      </w:r>
      <w:r>
        <w:instrText xml:space="preserve"> REF _Ref1663167 \r \h </w:instrText>
      </w:r>
      <w:r>
        <w:fldChar w:fldCharType="separate"/>
      </w:r>
      <w:r>
        <w:t>6.6.10</w:t>
      </w:r>
      <w:r>
        <w:fldChar w:fldCharType="end"/>
      </w:r>
      <w:r>
        <w:t xml:space="preserve"> Exercise Screen, the exercises each display a completion time.</w:t>
      </w:r>
    </w:p>
    <w:p w14:paraId="05DE3002" w14:textId="77777777" w:rsidR="0089443A" w:rsidRPr="0008337D" w:rsidRDefault="0089443A" w:rsidP="0008337D">
      <w:pPr>
        <w:pStyle w:val="Heading3"/>
        <w:spacing w:before="120" w:after="120" w:line="360" w:lineRule="auto"/>
        <w:ind w:left="992"/>
      </w:pPr>
      <w:bookmarkStart w:id="62" w:name="_Ref1145377"/>
      <w:bookmarkStart w:id="63" w:name="_Toc1738437"/>
      <w:r w:rsidRPr="0008337D">
        <w:t xml:space="preserve">Exercise </w:t>
      </w:r>
      <w:r w:rsidR="0008337D">
        <w:t>R</w:t>
      </w:r>
      <w:r w:rsidRPr="0008337D">
        <w:t>un-</w:t>
      </w:r>
      <w:r w:rsidR="0008337D">
        <w:t>T</w:t>
      </w:r>
      <w:r w:rsidRPr="0008337D">
        <w:t>hrough</w:t>
      </w:r>
      <w:bookmarkEnd w:id="62"/>
      <w:bookmarkEnd w:id="63"/>
    </w:p>
    <w:p w14:paraId="37E47FCA" w14:textId="30CB84B1" w:rsidR="004842A5" w:rsidRDefault="004842A5" w:rsidP="004842A5">
      <w:pPr>
        <w:spacing w:after="0" w:line="360" w:lineRule="auto"/>
        <w:ind w:left="992" w:hanging="720"/>
      </w:pPr>
      <w:r>
        <w:rPr>
          <w:b/>
        </w:rPr>
        <w:t>Purpose of Screen:</w:t>
      </w:r>
      <w:r>
        <w:t xml:space="preserve"> This screen provides a visual image of what movements are performed during the selected exercise.</w:t>
      </w:r>
      <w:r w:rsidR="0095219F">
        <w:t xml:space="preserve"> An overlay of the users’ current movement is also shown to give instant feedback for how well as user is completing the activity.</w:t>
      </w:r>
    </w:p>
    <w:p w14:paraId="540731A9" w14:textId="1C02F2DB" w:rsidR="004842A5" w:rsidRDefault="004842A5" w:rsidP="004842A5">
      <w:pPr>
        <w:spacing w:after="0" w:line="360" w:lineRule="auto"/>
        <w:ind w:left="992" w:hanging="720"/>
      </w:pPr>
      <w:r>
        <w:rPr>
          <w:b/>
        </w:rPr>
        <w:lastRenderedPageBreak/>
        <w:t>User Interaction:</w:t>
      </w:r>
      <w:r>
        <w:t xml:space="preserve"> The user may interact with this screen using the</w:t>
      </w:r>
      <w:r w:rsidR="0095219F">
        <w:t xml:space="preserve"> p</w:t>
      </w:r>
      <w:r>
        <w:t>ause</w:t>
      </w:r>
      <w:r w:rsidR="0095219F">
        <w:t xml:space="preserve"> </w:t>
      </w:r>
      <w:r>
        <w:t xml:space="preserve">button at the lower right of the display. </w:t>
      </w:r>
    </w:p>
    <w:p w14:paraId="330912F6" w14:textId="474AF788" w:rsidR="004842A5" w:rsidRPr="0095219F" w:rsidRDefault="0095219F" w:rsidP="0095219F">
      <w:pPr>
        <w:spacing w:after="0" w:line="360" w:lineRule="auto"/>
        <w:rPr>
          <w:b/>
        </w:rPr>
      </w:pPr>
      <w:r w:rsidRPr="0095219F">
        <w:rPr>
          <w:b/>
        </w:rPr>
        <w:t>Supporting Research:</w:t>
      </w:r>
    </w:p>
    <w:p w14:paraId="7E2936CA" w14:textId="41FD761B" w:rsidR="0089443A" w:rsidRDefault="0095219F" w:rsidP="00851F2F">
      <w:pPr>
        <w:spacing w:after="0" w:line="360" w:lineRule="auto"/>
        <w:ind w:left="720"/>
      </w:pPr>
      <w:r>
        <w:t xml:space="preserve">The use of the overlay to provide feedback was inspired by the popular game franchise </w:t>
      </w:r>
      <w:r w:rsidR="00AF3480">
        <w:t xml:space="preserve">‘Just Dance’ </w:t>
      </w:r>
      <w:r w:rsidR="00CC4E49">
        <w:t>(</w:t>
      </w:r>
      <w:proofErr w:type="spellStart"/>
      <w:r w:rsidR="00CC4E49">
        <w:t>ArthurVideoSong</w:t>
      </w:r>
      <w:proofErr w:type="spellEnd"/>
      <w:r w:rsidR="00CC4E49">
        <w:t xml:space="preserve">, 2018). </w:t>
      </w:r>
      <w:r w:rsidR="0089443A">
        <w:t xml:space="preserve">Exercises work by having an animated video of a person doing the activity with an overlay of the user giving immediate feedback on how well the user is doing.  </w:t>
      </w:r>
      <w:r>
        <w:t xml:space="preserve">Additional pop-ups </w:t>
      </w:r>
      <w:r w:rsidR="0089443A">
        <w:t>also appear on screen showing</w:t>
      </w:r>
      <w:r>
        <w:t>,</w:t>
      </w:r>
      <w:r w:rsidR="0089443A">
        <w:t xml:space="preserve"> for instance</w:t>
      </w:r>
      <w:r>
        <w:t>,</w:t>
      </w:r>
      <w:r w:rsidR="0089443A">
        <w:t xml:space="preserve"> how long the user must hold a certain position. The user can leave the exercise by pressing the back button which will take the user to the previous </w:t>
      </w:r>
      <w:r w:rsidR="00CC4E49">
        <w:t xml:space="preserve">screen </w:t>
      </w:r>
      <w:r w:rsidR="0089443A">
        <w:t>(e</w:t>
      </w:r>
      <w:r w:rsidR="00D16CF5">
        <w:t>i</w:t>
      </w:r>
      <w:r w:rsidR="0089443A">
        <w:t>ther</w:t>
      </w:r>
      <w:r w:rsidR="0008337D">
        <w:t xml:space="preserve"> </w:t>
      </w:r>
      <w:r w:rsidR="00CC4E49">
        <w:fldChar w:fldCharType="begin"/>
      </w:r>
      <w:r w:rsidR="00CC4E49">
        <w:instrText xml:space="preserve"> REF _Ref1664224 \r \h </w:instrText>
      </w:r>
      <w:r w:rsidR="00CC4E49">
        <w:fldChar w:fldCharType="separate"/>
      </w:r>
      <w:r w:rsidR="00CC4E49">
        <w:t>6.6.11</w:t>
      </w:r>
      <w:r w:rsidR="00CC4E49">
        <w:fldChar w:fldCharType="end"/>
      </w:r>
      <w:r w:rsidR="00CC4E49">
        <w:t xml:space="preserve"> </w:t>
      </w:r>
      <w:r w:rsidR="0008337D">
        <w:t xml:space="preserve">Add </w:t>
      </w:r>
      <w:r w:rsidR="00CC4E49">
        <w:t>E</w:t>
      </w:r>
      <w:r w:rsidR="0008337D">
        <w:t>xercises</w:t>
      </w:r>
      <w:r w:rsidR="00CC4E49">
        <w:t xml:space="preserve"> Screen</w:t>
      </w:r>
      <w:r w:rsidR="00D16CF5">
        <w:t xml:space="preserve"> </w:t>
      </w:r>
      <w:r w:rsidR="0089443A">
        <w:t>or</w:t>
      </w:r>
      <w:r w:rsidR="0008337D">
        <w:t xml:space="preserve"> </w:t>
      </w:r>
      <w:r w:rsidR="00CC4E49">
        <w:fldChar w:fldCharType="begin"/>
      </w:r>
      <w:r w:rsidR="00CC4E49">
        <w:instrText xml:space="preserve"> REF _Ref1664261 \r \h </w:instrText>
      </w:r>
      <w:r w:rsidR="00CC4E49">
        <w:fldChar w:fldCharType="separate"/>
      </w:r>
      <w:r w:rsidR="00CC4E49">
        <w:t>6.6.10</w:t>
      </w:r>
      <w:r w:rsidR="00CC4E49">
        <w:fldChar w:fldCharType="end"/>
      </w:r>
      <w:r w:rsidR="00727C8E">
        <w:t xml:space="preserve"> Exercise page</w:t>
      </w:r>
      <w:r w:rsidR="0089443A">
        <w:t>)</w:t>
      </w:r>
      <w:r w:rsidR="00727C8E">
        <w:t>.</w:t>
      </w:r>
    </w:p>
    <w:p w14:paraId="0E27D1E8" w14:textId="77777777" w:rsidR="00851F2F" w:rsidRDefault="00851F2F" w:rsidP="00851F2F">
      <w:pPr>
        <w:spacing w:after="0" w:line="360" w:lineRule="auto"/>
        <w:ind w:left="720"/>
      </w:pPr>
    </w:p>
    <w:p w14:paraId="774E0096" w14:textId="77777777" w:rsidR="00E168FA" w:rsidRDefault="009A599D" w:rsidP="00851F2F">
      <w:pPr>
        <w:spacing w:after="0" w:line="360" w:lineRule="auto"/>
        <w:ind w:left="720"/>
      </w:pPr>
      <w:r>
        <w:t>T</w:t>
      </w:r>
      <w:r w:rsidR="00B96EF5">
        <w:t>he initial design of exercises focused on giving the user feedback in the form of a</w:t>
      </w:r>
      <w:r w:rsidR="00F54F33">
        <w:t>n</w:t>
      </w:r>
      <w:r w:rsidR="00B96EF5">
        <w:t xml:space="preserve"> </w:t>
      </w:r>
      <w:r>
        <w:t xml:space="preserve">animated </w:t>
      </w:r>
      <w:r w:rsidR="00B96EF5">
        <w:t xml:space="preserve">human with </w:t>
      </w:r>
      <w:r>
        <w:t xml:space="preserve">a </w:t>
      </w:r>
      <w:r w:rsidR="00B96EF5">
        <w:t xml:space="preserve">line skeleton overlaid and sensor points on that line skeleton. </w:t>
      </w:r>
      <w:r>
        <w:t>The skeleton represents the users</w:t>
      </w:r>
      <w:r w:rsidR="00F54F33">
        <w:t>’</w:t>
      </w:r>
      <w:r>
        <w:t xml:space="preserve"> current position and is gleaned from </w:t>
      </w:r>
      <w:r w:rsidR="00F54F33">
        <w:t xml:space="preserve">sensors the user would be holding. </w:t>
      </w:r>
    </w:p>
    <w:p w14:paraId="7A1E5E38" w14:textId="77777777" w:rsidR="00E168FA" w:rsidRDefault="00385310" w:rsidP="00E168FA">
      <w:pPr>
        <w:spacing w:after="0" w:line="360" w:lineRule="auto"/>
        <w:ind w:left="720"/>
      </w:pPr>
      <w:r>
        <w:t xml:space="preserve">This form of ‘augmentation’ is discussed by </w:t>
      </w:r>
      <w:proofErr w:type="spellStart"/>
      <w:r>
        <w:t>Preece</w:t>
      </w:r>
      <w:proofErr w:type="spellEnd"/>
      <w:r>
        <w:t xml:space="preserve"> </w:t>
      </w:r>
      <w:r>
        <w:rPr>
          <w:i/>
        </w:rPr>
        <w:t xml:space="preserve">et </w:t>
      </w:r>
      <w:r w:rsidRPr="00385310">
        <w:t>al</w:t>
      </w:r>
      <w:r>
        <w:t xml:space="preserve">. (2015); they make the point that this form of design needs to be noticeable without interfering or stopping the viewer from continuing their interaction. </w:t>
      </w:r>
      <w:r w:rsidR="00B96EF5" w:rsidRPr="00385310">
        <w:t>The</w:t>
      </w:r>
      <w:r w:rsidR="00B96EF5">
        <w:t xml:space="preserve"> display guide</w:t>
      </w:r>
      <w:r w:rsidR="00E168FA">
        <w:t>s</w:t>
      </w:r>
      <w:r w:rsidR="00B96EF5">
        <w:t xml:space="preserve"> the user through </w:t>
      </w:r>
      <w:r w:rsidR="00E168FA">
        <w:t xml:space="preserve">the activity by asking them to follow the animated figure with their own movements. </w:t>
      </w:r>
    </w:p>
    <w:p w14:paraId="1062F393" w14:textId="77777777" w:rsidR="00E168FA" w:rsidRDefault="00B96EF5" w:rsidP="00E168FA">
      <w:pPr>
        <w:spacing w:after="0" w:line="360" w:lineRule="auto"/>
        <w:ind w:left="720"/>
      </w:pPr>
      <w:r>
        <w:t xml:space="preserve">The feedback highlighted in the initial design </w:t>
      </w:r>
      <w:r w:rsidR="00E168FA">
        <w:t xml:space="preserve">was adapted to include colour coding of how close the users’ movement mirrored the ideal. For example, </w:t>
      </w:r>
      <w:r>
        <w:t>a red colour</w:t>
      </w:r>
      <w:r w:rsidR="00385310">
        <w:t xml:space="preserve"> of the skeletal overlay</w:t>
      </w:r>
      <w:r>
        <w:t xml:space="preserve"> will suggest that the </w:t>
      </w:r>
      <w:r w:rsidR="00E168FA">
        <w:t xml:space="preserve">users’ </w:t>
      </w:r>
      <w:r>
        <w:t>position</w:t>
      </w:r>
      <w:r w:rsidR="00E168FA">
        <w:t xml:space="preserve">ing </w:t>
      </w:r>
      <w:r>
        <w:t>during the exercise is out of alignment with what is</w:t>
      </w:r>
      <w:r w:rsidR="00E168FA">
        <w:t xml:space="preserve"> ideal. </w:t>
      </w:r>
    </w:p>
    <w:p w14:paraId="28AC61C3" w14:textId="49B876F9" w:rsidR="0089443A" w:rsidRDefault="00E168FA" w:rsidP="00E168FA">
      <w:pPr>
        <w:spacing w:after="0" w:line="360" w:lineRule="auto"/>
        <w:ind w:left="720"/>
      </w:pPr>
      <w:r>
        <w:t>This n</w:t>
      </w:r>
      <w:r w:rsidR="00D16CF5">
        <w:t xml:space="preserve">on-verbal </w:t>
      </w:r>
      <w:r>
        <w:t xml:space="preserve">feedback </w:t>
      </w:r>
      <w:r w:rsidR="00D16CF5">
        <w:t xml:space="preserve">overcomes the potential for confusion from a series of words </w:t>
      </w:r>
      <w:r>
        <w:t xml:space="preserve">in line with </w:t>
      </w:r>
      <w:r w:rsidR="00BA572E">
        <w:t>UK government guideline</w:t>
      </w:r>
      <w:r>
        <w:t>s</w:t>
      </w:r>
      <w:r w:rsidR="00BA572E">
        <w:t xml:space="preserve"> to not create ‘walls of text’ (Pun, 2016).</w:t>
      </w:r>
    </w:p>
    <w:p w14:paraId="782F3D51" w14:textId="77777777" w:rsidR="001A50B4" w:rsidRDefault="001A50B4" w:rsidP="00727C8E">
      <w:pPr>
        <w:pStyle w:val="Heading2"/>
        <w:spacing w:before="240" w:after="120" w:line="360" w:lineRule="auto"/>
        <w:ind w:left="850" w:hanging="578"/>
      </w:pPr>
      <w:bookmarkStart w:id="64" w:name="_Ref1310564"/>
      <w:bookmarkStart w:id="65" w:name="_Toc1738438"/>
      <w:r>
        <w:t>Smart Robot (</w:t>
      </w:r>
      <w:proofErr w:type="spellStart"/>
      <w:r>
        <w:t>Cozmo</w:t>
      </w:r>
      <w:proofErr w:type="spellEnd"/>
      <w:r>
        <w:t>)</w:t>
      </w:r>
      <w:bookmarkEnd w:id="64"/>
      <w:bookmarkEnd w:id="65"/>
    </w:p>
    <w:p w14:paraId="47505791" w14:textId="55409EDF" w:rsidR="001F0B20" w:rsidRDefault="001F0B20" w:rsidP="00385310">
      <w:pPr>
        <w:spacing w:after="120" w:line="360" w:lineRule="auto"/>
        <w:ind w:left="992" w:hanging="720"/>
      </w:pPr>
      <w:r w:rsidRPr="003D3572">
        <w:rPr>
          <w:b/>
        </w:rPr>
        <w:t>Purpose of Screen</w:t>
      </w:r>
      <w:r>
        <w:t>: This screen provides interactive communication with the robot (</w:t>
      </w:r>
      <w:proofErr w:type="spellStart"/>
      <w:r>
        <w:t>Cozmo</w:t>
      </w:r>
      <w:proofErr w:type="spellEnd"/>
      <w:r>
        <w:t xml:space="preserve">). It offers several choices </w:t>
      </w:r>
      <w:r w:rsidR="00385913">
        <w:t xml:space="preserve">of objects </w:t>
      </w:r>
      <w:r>
        <w:t>for the robot to fetch.</w:t>
      </w:r>
    </w:p>
    <w:p w14:paraId="703C3B5A" w14:textId="2B1BAA67" w:rsidR="00D63904" w:rsidRDefault="001F0B20" w:rsidP="00385310">
      <w:pPr>
        <w:spacing w:line="360" w:lineRule="auto"/>
        <w:ind w:left="992" w:hanging="720"/>
      </w:pPr>
      <w:r w:rsidRPr="003D3572">
        <w:rPr>
          <w:b/>
        </w:rPr>
        <w:t>User interaction</w:t>
      </w:r>
      <w:r>
        <w:rPr>
          <w:b/>
        </w:rPr>
        <w:t xml:space="preserve">: </w:t>
      </w:r>
      <w:r>
        <w:t xml:space="preserve">Interaction with the robot includes several icons which display various items to be fetched and a robot icon which can be pressed to ‘confirm’ the robot’s actions. </w:t>
      </w:r>
    </w:p>
    <w:p w14:paraId="5F64FFA4" w14:textId="01E5D654" w:rsidR="00385913" w:rsidRDefault="00385913" w:rsidP="00385310">
      <w:pPr>
        <w:spacing w:line="360" w:lineRule="auto"/>
        <w:ind w:left="992" w:hanging="720"/>
        <w:rPr>
          <w:b/>
        </w:rPr>
      </w:pPr>
      <w:r w:rsidRPr="00385913">
        <w:rPr>
          <w:b/>
        </w:rPr>
        <w:t>Supporting Research</w:t>
      </w:r>
      <w:r>
        <w:rPr>
          <w:b/>
        </w:rPr>
        <w:t>:</w:t>
      </w:r>
    </w:p>
    <w:p w14:paraId="7F672FEA" w14:textId="77777777" w:rsidR="003157D7" w:rsidRDefault="00385913" w:rsidP="007A02D4">
      <w:pPr>
        <w:spacing w:line="360" w:lineRule="auto"/>
        <w:ind w:left="992"/>
      </w:pPr>
      <w:r>
        <w:lastRenderedPageBreak/>
        <w:t xml:space="preserve">A graphical user interface was chosen for the interaction as </w:t>
      </w:r>
      <w:proofErr w:type="spellStart"/>
      <w:r>
        <w:t>cozmo</w:t>
      </w:r>
      <w:proofErr w:type="spellEnd"/>
      <w:r>
        <w:t xml:space="preserve"> is unable to use voice recognition. The possibility of using facial recognition was discussed. However, </w:t>
      </w:r>
      <w:proofErr w:type="spellStart"/>
      <w:r>
        <w:t>cozmo’s</w:t>
      </w:r>
      <w:proofErr w:type="spellEnd"/>
      <w:r>
        <w:t xml:space="preserve"> expression recognition is currently poor. It can only differentiate between very happy and very sad, requiring big obvious smiles or frowns. As some of our users may find it difficult to produce these expressions, as in the case of recovering stroke patients (Stroke Association, retrieved last 23/02/2019).</w:t>
      </w:r>
    </w:p>
    <w:p w14:paraId="695C0644" w14:textId="776E95CA" w:rsidR="00385913" w:rsidRDefault="003157D7" w:rsidP="007A02D4">
      <w:pPr>
        <w:spacing w:line="360" w:lineRule="auto"/>
        <w:ind w:left="992"/>
      </w:pPr>
      <w:r>
        <w:t xml:space="preserve">The use of a GUI ensures the consistency throughout the app is kept. </w:t>
      </w:r>
      <w:proofErr w:type="spellStart"/>
      <w:r>
        <w:t>Cozmo</w:t>
      </w:r>
      <w:proofErr w:type="spellEnd"/>
      <w:r>
        <w:t xml:space="preserve"> interacts with the user through various phrases. These phrases guide the user through the interaction. Letting them know what </w:t>
      </w:r>
      <w:proofErr w:type="spellStart"/>
      <w:r w:rsidR="0026492B">
        <w:t>C</w:t>
      </w:r>
      <w:r>
        <w:t>ozmo</w:t>
      </w:r>
      <w:proofErr w:type="spellEnd"/>
      <w:r>
        <w:t xml:space="preserve"> is doing and prompt interaction when it is needed, such as confirming </w:t>
      </w:r>
      <w:proofErr w:type="spellStart"/>
      <w:r w:rsidR="0026492B">
        <w:t>C</w:t>
      </w:r>
      <w:r>
        <w:t>ozmo</w:t>
      </w:r>
      <w:proofErr w:type="spellEnd"/>
      <w:r>
        <w:t xml:space="preserve"> has the right object. This method of guidance through the interaction was used in accordance with advice </w:t>
      </w:r>
      <w:r w:rsidR="00BC3CEA">
        <w:t xml:space="preserve">provided by </w:t>
      </w:r>
      <w:proofErr w:type="spellStart"/>
      <w:r w:rsidR="00BC3CEA">
        <w:t>Montemerlo</w:t>
      </w:r>
      <w:proofErr w:type="spellEnd"/>
      <w:r w:rsidR="00BC3CEA">
        <w:t xml:space="preserve">, </w:t>
      </w:r>
      <w:proofErr w:type="spellStart"/>
      <w:r w:rsidR="00BC3CEA">
        <w:t>Pineau</w:t>
      </w:r>
      <w:proofErr w:type="spellEnd"/>
      <w:r w:rsidR="00BC3CEA">
        <w:t xml:space="preserve">, Roy, </w:t>
      </w:r>
      <w:proofErr w:type="spellStart"/>
      <w:r w:rsidR="00BC3CEA">
        <w:t>Thrun</w:t>
      </w:r>
      <w:proofErr w:type="spellEnd"/>
      <w:r w:rsidR="00BC3CEA">
        <w:t xml:space="preserve"> and Verma (2002) </w:t>
      </w:r>
      <w:r>
        <w:t xml:space="preserve">such as keeping sentences short </w:t>
      </w:r>
      <w:r w:rsidR="00FD6056">
        <w:t>and simple</w:t>
      </w:r>
      <w:r w:rsidR="00BC3CEA">
        <w:t xml:space="preserve"> when interacting with elderly users</w:t>
      </w:r>
      <w:r w:rsidR="00980FAD">
        <w:t>.</w:t>
      </w:r>
    </w:p>
    <w:p w14:paraId="68755427" w14:textId="134EB22D" w:rsidR="00B2115F" w:rsidRDefault="00B2115F" w:rsidP="007A02D4">
      <w:pPr>
        <w:spacing w:line="360" w:lineRule="auto"/>
        <w:ind w:left="992"/>
      </w:pPr>
      <w:r>
        <w:t xml:space="preserve">A complete use case for the interaction is shown at appendix 6.3.13. This use case was revised due to feedback from the presentation to have </w:t>
      </w:r>
      <w:proofErr w:type="spellStart"/>
      <w:r>
        <w:t>Cozmo</w:t>
      </w:r>
      <w:proofErr w:type="spellEnd"/>
      <w:r>
        <w:t xml:space="preserve"> begin and end on the charger. </w:t>
      </w:r>
    </w:p>
    <w:p w14:paraId="4D16361F" w14:textId="41999C5F" w:rsidR="00043B9A" w:rsidRPr="00385913" w:rsidRDefault="00043B9A" w:rsidP="00E12731">
      <w:pPr>
        <w:ind w:left="992"/>
      </w:pPr>
      <w:r>
        <w:t xml:space="preserve">Link to </w:t>
      </w:r>
      <w:proofErr w:type="spellStart"/>
      <w:r>
        <w:t>github</w:t>
      </w:r>
      <w:proofErr w:type="spellEnd"/>
      <w:r>
        <w:t xml:space="preserve"> repository containing code: </w:t>
      </w:r>
      <w:r w:rsidRPr="00B2115F">
        <w:t>https://github.com/Gordo851/DesignCourseworkSubmissionGroup4.git</w:t>
      </w:r>
      <w:bookmarkStart w:id="66" w:name="_GoBack"/>
      <w:bookmarkEnd w:id="66"/>
    </w:p>
    <w:p w14:paraId="51BDD831" w14:textId="77777777" w:rsidR="001A50B4" w:rsidRDefault="001A50B4" w:rsidP="00727C8E">
      <w:pPr>
        <w:pStyle w:val="Heading2"/>
        <w:spacing w:before="240" w:after="120" w:line="360" w:lineRule="auto"/>
        <w:ind w:left="850" w:hanging="578"/>
      </w:pPr>
      <w:bookmarkStart w:id="67" w:name="_Ref1310581"/>
      <w:bookmarkStart w:id="68" w:name="_Ref1737456"/>
      <w:bookmarkStart w:id="69" w:name="_Ref1737530"/>
      <w:bookmarkStart w:id="70" w:name="_Toc1738439"/>
      <w:r>
        <w:t>Settings</w:t>
      </w:r>
      <w:bookmarkEnd w:id="67"/>
      <w:r w:rsidR="001F0B20">
        <w:t xml:space="preserve"> Screen</w:t>
      </w:r>
      <w:bookmarkEnd w:id="68"/>
      <w:bookmarkEnd w:id="69"/>
      <w:bookmarkEnd w:id="70"/>
    </w:p>
    <w:p w14:paraId="7B1BAA3C" w14:textId="77777777" w:rsidR="001F0B20" w:rsidRDefault="001F0B20" w:rsidP="001F0B20">
      <w:pPr>
        <w:spacing w:after="120" w:line="360" w:lineRule="auto"/>
        <w:ind w:left="862" w:hanging="720"/>
      </w:pPr>
      <w:r w:rsidRPr="003D3572">
        <w:rPr>
          <w:b/>
        </w:rPr>
        <w:t>Purpose of Screen</w:t>
      </w:r>
      <w:r>
        <w:t>: This provides options for changing the colour palette used in the system and for resetting the colour palette to the default scheme.</w:t>
      </w:r>
    </w:p>
    <w:p w14:paraId="6F5EC936" w14:textId="058712D1" w:rsidR="001F0B20" w:rsidRDefault="001F0B20" w:rsidP="001F0B20">
      <w:pPr>
        <w:spacing w:line="360" w:lineRule="auto"/>
        <w:ind w:left="862" w:hanging="720"/>
      </w:pPr>
      <w:r w:rsidRPr="003D3572">
        <w:rPr>
          <w:b/>
        </w:rPr>
        <w:t>User interaction</w:t>
      </w:r>
      <w:r>
        <w:rPr>
          <w:b/>
        </w:rPr>
        <w:t xml:space="preserve">: </w:t>
      </w:r>
      <w:r>
        <w:t xml:space="preserve">The user may select </w:t>
      </w:r>
      <w:r w:rsidR="007A02D4">
        <w:t xml:space="preserve">an area of the app and </w:t>
      </w:r>
      <w:r>
        <w:t>a colour by tapping a colour on the colour wheel or they may press the ‘Reset’ button to return the display to the default colour scheme.</w:t>
      </w:r>
    </w:p>
    <w:p w14:paraId="141B44EF" w14:textId="77777777" w:rsidR="007A02D4" w:rsidRPr="007A02D4" w:rsidRDefault="007A02D4" w:rsidP="007A02D4">
      <w:pPr>
        <w:spacing w:line="360" w:lineRule="auto"/>
        <w:rPr>
          <w:b/>
        </w:rPr>
      </w:pPr>
      <w:r w:rsidRPr="007A02D4">
        <w:rPr>
          <w:b/>
        </w:rPr>
        <w:t>Supporting Research:</w:t>
      </w:r>
    </w:p>
    <w:p w14:paraId="225A21EB" w14:textId="15AC909C" w:rsidR="001F0B20" w:rsidRDefault="001F0B20" w:rsidP="007A02D4">
      <w:pPr>
        <w:spacing w:line="360" w:lineRule="auto"/>
        <w:ind w:left="720"/>
      </w:pPr>
      <w:r>
        <w:t xml:space="preserve">The option to personalize the interactive display colours was built to </w:t>
      </w:r>
      <w:r w:rsidR="009D6208">
        <w:t xml:space="preserve">ensures </w:t>
      </w:r>
      <w:r w:rsidR="0029742D">
        <w:t>users</w:t>
      </w:r>
      <w:r w:rsidR="009D6208">
        <w:t xml:space="preserve"> with colour blindness or preferences could still effectively use</w:t>
      </w:r>
      <w:r>
        <w:t xml:space="preserve"> the system.</w:t>
      </w:r>
    </w:p>
    <w:p w14:paraId="76D3ED3D" w14:textId="77777777" w:rsidR="00BF2E6B" w:rsidRPr="0029742D" w:rsidRDefault="000844C1" w:rsidP="000844C1">
      <w:pPr>
        <w:pStyle w:val="Heading2"/>
        <w:spacing w:before="120" w:after="120" w:line="360" w:lineRule="auto"/>
        <w:ind w:left="850" w:hanging="578"/>
        <w:rPr>
          <w:highlight w:val="red"/>
        </w:rPr>
      </w:pPr>
      <w:bookmarkStart w:id="71" w:name="_Toc1738440"/>
      <w:commentRangeStart w:id="72"/>
      <w:r w:rsidRPr="0029742D">
        <w:rPr>
          <w:highlight w:val="red"/>
        </w:rPr>
        <w:t>Prototype Design Summary</w:t>
      </w:r>
      <w:bookmarkEnd w:id="71"/>
    </w:p>
    <w:p w14:paraId="3B413831" w14:textId="67BF116E" w:rsidR="000844C1" w:rsidRPr="0029742D" w:rsidRDefault="000844C1" w:rsidP="000844C1">
      <w:pPr>
        <w:ind w:left="720"/>
        <w:rPr>
          <w:highlight w:val="red"/>
        </w:rPr>
      </w:pPr>
      <w:r w:rsidRPr="0029742D">
        <w:rPr>
          <w:highlight w:val="red"/>
        </w:rPr>
        <w:t xml:space="preserve">The proposed design for an Interactive Screen system for use by older </w:t>
      </w:r>
      <w:r w:rsidR="0029742D" w:rsidRPr="0029742D">
        <w:rPr>
          <w:highlight w:val="red"/>
        </w:rPr>
        <w:t xml:space="preserve">users </w:t>
      </w:r>
      <w:r w:rsidRPr="0029742D">
        <w:rPr>
          <w:highlight w:val="red"/>
        </w:rPr>
        <w:t xml:space="preserve">with mobility and health issues has been based on a simple and consistent principle as suggested by other researchers such as the UK Government (Pun, 2016) and the NHS (2019). </w:t>
      </w:r>
      <w:commentRangeEnd w:id="72"/>
      <w:r w:rsidR="0029742D" w:rsidRPr="0029742D">
        <w:rPr>
          <w:rStyle w:val="CommentReference"/>
          <w:highlight w:val="red"/>
        </w:rPr>
        <w:commentReference w:id="72"/>
      </w:r>
    </w:p>
    <w:p w14:paraId="50159388" w14:textId="77777777" w:rsidR="007F7B19" w:rsidRPr="007F7B19" w:rsidRDefault="007F7B19" w:rsidP="000844C1">
      <w:pPr>
        <w:ind w:left="720"/>
        <w:rPr>
          <w:i/>
        </w:rPr>
      </w:pPr>
      <w:r w:rsidRPr="0029742D">
        <w:rPr>
          <w:i/>
          <w:highlight w:val="red"/>
        </w:rPr>
        <w:lastRenderedPageBreak/>
        <w:t>Tie in the summary of the screens – what is the maximum number of interactions on any screen? (simplicity) is the user given one or more functional options per screen? (want there to low number per screen – simplicity) Reiterate ‘back’ button (consistency of display) Overall: does the syst</w:t>
      </w:r>
      <w:r w:rsidR="00276BE8" w:rsidRPr="0029742D">
        <w:rPr>
          <w:i/>
          <w:highlight w:val="red"/>
        </w:rPr>
        <w:t>em of screens give user – 1) us</w:t>
      </w:r>
      <w:r w:rsidRPr="0029742D">
        <w:rPr>
          <w:i/>
          <w:highlight w:val="red"/>
        </w:rPr>
        <w:t>ability 2) improved health support 3) opportunit</w:t>
      </w:r>
      <w:r w:rsidR="009271F6" w:rsidRPr="0029742D">
        <w:rPr>
          <w:i/>
          <w:highlight w:val="red"/>
        </w:rPr>
        <w:t>ies to engage at the user level 4) while keeping their details secure from hackers?</w:t>
      </w:r>
    </w:p>
    <w:p w14:paraId="66C9992D" w14:textId="77777777" w:rsidR="00F2257A" w:rsidRDefault="00F2257A" w:rsidP="00750A68">
      <w:pPr>
        <w:pStyle w:val="Heading1"/>
      </w:pPr>
      <w:bookmarkStart w:id="73" w:name="_Toc1738441"/>
      <w:r>
        <w:t>Appendix</w:t>
      </w:r>
      <w:bookmarkEnd w:id="73"/>
    </w:p>
    <w:p w14:paraId="5F064C35" w14:textId="77777777" w:rsidR="00E0791B" w:rsidRDefault="00E0791B" w:rsidP="00E0791B">
      <w:pPr>
        <w:pStyle w:val="Heading2"/>
      </w:pPr>
      <w:bookmarkStart w:id="74" w:name="_Toc1738442"/>
      <w:r>
        <w:t>Gantt Chart</w:t>
      </w:r>
      <w:bookmarkEnd w:id="74"/>
    </w:p>
    <w:tbl>
      <w:tblPr>
        <w:tblW w:w="7160" w:type="dxa"/>
        <w:tblInd w:w="72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140"/>
        <w:gridCol w:w="1100"/>
        <w:gridCol w:w="1920"/>
      </w:tblGrid>
      <w:tr w:rsidR="002136E2" w:rsidRPr="002136E2" w14:paraId="26A9CDCD" w14:textId="77777777" w:rsidTr="002136E2">
        <w:trPr>
          <w:trHeight w:val="288"/>
        </w:trPr>
        <w:tc>
          <w:tcPr>
            <w:tcW w:w="4140" w:type="dxa"/>
            <w:tcBorders>
              <w:top w:val="single" w:sz="4" w:space="0" w:color="auto"/>
              <w:bottom w:val="dashSmallGap" w:sz="4" w:space="0" w:color="auto"/>
              <w:right w:val="dashSmallGap" w:sz="4" w:space="0" w:color="auto"/>
            </w:tcBorders>
            <w:shd w:val="clear" w:color="auto" w:fill="auto"/>
            <w:noWrap/>
            <w:vAlign w:val="bottom"/>
            <w:hideMark/>
          </w:tcPr>
          <w:p w14:paraId="0FA66692" w14:textId="77777777" w:rsidR="002136E2" w:rsidRPr="002136E2" w:rsidRDefault="002136E2" w:rsidP="002136E2">
            <w:pPr>
              <w:spacing w:after="0" w:line="240" w:lineRule="auto"/>
              <w:rPr>
                <w:rFonts w:ascii="Calibri" w:eastAsia="Times New Roman" w:hAnsi="Calibri" w:cs="Calibri"/>
                <w:b/>
                <w:color w:val="000000"/>
                <w:lang w:eastAsia="en-GB"/>
              </w:rPr>
            </w:pPr>
            <w:r w:rsidRPr="002136E2">
              <w:rPr>
                <w:rFonts w:ascii="Calibri" w:eastAsia="Times New Roman" w:hAnsi="Calibri" w:cs="Calibri"/>
                <w:b/>
                <w:color w:val="000000"/>
                <w:lang w:eastAsia="en-GB"/>
              </w:rPr>
              <w:t>Task</w:t>
            </w:r>
          </w:p>
        </w:tc>
        <w:tc>
          <w:tcPr>
            <w:tcW w:w="1100" w:type="dxa"/>
            <w:tcBorders>
              <w:top w:val="single" w:sz="4" w:space="0" w:color="auto"/>
              <w:left w:val="dashSmallGap" w:sz="4" w:space="0" w:color="auto"/>
              <w:bottom w:val="dashSmallGap" w:sz="4" w:space="0" w:color="auto"/>
              <w:right w:val="dashSmallGap" w:sz="4" w:space="0" w:color="auto"/>
            </w:tcBorders>
            <w:shd w:val="clear" w:color="auto" w:fill="auto"/>
            <w:noWrap/>
            <w:vAlign w:val="bottom"/>
            <w:hideMark/>
          </w:tcPr>
          <w:p w14:paraId="7DB9B64B" w14:textId="77777777" w:rsidR="002136E2" w:rsidRPr="002136E2" w:rsidRDefault="002136E2" w:rsidP="002136E2">
            <w:pPr>
              <w:spacing w:after="0" w:line="240" w:lineRule="auto"/>
              <w:jc w:val="center"/>
              <w:rPr>
                <w:rFonts w:ascii="Calibri" w:eastAsia="Times New Roman" w:hAnsi="Calibri" w:cs="Calibri"/>
                <w:b/>
                <w:color w:val="000000"/>
                <w:lang w:eastAsia="en-GB"/>
              </w:rPr>
            </w:pPr>
            <w:r w:rsidRPr="002136E2">
              <w:rPr>
                <w:rFonts w:ascii="Calibri" w:eastAsia="Times New Roman" w:hAnsi="Calibri" w:cs="Calibri"/>
                <w:b/>
                <w:color w:val="000000"/>
                <w:lang w:eastAsia="en-GB"/>
              </w:rPr>
              <w:t>Start Date</w:t>
            </w:r>
          </w:p>
        </w:tc>
        <w:tc>
          <w:tcPr>
            <w:tcW w:w="1920" w:type="dxa"/>
            <w:tcBorders>
              <w:top w:val="single" w:sz="4" w:space="0" w:color="auto"/>
              <w:left w:val="dashSmallGap" w:sz="4" w:space="0" w:color="auto"/>
              <w:bottom w:val="dashSmallGap" w:sz="4" w:space="0" w:color="auto"/>
            </w:tcBorders>
            <w:shd w:val="clear" w:color="auto" w:fill="auto"/>
            <w:noWrap/>
            <w:vAlign w:val="bottom"/>
            <w:hideMark/>
          </w:tcPr>
          <w:p w14:paraId="5893517B" w14:textId="77777777" w:rsidR="002136E2" w:rsidRPr="002136E2" w:rsidRDefault="002136E2" w:rsidP="002136E2">
            <w:pPr>
              <w:spacing w:after="0" w:line="240" w:lineRule="auto"/>
              <w:jc w:val="center"/>
              <w:rPr>
                <w:rFonts w:ascii="Calibri" w:eastAsia="Times New Roman" w:hAnsi="Calibri" w:cs="Calibri"/>
                <w:b/>
                <w:color w:val="000000"/>
                <w:lang w:eastAsia="en-GB"/>
              </w:rPr>
            </w:pPr>
            <w:r w:rsidRPr="002136E2">
              <w:rPr>
                <w:rFonts w:ascii="Calibri" w:eastAsia="Times New Roman" w:hAnsi="Calibri" w:cs="Calibri"/>
                <w:b/>
                <w:color w:val="000000"/>
                <w:lang w:eastAsia="en-GB"/>
              </w:rPr>
              <w:t>Days to Complete</w:t>
            </w:r>
          </w:p>
        </w:tc>
      </w:tr>
      <w:tr w:rsidR="002136E2" w:rsidRPr="002136E2" w14:paraId="603AFEA6" w14:textId="77777777" w:rsidTr="002136E2">
        <w:trPr>
          <w:trHeight w:val="288"/>
        </w:trPr>
        <w:tc>
          <w:tcPr>
            <w:tcW w:w="4140" w:type="dxa"/>
            <w:tcBorders>
              <w:top w:val="dashSmallGap" w:sz="4" w:space="0" w:color="auto"/>
              <w:right w:val="dashSmallGap" w:sz="4" w:space="0" w:color="auto"/>
            </w:tcBorders>
            <w:shd w:val="clear" w:color="auto" w:fill="auto"/>
            <w:noWrap/>
            <w:vAlign w:val="bottom"/>
            <w:hideMark/>
          </w:tcPr>
          <w:p w14:paraId="5B48FD73" w14:textId="77777777" w:rsidR="002136E2" w:rsidRPr="002136E2" w:rsidRDefault="00C471CE" w:rsidP="00C471CE">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Introduction </w:t>
            </w:r>
            <w:r w:rsidR="002136E2" w:rsidRPr="002136E2">
              <w:rPr>
                <w:rFonts w:ascii="Calibri" w:eastAsia="Times New Roman" w:hAnsi="Calibri" w:cs="Calibri"/>
                <w:color w:val="000000"/>
                <w:lang w:eastAsia="en-GB"/>
              </w:rPr>
              <w:t>and planning (meeting)</w:t>
            </w:r>
          </w:p>
        </w:tc>
        <w:tc>
          <w:tcPr>
            <w:tcW w:w="1100" w:type="dxa"/>
            <w:tcBorders>
              <w:top w:val="dashSmallGap" w:sz="4" w:space="0" w:color="auto"/>
              <w:left w:val="dashSmallGap" w:sz="4" w:space="0" w:color="auto"/>
              <w:bottom w:val="nil"/>
              <w:right w:val="dashSmallGap" w:sz="4" w:space="0" w:color="auto"/>
            </w:tcBorders>
            <w:shd w:val="clear" w:color="auto" w:fill="auto"/>
            <w:noWrap/>
            <w:vAlign w:val="bottom"/>
            <w:hideMark/>
          </w:tcPr>
          <w:p w14:paraId="1A3005AA"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22-Jan</w:t>
            </w:r>
          </w:p>
        </w:tc>
        <w:tc>
          <w:tcPr>
            <w:tcW w:w="1920" w:type="dxa"/>
            <w:tcBorders>
              <w:top w:val="dashSmallGap" w:sz="4" w:space="0" w:color="auto"/>
              <w:left w:val="dashSmallGap" w:sz="4" w:space="0" w:color="auto"/>
            </w:tcBorders>
            <w:shd w:val="clear" w:color="auto" w:fill="auto"/>
            <w:noWrap/>
            <w:vAlign w:val="bottom"/>
            <w:hideMark/>
          </w:tcPr>
          <w:p w14:paraId="3F55F8EA"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14:paraId="1B17D432" w14:textId="77777777" w:rsidTr="002136E2">
        <w:trPr>
          <w:trHeight w:val="288"/>
        </w:trPr>
        <w:tc>
          <w:tcPr>
            <w:tcW w:w="4140" w:type="dxa"/>
            <w:tcBorders>
              <w:right w:val="dashSmallGap" w:sz="4" w:space="0" w:color="auto"/>
            </w:tcBorders>
            <w:shd w:val="clear" w:color="auto" w:fill="auto"/>
            <w:noWrap/>
            <w:vAlign w:val="bottom"/>
            <w:hideMark/>
          </w:tcPr>
          <w:p w14:paraId="524817BF"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Lit. review</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32C3D460"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23-Jan</w:t>
            </w:r>
          </w:p>
        </w:tc>
        <w:tc>
          <w:tcPr>
            <w:tcW w:w="1920" w:type="dxa"/>
            <w:tcBorders>
              <w:left w:val="dashSmallGap" w:sz="4" w:space="0" w:color="auto"/>
            </w:tcBorders>
            <w:shd w:val="clear" w:color="auto" w:fill="auto"/>
            <w:noWrap/>
            <w:vAlign w:val="bottom"/>
            <w:hideMark/>
          </w:tcPr>
          <w:p w14:paraId="1DB7467C"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6</w:t>
            </w:r>
          </w:p>
        </w:tc>
      </w:tr>
      <w:tr w:rsidR="002136E2" w:rsidRPr="002136E2" w14:paraId="2DB0422A" w14:textId="77777777" w:rsidTr="002136E2">
        <w:trPr>
          <w:trHeight w:val="288"/>
        </w:trPr>
        <w:tc>
          <w:tcPr>
            <w:tcW w:w="4140" w:type="dxa"/>
            <w:tcBorders>
              <w:right w:val="dashSmallGap" w:sz="4" w:space="0" w:color="auto"/>
            </w:tcBorders>
            <w:shd w:val="clear" w:color="auto" w:fill="auto"/>
            <w:noWrap/>
            <w:vAlign w:val="bottom"/>
            <w:hideMark/>
          </w:tcPr>
          <w:p w14:paraId="7C345123"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Persona Building</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7E1996C9"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23-Jan</w:t>
            </w:r>
          </w:p>
        </w:tc>
        <w:tc>
          <w:tcPr>
            <w:tcW w:w="1920" w:type="dxa"/>
            <w:tcBorders>
              <w:left w:val="dashSmallGap" w:sz="4" w:space="0" w:color="auto"/>
            </w:tcBorders>
            <w:shd w:val="clear" w:color="auto" w:fill="auto"/>
            <w:noWrap/>
            <w:vAlign w:val="bottom"/>
            <w:hideMark/>
          </w:tcPr>
          <w:p w14:paraId="36BA8C97"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6</w:t>
            </w:r>
          </w:p>
        </w:tc>
      </w:tr>
      <w:tr w:rsidR="002136E2" w:rsidRPr="002136E2" w14:paraId="274630EA" w14:textId="77777777" w:rsidTr="002136E2">
        <w:trPr>
          <w:trHeight w:val="288"/>
        </w:trPr>
        <w:tc>
          <w:tcPr>
            <w:tcW w:w="4140" w:type="dxa"/>
            <w:tcBorders>
              <w:right w:val="dashSmallGap" w:sz="4" w:space="0" w:color="auto"/>
            </w:tcBorders>
            <w:shd w:val="clear" w:color="auto" w:fill="auto"/>
            <w:noWrap/>
            <w:vAlign w:val="bottom"/>
            <w:hideMark/>
          </w:tcPr>
          <w:p w14:paraId="5DE71FC5"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Storyboard Design Planning (meeting )</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06BAB298"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29-Jan</w:t>
            </w:r>
          </w:p>
        </w:tc>
        <w:tc>
          <w:tcPr>
            <w:tcW w:w="1920" w:type="dxa"/>
            <w:tcBorders>
              <w:left w:val="dashSmallGap" w:sz="4" w:space="0" w:color="auto"/>
            </w:tcBorders>
            <w:shd w:val="clear" w:color="auto" w:fill="auto"/>
            <w:noWrap/>
            <w:vAlign w:val="bottom"/>
            <w:hideMark/>
          </w:tcPr>
          <w:p w14:paraId="43622585"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14:paraId="118B85C5" w14:textId="77777777" w:rsidTr="002136E2">
        <w:trPr>
          <w:trHeight w:val="288"/>
        </w:trPr>
        <w:tc>
          <w:tcPr>
            <w:tcW w:w="4140" w:type="dxa"/>
            <w:tcBorders>
              <w:right w:val="dashSmallGap" w:sz="4" w:space="0" w:color="auto"/>
            </w:tcBorders>
            <w:shd w:val="clear" w:color="auto" w:fill="auto"/>
            <w:noWrap/>
            <w:vAlign w:val="bottom"/>
            <w:hideMark/>
          </w:tcPr>
          <w:p w14:paraId="4ACF536E"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Storyboards (Iteration 1)</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0EC0754F"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30-Jan</w:t>
            </w:r>
          </w:p>
        </w:tc>
        <w:tc>
          <w:tcPr>
            <w:tcW w:w="1920" w:type="dxa"/>
            <w:tcBorders>
              <w:left w:val="dashSmallGap" w:sz="4" w:space="0" w:color="auto"/>
            </w:tcBorders>
            <w:shd w:val="clear" w:color="auto" w:fill="auto"/>
            <w:noWrap/>
            <w:vAlign w:val="bottom"/>
            <w:hideMark/>
          </w:tcPr>
          <w:p w14:paraId="08612315"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6</w:t>
            </w:r>
          </w:p>
        </w:tc>
      </w:tr>
      <w:tr w:rsidR="002136E2" w:rsidRPr="002136E2" w14:paraId="206BB8D2" w14:textId="77777777" w:rsidTr="002136E2">
        <w:trPr>
          <w:trHeight w:val="288"/>
        </w:trPr>
        <w:tc>
          <w:tcPr>
            <w:tcW w:w="4140" w:type="dxa"/>
            <w:tcBorders>
              <w:right w:val="dashSmallGap" w:sz="4" w:space="0" w:color="auto"/>
            </w:tcBorders>
            <w:shd w:val="clear" w:color="auto" w:fill="auto"/>
            <w:noWrap/>
            <w:vAlign w:val="bottom"/>
            <w:hideMark/>
          </w:tcPr>
          <w:p w14:paraId="30977F54"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Review of Storyboards (meeting)</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3EFC8C29"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05-Feb</w:t>
            </w:r>
          </w:p>
        </w:tc>
        <w:tc>
          <w:tcPr>
            <w:tcW w:w="1920" w:type="dxa"/>
            <w:tcBorders>
              <w:left w:val="dashSmallGap" w:sz="4" w:space="0" w:color="auto"/>
            </w:tcBorders>
            <w:shd w:val="clear" w:color="auto" w:fill="auto"/>
            <w:noWrap/>
            <w:vAlign w:val="bottom"/>
            <w:hideMark/>
          </w:tcPr>
          <w:p w14:paraId="7999E824"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14:paraId="78029D81" w14:textId="77777777" w:rsidTr="002136E2">
        <w:trPr>
          <w:trHeight w:val="288"/>
        </w:trPr>
        <w:tc>
          <w:tcPr>
            <w:tcW w:w="4140" w:type="dxa"/>
            <w:tcBorders>
              <w:right w:val="dashSmallGap" w:sz="4" w:space="0" w:color="auto"/>
            </w:tcBorders>
            <w:shd w:val="clear" w:color="auto" w:fill="auto"/>
            <w:noWrap/>
            <w:vAlign w:val="bottom"/>
            <w:hideMark/>
          </w:tcPr>
          <w:p w14:paraId="5F9E20FC"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Storyboards (Iteration 2)</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50645570"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06-Feb</w:t>
            </w:r>
          </w:p>
        </w:tc>
        <w:tc>
          <w:tcPr>
            <w:tcW w:w="1920" w:type="dxa"/>
            <w:tcBorders>
              <w:left w:val="dashSmallGap" w:sz="4" w:space="0" w:color="auto"/>
            </w:tcBorders>
            <w:shd w:val="clear" w:color="auto" w:fill="auto"/>
            <w:noWrap/>
            <w:vAlign w:val="bottom"/>
            <w:hideMark/>
          </w:tcPr>
          <w:p w14:paraId="342E8720"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w:t>
            </w:r>
          </w:p>
        </w:tc>
      </w:tr>
      <w:tr w:rsidR="002136E2" w:rsidRPr="002136E2" w14:paraId="0337D264" w14:textId="77777777" w:rsidTr="002136E2">
        <w:trPr>
          <w:trHeight w:val="288"/>
        </w:trPr>
        <w:tc>
          <w:tcPr>
            <w:tcW w:w="4140" w:type="dxa"/>
            <w:tcBorders>
              <w:right w:val="dashSmallGap" w:sz="4" w:space="0" w:color="auto"/>
            </w:tcBorders>
            <w:shd w:val="clear" w:color="auto" w:fill="auto"/>
            <w:noWrap/>
            <w:vAlign w:val="bottom"/>
            <w:hideMark/>
          </w:tcPr>
          <w:p w14:paraId="176157A0"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Presentation of Storyboards</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0C6B4F0C"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08-Feb</w:t>
            </w:r>
          </w:p>
        </w:tc>
        <w:tc>
          <w:tcPr>
            <w:tcW w:w="1920" w:type="dxa"/>
            <w:tcBorders>
              <w:left w:val="dashSmallGap" w:sz="4" w:space="0" w:color="auto"/>
            </w:tcBorders>
            <w:shd w:val="clear" w:color="auto" w:fill="auto"/>
            <w:noWrap/>
            <w:vAlign w:val="bottom"/>
            <w:hideMark/>
          </w:tcPr>
          <w:p w14:paraId="0BC44280"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0.5</w:t>
            </w:r>
          </w:p>
        </w:tc>
      </w:tr>
      <w:tr w:rsidR="002136E2" w:rsidRPr="002136E2" w14:paraId="59B744F0" w14:textId="77777777" w:rsidTr="002136E2">
        <w:trPr>
          <w:trHeight w:val="288"/>
        </w:trPr>
        <w:tc>
          <w:tcPr>
            <w:tcW w:w="4140" w:type="dxa"/>
            <w:tcBorders>
              <w:right w:val="dashSmallGap" w:sz="4" w:space="0" w:color="auto"/>
            </w:tcBorders>
            <w:shd w:val="clear" w:color="auto" w:fill="auto"/>
            <w:noWrap/>
            <w:vAlign w:val="bottom"/>
            <w:hideMark/>
          </w:tcPr>
          <w:p w14:paraId="0F8EE80D"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 xml:space="preserve">Introduction to </w:t>
            </w:r>
            <w:proofErr w:type="spellStart"/>
            <w:r w:rsidRPr="002136E2">
              <w:rPr>
                <w:rFonts w:ascii="Calibri" w:eastAsia="Times New Roman" w:hAnsi="Calibri" w:cs="Calibri"/>
                <w:color w:val="000000"/>
                <w:lang w:eastAsia="en-GB"/>
              </w:rPr>
              <w:t>cozmo</w:t>
            </w:r>
            <w:proofErr w:type="spellEnd"/>
          </w:p>
        </w:tc>
        <w:tc>
          <w:tcPr>
            <w:tcW w:w="1100" w:type="dxa"/>
            <w:tcBorders>
              <w:top w:val="nil"/>
              <w:left w:val="dashSmallGap" w:sz="4" w:space="0" w:color="auto"/>
              <w:bottom w:val="nil"/>
              <w:right w:val="dashSmallGap" w:sz="4" w:space="0" w:color="auto"/>
            </w:tcBorders>
            <w:shd w:val="clear" w:color="auto" w:fill="auto"/>
            <w:noWrap/>
            <w:vAlign w:val="bottom"/>
            <w:hideMark/>
          </w:tcPr>
          <w:p w14:paraId="7868E428"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08-Feb</w:t>
            </w:r>
          </w:p>
        </w:tc>
        <w:tc>
          <w:tcPr>
            <w:tcW w:w="1920" w:type="dxa"/>
            <w:tcBorders>
              <w:left w:val="dashSmallGap" w:sz="4" w:space="0" w:color="auto"/>
            </w:tcBorders>
            <w:shd w:val="clear" w:color="auto" w:fill="auto"/>
            <w:noWrap/>
            <w:vAlign w:val="bottom"/>
            <w:hideMark/>
          </w:tcPr>
          <w:p w14:paraId="6B05D488"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0.5</w:t>
            </w:r>
          </w:p>
        </w:tc>
      </w:tr>
      <w:tr w:rsidR="002136E2" w:rsidRPr="002136E2" w14:paraId="03CD8A62" w14:textId="77777777" w:rsidTr="002136E2">
        <w:trPr>
          <w:trHeight w:val="288"/>
        </w:trPr>
        <w:tc>
          <w:tcPr>
            <w:tcW w:w="4140" w:type="dxa"/>
            <w:tcBorders>
              <w:right w:val="dashSmallGap" w:sz="4" w:space="0" w:color="auto"/>
            </w:tcBorders>
            <w:shd w:val="clear" w:color="auto" w:fill="auto"/>
            <w:noWrap/>
            <w:vAlign w:val="bottom"/>
            <w:hideMark/>
          </w:tcPr>
          <w:p w14:paraId="66DC9BCD"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 xml:space="preserve">Building </w:t>
            </w:r>
            <w:proofErr w:type="spellStart"/>
            <w:r w:rsidRPr="002136E2">
              <w:rPr>
                <w:rFonts w:ascii="Calibri" w:eastAsia="Times New Roman" w:hAnsi="Calibri" w:cs="Calibri"/>
                <w:color w:val="000000"/>
                <w:lang w:eastAsia="en-GB"/>
              </w:rPr>
              <w:t>Cozmo</w:t>
            </w:r>
            <w:proofErr w:type="spellEnd"/>
            <w:r w:rsidRPr="002136E2">
              <w:rPr>
                <w:rFonts w:ascii="Calibri" w:eastAsia="Times New Roman" w:hAnsi="Calibri" w:cs="Calibri"/>
                <w:color w:val="000000"/>
                <w:lang w:eastAsia="en-GB"/>
              </w:rPr>
              <w:t xml:space="preserve"> Code (SDK)</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385207E7"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09-Feb</w:t>
            </w:r>
          </w:p>
        </w:tc>
        <w:tc>
          <w:tcPr>
            <w:tcW w:w="1920" w:type="dxa"/>
            <w:tcBorders>
              <w:left w:val="dashSmallGap" w:sz="4" w:space="0" w:color="auto"/>
            </w:tcBorders>
            <w:shd w:val="clear" w:color="auto" w:fill="auto"/>
            <w:noWrap/>
            <w:vAlign w:val="bottom"/>
            <w:hideMark/>
          </w:tcPr>
          <w:p w14:paraId="3E05E922"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10</w:t>
            </w:r>
          </w:p>
        </w:tc>
      </w:tr>
      <w:tr w:rsidR="002136E2" w:rsidRPr="002136E2" w14:paraId="1C375859" w14:textId="77777777" w:rsidTr="002136E2">
        <w:trPr>
          <w:trHeight w:val="288"/>
        </w:trPr>
        <w:tc>
          <w:tcPr>
            <w:tcW w:w="4140" w:type="dxa"/>
            <w:tcBorders>
              <w:right w:val="dashSmallGap" w:sz="4" w:space="0" w:color="auto"/>
            </w:tcBorders>
            <w:shd w:val="clear" w:color="auto" w:fill="auto"/>
            <w:noWrap/>
            <w:vAlign w:val="bottom"/>
            <w:hideMark/>
          </w:tcPr>
          <w:p w14:paraId="7F427A95"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 xml:space="preserve">Review of Prototype and </w:t>
            </w:r>
            <w:proofErr w:type="spellStart"/>
            <w:r w:rsidRPr="002136E2">
              <w:rPr>
                <w:rFonts w:ascii="Calibri" w:eastAsia="Times New Roman" w:hAnsi="Calibri" w:cs="Calibri"/>
                <w:color w:val="000000"/>
                <w:lang w:eastAsia="en-GB"/>
              </w:rPr>
              <w:t>Cozmo</w:t>
            </w:r>
            <w:proofErr w:type="spellEnd"/>
            <w:r w:rsidRPr="002136E2">
              <w:rPr>
                <w:rFonts w:ascii="Calibri" w:eastAsia="Times New Roman" w:hAnsi="Calibri" w:cs="Calibri"/>
                <w:color w:val="000000"/>
                <w:lang w:eastAsia="en-GB"/>
              </w:rPr>
              <w:t xml:space="preserve"> (meeting)</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3465B40B"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12-Feb</w:t>
            </w:r>
          </w:p>
        </w:tc>
        <w:tc>
          <w:tcPr>
            <w:tcW w:w="1920" w:type="dxa"/>
            <w:tcBorders>
              <w:left w:val="dashSmallGap" w:sz="4" w:space="0" w:color="auto"/>
            </w:tcBorders>
            <w:shd w:val="clear" w:color="auto" w:fill="auto"/>
            <w:noWrap/>
            <w:vAlign w:val="bottom"/>
            <w:hideMark/>
          </w:tcPr>
          <w:p w14:paraId="3CB8E509"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14:paraId="13B038B4" w14:textId="77777777" w:rsidTr="002136E2">
        <w:trPr>
          <w:trHeight w:val="288"/>
        </w:trPr>
        <w:tc>
          <w:tcPr>
            <w:tcW w:w="4140" w:type="dxa"/>
            <w:tcBorders>
              <w:right w:val="dashSmallGap" w:sz="4" w:space="0" w:color="auto"/>
            </w:tcBorders>
            <w:shd w:val="clear" w:color="auto" w:fill="auto"/>
            <w:noWrap/>
            <w:vAlign w:val="bottom"/>
            <w:hideMark/>
          </w:tcPr>
          <w:p w14:paraId="12450C27"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Write Report</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7DEFE205"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12-Feb</w:t>
            </w:r>
          </w:p>
        </w:tc>
        <w:tc>
          <w:tcPr>
            <w:tcW w:w="1920" w:type="dxa"/>
            <w:tcBorders>
              <w:left w:val="dashSmallGap" w:sz="4" w:space="0" w:color="auto"/>
            </w:tcBorders>
            <w:shd w:val="clear" w:color="auto" w:fill="auto"/>
            <w:noWrap/>
            <w:vAlign w:val="bottom"/>
            <w:hideMark/>
          </w:tcPr>
          <w:p w14:paraId="76BEE04F"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10</w:t>
            </w:r>
          </w:p>
        </w:tc>
      </w:tr>
      <w:tr w:rsidR="002136E2" w:rsidRPr="002136E2" w14:paraId="34089359" w14:textId="77777777" w:rsidTr="002136E2">
        <w:trPr>
          <w:trHeight w:val="288"/>
        </w:trPr>
        <w:tc>
          <w:tcPr>
            <w:tcW w:w="4140" w:type="dxa"/>
            <w:tcBorders>
              <w:right w:val="dashSmallGap" w:sz="4" w:space="0" w:color="auto"/>
            </w:tcBorders>
            <w:shd w:val="clear" w:color="auto" w:fill="auto"/>
            <w:noWrap/>
            <w:vAlign w:val="bottom"/>
            <w:hideMark/>
          </w:tcPr>
          <w:p w14:paraId="6A7C0A8F"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Final review of Prototype</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33AE007E"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19-Feb</w:t>
            </w:r>
          </w:p>
        </w:tc>
        <w:tc>
          <w:tcPr>
            <w:tcW w:w="1920" w:type="dxa"/>
            <w:tcBorders>
              <w:left w:val="dashSmallGap" w:sz="4" w:space="0" w:color="auto"/>
            </w:tcBorders>
            <w:shd w:val="clear" w:color="auto" w:fill="auto"/>
            <w:noWrap/>
            <w:vAlign w:val="bottom"/>
            <w:hideMark/>
          </w:tcPr>
          <w:p w14:paraId="3555B4DF"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14:paraId="21446BC6" w14:textId="77777777" w:rsidTr="002136E2">
        <w:trPr>
          <w:trHeight w:val="288"/>
        </w:trPr>
        <w:tc>
          <w:tcPr>
            <w:tcW w:w="4140" w:type="dxa"/>
            <w:tcBorders>
              <w:right w:val="dashSmallGap" w:sz="4" w:space="0" w:color="auto"/>
            </w:tcBorders>
            <w:shd w:val="clear" w:color="auto" w:fill="auto"/>
            <w:noWrap/>
            <w:vAlign w:val="bottom"/>
            <w:hideMark/>
          </w:tcPr>
          <w:p w14:paraId="480989FC"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Final iteration for development</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30FF5B6B"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19-Feb</w:t>
            </w:r>
          </w:p>
        </w:tc>
        <w:tc>
          <w:tcPr>
            <w:tcW w:w="1920" w:type="dxa"/>
            <w:tcBorders>
              <w:left w:val="dashSmallGap" w:sz="4" w:space="0" w:color="auto"/>
            </w:tcBorders>
            <w:shd w:val="clear" w:color="auto" w:fill="auto"/>
            <w:noWrap/>
            <w:vAlign w:val="bottom"/>
            <w:hideMark/>
          </w:tcPr>
          <w:p w14:paraId="4F62EDAA"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w:t>
            </w:r>
          </w:p>
        </w:tc>
      </w:tr>
      <w:tr w:rsidR="002136E2" w:rsidRPr="002136E2" w14:paraId="3F99458D" w14:textId="77777777" w:rsidTr="002136E2">
        <w:trPr>
          <w:trHeight w:val="288"/>
        </w:trPr>
        <w:tc>
          <w:tcPr>
            <w:tcW w:w="4140" w:type="dxa"/>
            <w:tcBorders>
              <w:right w:val="dashSmallGap" w:sz="4" w:space="0" w:color="auto"/>
            </w:tcBorders>
            <w:shd w:val="clear" w:color="auto" w:fill="auto"/>
            <w:noWrap/>
            <w:vAlign w:val="bottom"/>
            <w:hideMark/>
          </w:tcPr>
          <w:p w14:paraId="58E75CAD"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Presentation (Final)</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3EDB3935"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22-Feb</w:t>
            </w:r>
          </w:p>
        </w:tc>
        <w:tc>
          <w:tcPr>
            <w:tcW w:w="1920" w:type="dxa"/>
            <w:tcBorders>
              <w:left w:val="dashSmallGap" w:sz="4" w:space="0" w:color="auto"/>
            </w:tcBorders>
            <w:shd w:val="clear" w:color="auto" w:fill="auto"/>
            <w:noWrap/>
            <w:vAlign w:val="bottom"/>
            <w:hideMark/>
          </w:tcPr>
          <w:p w14:paraId="7B2E705B"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14:paraId="51ED089D" w14:textId="77777777" w:rsidTr="002136E2">
        <w:trPr>
          <w:trHeight w:val="288"/>
        </w:trPr>
        <w:tc>
          <w:tcPr>
            <w:tcW w:w="4140" w:type="dxa"/>
            <w:tcBorders>
              <w:right w:val="dashSmallGap" w:sz="4" w:space="0" w:color="auto"/>
            </w:tcBorders>
            <w:shd w:val="clear" w:color="auto" w:fill="auto"/>
            <w:noWrap/>
            <w:vAlign w:val="bottom"/>
            <w:hideMark/>
          </w:tcPr>
          <w:p w14:paraId="760DFAAD"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Review of Group Report (meeting)</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1156B17E"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22-Feb</w:t>
            </w:r>
          </w:p>
        </w:tc>
        <w:tc>
          <w:tcPr>
            <w:tcW w:w="1920" w:type="dxa"/>
            <w:tcBorders>
              <w:left w:val="dashSmallGap" w:sz="4" w:space="0" w:color="auto"/>
            </w:tcBorders>
            <w:shd w:val="clear" w:color="auto" w:fill="auto"/>
            <w:noWrap/>
            <w:vAlign w:val="bottom"/>
            <w:hideMark/>
          </w:tcPr>
          <w:p w14:paraId="45E3DEF4"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14:paraId="0167EA60" w14:textId="77777777" w:rsidTr="002136E2">
        <w:trPr>
          <w:trHeight w:val="288"/>
        </w:trPr>
        <w:tc>
          <w:tcPr>
            <w:tcW w:w="4140" w:type="dxa"/>
            <w:tcBorders>
              <w:right w:val="dashSmallGap" w:sz="4" w:space="0" w:color="auto"/>
            </w:tcBorders>
            <w:shd w:val="clear" w:color="auto" w:fill="auto"/>
            <w:noWrap/>
            <w:vAlign w:val="bottom"/>
            <w:hideMark/>
          </w:tcPr>
          <w:p w14:paraId="0D703DF0"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Finalise group report</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2604DDEE"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22-Feb</w:t>
            </w:r>
          </w:p>
        </w:tc>
        <w:tc>
          <w:tcPr>
            <w:tcW w:w="1920" w:type="dxa"/>
            <w:tcBorders>
              <w:left w:val="dashSmallGap" w:sz="4" w:space="0" w:color="auto"/>
            </w:tcBorders>
            <w:shd w:val="clear" w:color="auto" w:fill="auto"/>
            <w:noWrap/>
            <w:vAlign w:val="bottom"/>
            <w:hideMark/>
          </w:tcPr>
          <w:p w14:paraId="23C2C0B7"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3</w:t>
            </w:r>
          </w:p>
        </w:tc>
      </w:tr>
      <w:tr w:rsidR="002136E2" w:rsidRPr="002136E2" w14:paraId="1D6BE532" w14:textId="77777777" w:rsidTr="002136E2">
        <w:trPr>
          <w:trHeight w:val="288"/>
        </w:trPr>
        <w:tc>
          <w:tcPr>
            <w:tcW w:w="4140" w:type="dxa"/>
            <w:tcBorders>
              <w:right w:val="dashSmallGap" w:sz="4" w:space="0" w:color="auto"/>
            </w:tcBorders>
            <w:shd w:val="clear" w:color="auto" w:fill="auto"/>
            <w:noWrap/>
            <w:vAlign w:val="bottom"/>
            <w:hideMark/>
          </w:tcPr>
          <w:p w14:paraId="0A9719B4"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Submission of Group Report</w:t>
            </w:r>
          </w:p>
        </w:tc>
        <w:tc>
          <w:tcPr>
            <w:tcW w:w="1100" w:type="dxa"/>
            <w:tcBorders>
              <w:top w:val="nil"/>
              <w:left w:val="dashSmallGap" w:sz="4" w:space="0" w:color="auto"/>
              <w:bottom w:val="single" w:sz="4" w:space="0" w:color="auto"/>
              <w:right w:val="dashSmallGap" w:sz="4" w:space="0" w:color="auto"/>
            </w:tcBorders>
            <w:shd w:val="clear" w:color="auto" w:fill="auto"/>
            <w:noWrap/>
            <w:vAlign w:val="bottom"/>
            <w:hideMark/>
          </w:tcPr>
          <w:p w14:paraId="61C1C40A"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26-Feb</w:t>
            </w:r>
          </w:p>
        </w:tc>
        <w:tc>
          <w:tcPr>
            <w:tcW w:w="1920" w:type="dxa"/>
            <w:tcBorders>
              <w:left w:val="dashSmallGap" w:sz="4" w:space="0" w:color="auto"/>
            </w:tcBorders>
            <w:shd w:val="clear" w:color="auto" w:fill="auto"/>
            <w:noWrap/>
            <w:vAlign w:val="bottom"/>
            <w:hideMark/>
          </w:tcPr>
          <w:p w14:paraId="618A9B12"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bl>
    <w:p w14:paraId="4F4478F8" w14:textId="77777777" w:rsidR="002136E2" w:rsidRPr="002136E2" w:rsidRDefault="009271F6" w:rsidP="002136E2">
      <w:r>
        <w:rPr>
          <w:noProof/>
          <w:lang w:eastAsia="en-GB"/>
        </w:rPr>
        <w:lastRenderedPageBreak/>
        <w:drawing>
          <wp:inline distT="0" distB="0" distL="0" distR="0" wp14:anchorId="1AB11667" wp14:editId="16B54071">
            <wp:extent cx="5731510" cy="3813046"/>
            <wp:effectExtent l="0" t="0" r="21590" b="16510"/>
            <wp:docPr id="51" name="Chart 51">
              <a:extLst xmlns:a="http://schemas.openxmlformats.org/drawingml/2006/main">
                <a:ext uri="{FF2B5EF4-FFF2-40B4-BE49-F238E27FC236}">
                  <a16:creationId xmlns:a16="http://schemas.microsoft.com/office/drawing/2014/main" id="{29CED977-6692-49AB-AD76-47D67ABCBC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0E198B7" w14:textId="77777777" w:rsidR="00E0791B" w:rsidRDefault="00E0791B" w:rsidP="00E0791B">
      <w:pPr>
        <w:pStyle w:val="Heading2"/>
      </w:pPr>
      <w:bookmarkStart w:id="75" w:name="_Ref442604"/>
      <w:bookmarkStart w:id="76" w:name="_Toc1738443"/>
      <w:r>
        <w:t>Personae</w:t>
      </w:r>
      <w:bookmarkEnd w:id="75"/>
      <w:bookmarkEnd w:id="76"/>
    </w:p>
    <w:p w14:paraId="39AC570F" w14:textId="77777777" w:rsidR="00E0791B" w:rsidRDefault="00E0791B" w:rsidP="00E0791B">
      <w:pPr>
        <w:pStyle w:val="Heading3"/>
      </w:pPr>
      <w:bookmarkStart w:id="77" w:name="_Toc1738444"/>
      <w:r>
        <w:t>Al –</w:t>
      </w:r>
      <w:bookmarkEnd w:id="77"/>
      <w:r>
        <w:t xml:space="preserve"> </w:t>
      </w:r>
    </w:p>
    <w:p w14:paraId="2394A53B" w14:textId="77777777" w:rsidR="00E0791B" w:rsidRDefault="00E0791B" w:rsidP="00E0791B">
      <w:pPr>
        <w:pStyle w:val="NoSpacing"/>
        <w:ind w:left="1440"/>
      </w:pPr>
      <w:r>
        <w:t>Age</w:t>
      </w:r>
      <w:r>
        <w:tab/>
        <w:t>:</w:t>
      </w:r>
      <w:r>
        <w:tab/>
        <w:t>66</w:t>
      </w:r>
    </w:p>
    <w:p w14:paraId="1893868D" w14:textId="77777777" w:rsidR="00E0791B" w:rsidRDefault="00E0791B" w:rsidP="00E0791B">
      <w:pPr>
        <w:pStyle w:val="NoSpacing"/>
        <w:ind w:left="993"/>
      </w:pPr>
      <w:r>
        <w:tab/>
      </w:r>
      <w:r>
        <w:tab/>
        <w:t>:</w:t>
      </w:r>
      <w:r>
        <w:tab/>
        <w:t>Widowed, 8 years</w:t>
      </w:r>
    </w:p>
    <w:p w14:paraId="6E9D98F3" w14:textId="77777777" w:rsidR="00E0791B" w:rsidRDefault="00E0791B" w:rsidP="00E0791B">
      <w:pPr>
        <w:pStyle w:val="NoSpacing"/>
        <w:ind w:left="2160"/>
      </w:pPr>
      <w:r>
        <w:t>:</w:t>
      </w:r>
      <w:r>
        <w:tab/>
        <w:t>1 adult daughter, married with small children, lives in Australia</w:t>
      </w:r>
    </w:p>
    <w:p w14:paraId="2F01984A" w14:textId="77777777" w:rsidR="00E0791B" w:rsidRDefault="00E0791B" w:rsidP="00E0791B">
      <w:pPr>
        <w:pStyle w:val="NoSpacing"/>
        <w:ind w:left="2160" w:hanging="720"/>
      </w:pPr>
      <w:r>
        <w:t>Health</w:t>
      </w:r>
      <w:r>
        <w:tab/>
        <w:t>:</w:t>
      </w:r>
      <w:r>
        <w:tab/>
        <w:t>Suffered first stroke six weeks ago</w:t>
      </w:r>
    </w:p>
    <w:p w14:paraId="6B3C2C04" w14:textId="77777777" w:rsidR="0063256D" w:rsidRDefault="0063256D" w:rsidP="00E0791B">
      <w:pPr>
        <w:pStyle w:val="NoSpacing"/>
        <w:ind w:left="2160" w:hanging="720"/>
      </w:pPr>
    </w:p>
    <w:p w14:paraId="7E718D2F" w14:textId="77777777" w:rsidR="00E0791B" w:rsidRDefault="00E0791B" w:rsidP="00E0791B">
      <w:pPr>
        <w:pStyle w:val="NoSpacing"/>
        <w:ind w:left="2880"/>
      </w:pPr>
      <w:r>
        <w:t>Al does not smoke, drinks moderately (2-3 beers a week, some weeks no drinks). A recreational cyclist, Al also likes to swim. Does not follow sports. Has been active with his church and has taught in Bible classes for ages 8 – 12, for a number of years. After retirement, he also began to work with the same age (8 – 12) group with a neighbourhood refugee support organization.</w:t>
      </w:r>
    </w:p>
    <w:p w14:paraId="65424E77" w14:textId="77777777" w:rsidR="0063256D" w:rsidRDefault="0063256D" w:rsidP="00E0791B">
      <w:pPr>
        <w:pStyle w:val="NoSpacing"/>
        <w:ind w:left="2880"/>
      </w:pPr>
    </w:p>
    <w:p w14:paraId="3BC917F4" w14:textId="77777777" w:rsidR="00E0791B" w:rsidRDefault="00E0791B" w:rsidP="00E0791B">
      <w:pPr>
        <w:pStyle w:val="NoSpacing"/>
        <w:ind w:left="2880"/>
      </w:pPr>
      <w:r>
        <w:t>Worked 40+ years for an architectural/building firm. Initially worked as a mechanical engineer, but then as mechanical designer. He is in demand there as an occasional trainer for new employees in the mechanical design department. Because of his past design work, Al enjoys drawing and watercolour painting.</w:t>
      </w:r>
    </w:p>
    <w:p w14:paraId="2CA8B49F" w14:textId="77777777" w:rsidR="0063256D" w:rsidRDefault="0063256D" w:rsidP="00E0791B">
      <w:pPr>
        <w:pStyle w:val="NoSpacing"/>
        <w:ind w:left="2880"/>
      </w:pPr>
    </w:p>
    <w:p w14:paraId="5F260E74" w14:textId="77777777" w:rsidR="00E0791B" w:rsidRDefault="00E0791B" w:rsidP="00E0791B">
      <w:pPr>
        <w:pStyle w:val="NoSpacing"/>
        <w:ind w:left="2880"/>
      </w:pPr>
      <w:r>
        <w:t>Consequences of stroke: minor speech impairment which has largely been overcome through therapy. Difficulty in walking and difficulty in assessing placement of objects/hands to place objects.</w:t>
      </w:r>
    </w:p>
    <w:p w14:paraId="5205580C" w14:textId="77777777" w:rsidR="0063256D" w:rsidRDefault="0063256D" w:rsidP="00E0791B">
      <w:pPr>
        <w:pStyle w:val="NoSpacing"/>
        <w:ind w:left="2880"/>
      </w:pPr>
    </w:p>
    <w:p w14:paraId="320FB162" w14:textId="77777777" w:rsidR="00E0791B" w:rsidRDefault="00E0791B" w:rsidP="00E0791B">
      <w:pPr>
        <w:pStyle w:val="NoSpacing"/>
        <w:ind w:left="2880"/>
      </w:pPr>
      <w:r>
        <w:t xml:space="preserve">Was in a rehabilitation unit where some progress (mainly speech) was made. However, Al is in denial about the stroke and this means he is often distracted and/or depressed. 1 week ago he mixed up </w:t>
      </w:r>
      <w:r>
        <w:lastRenderedPageBreak/>
        <w:t>when to take his medication and this led to a minor medical reaction. This seems to have depressed him further. Al has moved to assisted living accommodation but he struggles with the results of the stroke in terms of being motivated to improve his health.</w:t>
      </w:r>
    </w:p>
    <w:p w14:paraId="1F14BB18" w14:textId="77777777" w:rsidR="0063256D" w:rsidRDefault="0063256D" w:rsidP="00E0791B">
      <w:pPr>
        <w:pStyle w:val="NoSpacing"/>
        <w:ind w:left="2160" w:hanging="720"/>
      </w:pPr>
    </w:p>
    <w:p w14:paraId="795A4DEC" w14:textId="77777777" w:rsidR="00E0791B" w:rsidRDefault="00E0791B" w:rsidP="00E0791B">
      <w:pPr>
        <w:pStyle w:val="NoSpacing"/>
        <w:ind w:left="2160" w:hanging="720"/>
      </w:pPr>
      <w:r>
        <w:t>Next stages for improvement</w:t>
      </w:r>
    </w:p>
    <w:p w14:paraId="186C5E82" w14:textId="77777777" w:rsidR="00E0791B" w:rsidRDefault="00E0791B" w:rsidP="00E0791B">
      <w:pPr>
        <w:pStyle w:val="NoSpacing"/>
        <w:ind w:left="2160"/>
      </w:pPr>
      <w:r>
        <w:t>:</w:t>
      </w:r>
      <w:r>
        <w:tab/>
        <w:t>Al wants to be in his own home but to do this he needs to be able to</w:t>
      </w:r>
    </w:p>
    <w:p w14:paraId="107259CD" w14:textId="77777777" w:rsidR="00E0791B" w:rsidRDefault="00E0791B" w:rsidP="00E0791B">
      <w:pPr>
        <w:pStyle w:val="NoSpacing"/>
        <w:numPr>
          <w:ilvl w:val="0"/>
          <w:numId w:val="15"/>
        </w:numPr>
        <w:ind w:left="3240"/>
      </w:pPr>
      <w:r>
        <w:t>Walk through rooms, to bathroom, to kitchen. At present, he has difficulty doing this.</w:t>
      </w:r>
    </w:p>
    <w:p w14:paraId="0DEBC646" w14:textId="77777777" w:rsidR="00E0791B" w:rsidRDefault="00E0791B" w:rsidP="00E0791B">
      <w:pPr>
        <w:pStyle w:val="NoSpacing"/>
        <w:numPr>
          <w:ilvl w:val="0"/>
          <w:numId w:val="16"/>
        </w:numPr>
        <w:ind w:left="3600"/>
      </w:pPr>
      <w:r>
        <w:t>Needed: Exercises to improve muscle strength, balance coordination, overall activity.</w:t>
      </w:r>
    </w:p>
    <w:p w14:paraId="292212C5" w14:textId="77777777" w:rsidR="00E0791B" w:rsidRDefault="00E0791B" w:rsidP="00E0791B">
      <w:pPr>
        <w:pStyle w:val="NoSpacing"/>
        <w:numPr>
          <w:ilvl w:val="0"/>
          <w:numId w:val="15"/>
        </w:numPr>
        <w:ind w:left="3240"/>
      </w:pPr>
      <w:r>
        <w:t xml:space="preserve">At present, in addition to walking problems, Al is often unable to grasp and control many home implements such as cooking utensils and has to rely on a ready-meal delivery system and also unable to draw or paint because of the lack of hand control. He finds the process to make his hands do as he wants very frustrating. </w:t>
      </w:r>
    </w:p>
    <w:p w14:paraId="1B36D0E8" w14:textId="77777777" w:rsidR="00E0791B" w:rsidRDefault="00E0791B" w:rsidP="00E0791B">
      <w:pPr>
        <w:pStyle w:val="NoSpacing"/>
        <w:numPr>
          <w:ilvl w:val="0"/>
          <w:numId w:val="16"/>
        </w:numPr>
        <w:ind w:left="3600"/>
      </w:pPr>
      <w:r>
        <w:t>Needed: Exercises to improve control and coordination of hands.</w:t>
      </w:r>
    </w:p>
    <w:p w14:paraId="20F916BF" w14:textId="77777777" w:rsidR="00E0791B" w:rsidRDefault="00E0791B" w:rsidP="00E0791B">
      <w:pPr>
        <w:pStyle w:val="NoSpacing"/>
        <w:numPr>
          <w:ilvl w:val="0"/>
          <w:numId w:val="15"/>
        </w:numPr>
        <w:ind w:left="3240"/>
      </w:pPr>
      <w:r>
        <w:t>Take medication on time. Initial assessments have shown Al is depressed with his recent stroke and feels out of control over what matters to him. This in turn leads him to not act according to instructions, such as on medication. He presently has several types of medicine that need to be taken at specific times but despite labels on containers, Al failed to take one medicine correctly which led to some minor deterioration.</w:t>
      </w:r>
    </w:p>
    <w:p w14:paraId="0EEA5549" w14:textId="77777777" w:rsidR="00E0791B" w:rsidRDefault="00E0791B" w:rsidP="00E0791B">
      <w:pPr>
        <w:pStyle w:val="NoSpacing"/>
        <w:numPr>
          <w:ilvl w:val="0"/>
          <w:numId w:val="16"/>
        </w:numPr>
        <w:ind w:left="3600"/>
      </w:pPr>
      <w:r>
        <w:t>Needed: A method that makes it easier for Al to take his medication at the right times.</w:t>
      </w:r>
    </w:p>
    <w:p w14:paraId="4ED69854" w14:textId="77777777" w:rsidR="00E0791B" w:rsidRDefault="00E0791B" w:rsidP="00E0791B">
      <w:pPr>
        <w:pStyle w:val="NoSpacing"/>
        <w:numPr>
          <w:ilvl w:val="0"/>
          <w:numId w:val="15"/>
        </w:numPr>
        <w:ind w:left="3240"/>
      </w:pPr>
      <w:r>
        <w:t>Because Al has difficulty in walking, he needs extra assistance getting small, everyday items.</w:t>
      </w:r>
    </w:p>
    <w:p w14:paraId="199E9AF2" w14:textId="77777777" w:rsidR="00E0791B" w:rsidRDefault="00E0791B" w:rsidP="00E0791B">
      <w:pPr>
        <w:pStyle w:val="NoSpacing"/>
        <w:numPr>
          <w:ilvl w:val="0"/>
          <w:numId w:val="16"/>
        </w:numPr>
        <w:ind w:left="3600"/>
      </w:pPr>
      <w:r>
        <w:t>Needed: A robot which could take instructions – ‘Bring me my glasses’, for example – would ease Al’s transition to being fully independent in his home again. Items that may be needed for a robot to fetch include: aforementioned glasses, pen and paper, mobile telephone.</w:t>
      </w:r>
    </w:p>
    <w:p w14:paraId="74AAF3E0" w14:textId="77777777" w:rsidR="00E0791B" w:rsidRDefault="00E0791B" w:rsidP="00E0791B">
      <w:pPr>
        <w:pStyle w:val="NoSpacing"/>
        <w:ind w:left="2880"/>
      </w:pPr>
    </w:p>
    <w:p w14:paraId="5D5AE0E5" w14:textId="77777777" w:rsidR="00E0791B" w:rsidRDefault="00E0791B" w:rsidP="00E0791B">
      <w:pPr>
        <w:pStyle w:val="NoSpacing"/>
        <w:ind w:left="2880"/>
      </w:pPr>
      <w:r>
        <w:t>If these four areas can see real improvement in Al’s ability to regain independence, it could make a positive difference to Al, who deeply misses feeling like a functioning adult with much to give to others.</w:t>
      </w:r>
    </w:p>
    <w:p w14:paraId="0272893C" w14:textId="77777777" w:rsidR="00E0791B" w:rsidRDefault="00E0791B" w:rsidP="00E0791B">
      <w:pPr>
        <w:pStyle w:val="NoSpacing"/>
        <w:ind w:left="4593"/>
      </w:pPr>
    </w:p>
    <w:p w14:paraId="7F0786AE" w14:textId="77777777" w:rsidR="00E0791B" w:rsidRDefault="00E0791B" w:rsidP="002363FF">
      <w:pPr>
        <w:pStyle w:val="NoSpacing"/>
        <w:ind w:left="2880"/>
      </w:pPr>
      <w:r>
        <w:rPr>
          <w:i/>
        </w:rPr>
        <w:t>Nice to have:</w:t>
      </w:r>
    </w:p>
    <w:p w14:paraId="5EC6B0C8" w14:textId="77777777" w:rsidR="00E0791B" w:rsidRDefault="00E0791B" w:rsidP="002363FF">
      <w:pPr>
        <w:pStyle w:val="NoSpacing"/>
        <w:ind w:left="3600"/>
      </w:pPr>
      <w:r>
        <w:t xml:space="preserve">Given that Al has worked for a building company as a mechanical engineer and now designer, he would enjoy checking his use of heating and electricity of his environment. It would tie in with his past employment and give him an element of control over his life, something he feels he has lost with the stroke and its effects. </w:t>
      </w:r>
    </w:p>
    <w:p w14:paraId="0778C4E6" w14:textId="77777777" w:rsidR="002363FF" w:rsidRDefault="002363FF" w:rsidP="002363FF">
      <w:pPr>
        <w:pStyle w:val="Heading3"/>
      </w:pPr>
      <w:r>
        <w:tab/>
      </w:r>
      <w:bookmarkStart w:id="78" w:name="_Toc1738445"/>
      <w:r>
        <w:t>Kitty -</w:t>
      </w:r>
      <w:bookmarkEnd w:id="78"/>
    </w:p>
    <w:p w14:paraId="3F264FAC" w14:textId="77777777" w:rsidR="002363FF" w:rsidRDefault="002363FF" w:rsidP="002363FF">
      <w:pPr>
        <w:pStyle w:val="NoSpacing"/>
      </w:pPr>
    </w:p>
    <w:p w14:paraId="3BCB4217" w14:textId="77777777" w:rsidR="002363FF" w:rsidRDefault="002363FF" w:rsidP="002363FF">
      <w:pPr>
        <w:pStyle w:val="NoSpacing"/>
        <w:ind w:left="720"/>
      </w:pPr>
      <w:r>
        <w:t>Age</w:t>
      </w:r>
      <w:r>
        <w:tab/>
      </w:r>
      <w:r>
        <w:tab/>
      </w:r>
      <w:r>
        <w:tab/>
        <w:t>:</w:t>
      </w:r>
      <w:r>
        <w:tab/>
        <w:t>78+</w:t>
      </w:r>
    </w:p>
    <w:p w14:paraId="7FB34691" w14:textId="77777777" w:rsidR="002363FF" w:rsidRDefault="002363FF" w:rsidP="002363FF">
      <w:pPr>
        <w:pStyle w:val="NoSpacing"/>
        <w:ind w:left="720"/>
      </w:pPr>
      <w:r>
        <w:tab/>
      </w:r>
      <w:r>
        <w:tab/>
      </w:r>
      <w:r>
        <w:tab/>
        <w:t>:</w:t>
      </w:r>
      <w:r>
        <w:tab/>
        <w:t>Widowed, 23 years</w:t>
      </w:r>
    </w:p>
    <w:p w14:paraId="1BA71D31" w14:textId="77777777" w:rsidR="002363FF" w:rsidRDefault="002363FF" w:rsidP="002363FF">
      <w:pPr>
        <w:pStyle w:val="NoSpacing"/>
        <w:ind w:left="3600" w:hanging="720"/>
      </w:pPr>
      <w:r>
        <w:lastRenderedPageBreak/>
        <w:t>:</w:t>
      </w:r>
      <w:r>
        <w:tab/>
        <w:t>3 adult children, married, 5 grandchildren</w:t>
      </w:r>
    </w:p>
    <w:p w14:paraId="7517A5A8" w14:textId="77777777" w:rsidR="002363FF" w:rsidRDefault="002363FF" w:rsidP="002363FF">
      <w:pPr>
        <w:pStyle w:val="NoSpacing"/>
        <w:ind w:left="1440" w:hanging="720"/>
      </w:pPr>
      <w:r>
        <w:t>Health</w:t>
      </w:r>
      <w:r>
        <w:tab/>
      </w:r>
      <w:r>
        <w:tab/>
      </w:r>
      <w:r>
        <w:tab/>
        <w:t>:</w:t>
      </w:r>
      <w:r>
        <w:tab/>
        <w:t>Kitty uses a walker after a fall caused back damage.</w:t>
      </w:r>
    </w:p>
    <w:p w14:paraId="273B1B77" w14:textId="77777777" w:rsidR="0063256D" w:rsidRDefault="0063256D" w:rsidP="002363FF">
      <w:pPr>
        <w:pStyle w:val="NoSpacing"/>
        <w:ind w:left="4320" w:hanging="720"/>
      </w:pPr>
    </w:p>
    <w:p w14:paraId="21995A68" w14:textId="77777777" w:rsidR="002363FF" w:rsidRDefault="002363FF" w:rsidP="002363FF">
      <w:pPr>
        <w:pStyle w:val="NoSpacing"/>
        <w:ind w:left="4320" w:hanging="720"/>
      </w:pPr>
      <w:r>
        <w:t>Kitty gets less exercise than she once did and as a consequence her balance is deteriorating.</w:t>
      </w:r>
    </w:p>
    <w:p w14:paraId="132E07C6" w14:textId="77777777" w:rsidR="0063256D" w:rsidRDefault="0063256D" w:rsidP="002363FF">
      <w:pPr>
        <w:pStyle w:val="NoSpacing"/>
        <w:ind w:left="4320" w:hanging="720"/>
      </w:pPr>
    </w:p>
    <w:p w14:paraId="67ECEF0D" w14:textId="77777777" w:rsidR="002363FF" w:rsidRDefault="002363FF" w:rsidP="002363FF">
      <w:pPr>
        <w:pStyle w:val="NoSpacing"/>
        <w:ind w:left="4320" w:hanging="720"/>
      </w:pPr>
      <w:r>
        <w:t>Kitty worked a cook for a hotel restaurant until retiring at age 59. She likes puttering around in a small garden and playing card games with the ladies at the local centre for pensioners.</w:t>
      </w:r>
    </w:p>
    <w:p w14:paraId="079BA170" w14:textId="77777777" w:rsidR="0063256D" w:rsidRDefault="0063256D" w:rsidP="002363FF">
      <w:pPr>
        <w:pStyle w:val="NoSpacing"/>
        <w:ind w:left="4320" w:hanging="720"/>
      </w:pPr>
    </w:p>
    <w:p w14:paraId="788D05C0" w14:textId="77777777" w:rsidR="002363FF" w:rsidRDefault="002363FF" w:rsidP="002363FF">
      <w:pPr>
        <w:pStyle w:val="NoSpacing"/>
        <w:ind w:left="4320" w:hanging="720"/>
      </w:pPr>
      <w:r>
        <w:t>Kitty is forgetful so can miss a dose of prescribed medication without reminders.</w:t>
      </w:r>
    </w:p>
    <w:p w14:paraId="55227C34" w14:textId="77777777" w:rsidR="002363FF" w:rsidRDefault="002363FF" w:rsidP="002363FF">
      <w:pPr>
        <w:pStyle w:val="NoSpacing"/>
        <w:ind w:left="1440" w:hanging="720"/>
      </w:pPr>
      <w:r>
        <w:t>Next stages for improvement</w:t>
      </w:r>
    </w:p>
    <w:p w14:paraId="2703AEA2" w14:textId="77777777" w:rsidR="002363FF" w:rsidRDefault="002363FF" w:rsidP="002363FF">
      <w:pPr>
        <w:pStyle w:val="NoSpacing"/>
        <w:ind w:left="3600" w:hanging="720"/>
      </w:pPr>
      <w:r>
        <w:t>:</w:t>
      </w:r>
      <w:r>
        <w:tab/>
        <w:t>Kitty enjoys her independence as well as her social group at the local centre.</w:t>
      </w:r>
    </w:p>
    <w:p w14:paraId="534F4B3A" w14:textId="77777777" w:rsidR="002363FF" w:rsidRDefault="002363FF" w:rsidP="002363FF">
      <w:pPr>
        <w:pStyle w:val="NoSpacing"/>
        <w:numPr>
          <w:ilvl w:val="0"/>
          <w:numId w:val="17"/>
        </w:numPr>
        <w:ind w:left="3240"/>
      </w:pPr>
      <w:r>
        <w:t>Kitty knows she should exercise more and accepts that if she doesn’t, she may lose the ability to visit the local centre.</w:t>
      </w:r>
    </w:p>
    <w:p w14:paraId="2405C9C3" w14:textId="77777777" w:rsidR="002363FF" w:rsidRDefault="002363FF" w:rsidP="002363FF">
      <w:pPr>
        <w:pStyle w:val="NoSpacing"/>
        <w:numPr>
          <w:ilvl w:val="0"/>
          <w:numId w:val="16"/>
        </w:numPr>
        <w:ind w:left="3960"/>
      </w:pPr>
      <w:r>
        <w:t>Needed: Exercises to improve muscle strength, balance coordination, overall activity.</w:t>
      </w:r>
    </w:p>
    <w:p w14:paraId="0D1A0194" w14:textId="77777777" w:rsidR="002363FF" w:rsidRDefault="002363FF" w:rsidP="002363FF">
      <w:pPr>
        <w:pStyle w:val="NoSpacing"/>
        <w:numPr>
          <w:ilvl w:val="0"/>
          <w:numId w:val="17"/>
        </w:numPr>
        <w:ind w:left="3240"/>
      </w:pPr>
      <w:r>
        <w:t>Kitty enjoys when her grandchildren can come for a visit. She is sad when she cannot lift them to sit with her but she doesn’t handle weights very well.</w:t>
      </w:r>
    </w:p>
    <w:p w14:paraId="39BB4609" w14:textId="77777777" w:rsidR="002363FF" w:rsidRDefault="002363FF" w:rsidP="002363FF">
      <w:pPr>
        <w:pStyle w:val="NoSpacing"/>
        <w:numPr>
          <w:ilvl w:val="0"/>
          <w:numId w:val="16"/>
        </w:numPr>
        <w:ind w:left="3960"/>
      </w:pPr>
      <w:r>
        <w:t>Needed: Exercises to improve arm tone through light weight lifting.</w:t>
      </w:r>
    </w:p>
    <w:p w14:paraId="607A94BE" w14:textId="77777777" w:rsidR="002363FF" w:rsidRDefault="002363FF" w:rsidP="002363FF">
      <w:pPr>
        <w:pStyle w:val="NoSpacing"/>
        <w:numPr>
          <w:ilvl w:val="0"/>
          <w:numId w:val="17"/>
        </w:numPr>
        <w:ind w:left="3240"/>
      </w:pPr>
      <w:r>
        <w:t>Take medication on time. Kitty is forgetful and often confuses her medication.</w:t>
      </w:r>
    </w:p>
    <w:p w14:paraId="59A9362E" w14:textId="77777777" w:rsidR="002363FF" w:rsidRDefault="002363FF" w:rsidP="002363FF">
      <w:pPr>
        <w:pStyle w:val="NoSpacing"/>
        <w:numPr>
          <w:ilvl w:val="0"/>
          <w:numId w:val="16"/>
        </w:numPr>
        <w:ind w:left="3960"/>
      </w:pPr>
      <w:r>
        <w:t>Needed: A method that Kitty can easily follow to check off which tablets she has taken and which still need taken at what time would help her in this.</w:t>
      </w:r>
    </w:p>
    <w:p w14:paraId="4B9077E6" w14:textId="77777777" w:rsidR="002363FF" w:rsidRDefault="002363FF" w:rsidP="002363FF">
      <w:pPr>
        <w:pStyle w:val="NoSpacing"/>
        <w:numPr>
          <w:ilvl w:val="0"/>
          <w:numId w:val="17"/>
        </w:numPr>
        <w:ind w:left="3240"/>
      </w:pPr>
      <w:r>
        <w:t>Kitty would enjoy extra assistance getting small, everyday items. She did have a home helper who came three times a week but the council had to cancel that as they no longer had the funds to pay the helper. Kitty misses the interaction.</w:t>
      </w:r>
    </w:p>
    <w:p w14:paraId="00548FB2" w14:textId="77777777" w:rsidR="002363FF" w:rsidRDefault="002363FF" w:rsidP="002363FF">
      <w:pPr>
        <w:pStyle w:val="NoSpacing"/>
        <w:numPr>
          <w:ilvl w:val="0"/>
          <w:numId w:val="16"/>
        </w:numPr>
        <w:ind w:left="3960"/>
      </w:pPr>
      <w:r>
        <w:t xml:space="preserve">Needed: A robot might give Kitty an interaction in her home that would help give her social exercise. </w:t>
      </w:r>
    </w:p>
    <w:p w14:paraId="47194AAC" w14:textId="77777777" w:rsidR="002363FF" w:rsidRDefault="002363FF" w:rsidP="002363FF">
      <w:pPr>
        <w:pStyle w:val="NoSpacing"/>
        <w:ind w:left="3600"/>
      </w:pPr>
    </w:p>
    <w:p w14:paraId="30528C5E" w14:textId="77777777" w:rsidR="002363FF" w:rsidRDefault="002363FF" w:rsidP="002363FF">
      <w:pPr>
        <w:pStyle w:val="NoSpacing"/>
        <w:ind w:left="2880"/>
      </w:pPr>
      <w:r>
        <w:rPr>
          <w:i/>
        </w:rPr>
        <w:t>Nice to have:</w:t>
      </w:r>
    </w:p>
    <w:p w14:paraId="69DFB8E1" w14:textId="77777777" w:rsidR="00E0791B" w:rsidRDefault="002363FF" w:rsidP="002363FF">
      <w:pPr>
        <w:pStyle w:val="NoSpacing"/>
        <w:ind w:left="3600"/>
      </w:pPr>
      <w:r>
        <w:t>Kitty has said that she’d like to save a few pennies here and there and has wondered whether her home utility usage is a possible place to save a bit. Some tips along with a measure of how much she uses might help her.</w:t>
      </w:r>
    </w:p>
    <w:p w14:paraId="46C47B8F" w14:textId="77777777" w:rsidR="00FD28E8" w:rsidRDefault="00FD28E8" w:rsidP="002363FF">
      <w:pPr>
        <w:pStyle w:val="NoSpacing"/>
        <w:ind w:left="3600"/>
      </w:pPr>
    </w:p>
    <w:p w14:paraId="7AC50565" w14:textId="77777777" w:rsidR="00FD28E8" w:rsidRDefault="00FD28E8" w:rsidP="00FD28E8">
      <w:pPr>
        <w:pStyle w:val="Heading3"/>
      </w:pPr>
      <w:r>
        <w:tab/>
      </w:r>
      <w:bookmarkStart w:id="79" w:name="_Toc1738446"/>
      <w:r>
        <w:t>Joe</w:t>
      </w:r>
      <w:bookmarkEnd w:id="79"/>
    </w:p>
    <w:p w14:paraId="736CFBD5" w14:textId="77777777" w:rsidR="00FD28E8" w:rsidRDefault="00FD28E8" w:rsidP="00FD28E8">
      <w:pPr>
        <w:pStyle w:val="NoSpacing"/>
      </w:pPr>
    </w:p>
    <w:p w14:paraId="37061C3B" w14:textId="77777777" w:rsidR="00FD28E8" w:rsidRDefault="00FD28E8" w:rsidP="00FD28E8">
      <w:pPr>
        <w:pStyle w:val="NoSpacing"/>
        <w:ind w:left="720"/>
      </w:pPr>
      <w:r>
        <w:t>Age</w:t>
      </w:r>
      <w:r>
        <w:tab/>
      </w:r>
      <w:r>
        <w:tab/>
      </w:r>
      <w:r>
        <w:tab/>
        <w:t>:</w:t>
      </w:r>
      <w:r>
        <w:tab/>
        <w:t>71+</w:t>
      </w:r>
    </w:p>
    <w:p w14:paraId="0075D509" w14:textId="77777777" w:rsidR="00FD28E8" w:rsidRDefault="00FD28E8" w:rsidP="00FD28E8">
      <w:pPr>
        <w:pStyle w:val="NoSpacing"/>
        <w:ind w:left="720"/>
      </w:pPr>
      <w:r>
        <w:tab/>
      </w:r>
      <w:r>
        <w:tab/>
      </w:r>
      <w:r>
        <w:tab/>
        <w:t>:</w:t>
      </w:r>
      <w:r>
        <w:tab/>
        <w:t>Widowed, 2 years</w:t>
      </w:r>
    </w:p>
    <w:p w14:paraId="437A6654" w14:textId="77777777" w:rsidR="00FD28E8" w:rsidRDefault="00FD28E8" w:rsidP="00FD28E8">
      <w:pPr>
        <w:pStyle w:val="NoSpacing"/>
        <w:ind w:left="3600" w:hanging="720"/>
      </w:pPr>
      <w:r>
        <w:t>:</w:t>
      </w:r>
      <w:r>
        <w:tab/>
        <w:t>3 adult children, married, 4 grandchildren</w:t>
      </w:r>
    </w:p>
    <w:p w14:paraId="49B476DD" w14:textId="77777777" w:rsidR="00FD28E8" w:rsidRDefault="00FD28E8" w:rsidP="00FD28E8">
      <w:pPr>
        <w:pStyle w:val="NoSpacing"/>
        <w:ind w:left="1440" w:hanging="720"/>
      </w:pPr>
      <w:r>
        <w:t>Health</w:t>
      </w:r>
      <w:r>
        <w:tab/>
      </w:r>
      <w:r>
        <w:tab/>
      </w:r>
      <w:r>
        <w:tab/>
        <w:t>:</w:t>
      </w:r>
      <w:r>
        <w:tab/>
        <w:t xml:space="preserve">Joe has heart problems which have left him breathless from </w:t>
      </w:r>
    </w:p>
    <w:p w14:paraId="2B40D321" w14:textId="77777777" w:rsidR="00FD28E8" w:rsidRDefault="00FD28E8" w:rsidP="00FD28E8">
      <w:pPr>
        <w:pStyle w:val="NoSpacing"/>
        <w:ind w:left="1440" w:hanging="720"/>
      </w:pPr>
      <w:r>
        <w:tab/>
      </w:r>
      <w:r>
        <w:tab/>
      </w:r>
      <w:r>
        <w:tab/>
      </w:r>
      <w:r>
        <w:tab/>
        <w:t xml:space="preserve">minimal exertion. </w:t>
      </w:r>
    </w:p>
    <w:p w14:paraId="70F06078" w14:textId="77777777" w:rsidR="00FD28E8" w:rsidRDefault="00FD28E8" w:rsidP="00FD28E8">
      <w:pPr>
        <w:pStyle w:val="NoSpacing"/>
        <w:ind w:left="4320" w:hanging="720"/>
      </w:pPr>
      <w:r>
        <w:lastRenderedPageBreak/>
        <w:t>Joe has enjoyed playing bowls in the past and misses his bowls team.</w:t>
      </w:r>
    </w:p>
    <w:p w14:paraId="50B1C05F" w14:textId="77777777" w:rsidR="0063256D" w:rsidRDefault="0063256D" w:rsidP="00FD28E8">
      <w:pPr>
        <w:pStyle w:val="NoSpacing"/>
        <w:ind w:left="4320" w:hanging="720"/>
      </w:pPr>
    </w:p>
    <w:p w14:paraId="4E2DE230" w14:textId="77777777" w:rsidR="00FD28E8" w:rsidRDefault="00FD28E8" w:rsidP="00FD28E8">
      <w:pPr>
        <w:pStyle w:val="NoSpacing"/>
        <w:ind w:left="4320" w:hanging="720"/>
      </w:pPr>
      <w:r>
        <w:t>Worked on trains and goods department of rail company.</w:t>
      </w:r>
    </w:p>
    <w:p w14:paraId="514B37EF" w14:textId="77777777" w:rsidR="0063256D" w:rsidRDefault="0063256D" w:rsidP="00FD28E8">
      <w:pPr>
        <w:pStyle w:val="NoSpacing"/>
        <w:ind w:left="4320" w:hanging="720"/>
      </w:pPr>
    </w:p>
    <w:p w14:paraId="4DADA643" w14:textId="77777777" w:rsidR="00FD28E8" w:rsidRDefault="00FD28E8" w:rsidP="00FD28E8">
      <w:pPr>
        <w:pStyle w:val="NoSpacing"/>
        <w:ind w:left="1440" w:hanging="720"/>
      </w:pPr>
      <w:r>
        <w:t>Next stages for improvement</w:t>
      </w:r>
    </w:p>
    <w:p w14:paraId="19D03B66" w14:textId="77777777" w:rsidR="00FD28E8" w:rsidRDefault="00FD28E8" w:rsidP="00FD28E8">
      <w:pPr>
        <w:pStyle w:val="NoSpacing"/>
        <w:ind w:left="3600" w:hanging="720"/>
      </w:pPr>
      <w:r>
        <w:t>:</w:t>
      </w:r>
      <w:r>
        <w:tab/>
        <w:t>Joe needs to engage in exercise as it is hoped he can rebuild his stamina and breathing ability. But this requires slow and steady exercise.</w:t>
      </w:r>
    </w:p>
    <w:p w14:paraId="64837079" w14:textId="77777777" w:rsidR="00FD28E8" w:rsidRDefault="00FD28E8" w:rsidP="0063256D">
      <w:pPr>
        <w:pStyle w:val="NoSpacing"/>
        <w:numPr>
          <w:ilvl w:val="0"/>
          <w:numId w:val="25"/>
        </w:numPr>
      </w:pPr>
      <w:r>
        <w:t>Walk through rooms, to bathroom, to kitchen. At present, he has difficulty doing this without becoming breathless.</w:t>
      </w:r>
    </w:p>
    <w:p w14:paraId="217EC98B" w14:textId="77777777" w:rsidR="00FD28E8" w:rsidRDefault="00FD28E8" w:rsidP="00FD28E8">
      <w:pPr>
        <w:pStyle w:val="NoSpacing"/>
        <w:numPr>
          <w:ilvl w:val="0"/>
          <w:numId w:val="16"/>
        </w:numPr>
        <w:ind w:left="3960"/>
      </w:pPr>
      <w:r>
        <w:t>Needed: Exercises to improve stamina, encourage use of legs.</w:t>
      </w:r>
    </w:p>
    <w:p w14:paraId="1806AF71" w14:textId="77777777" w:rsidR="00FD28E8" w:rsidRDefault="00FD28E8" w:rsidP="0063256D">
      <w:pPr>
        <w:pStyle w:val="NoSpacing"/>
        <w:numPr>
          <w:ilvl w:val="0"/>
          <w:numId w:val="25"/>
        </w:numPr>
      </w:pPr>
      <w:r>
        <w:t>At present, in addition to breathing problems that result from lack of exercise, Joe misses the socialization he once he enjoyed with his bowls club.</w:t>
      </w:r>
    </w:p>
    <w:p w14:paraId="538542A3" w14:textId="77777777" w:rsidR="00FD28E8" w:rsidRDefault="00FD28E8" w:rsidP="00FD28E8">
      <w:pPr>
        <w:pStyle w:val="NoSpacing"/>
        <w:numPr>
          <w:ilvl w:val="0"/>
          <w:numId w:val="16"/>
        </w:numPr>
        <w:ind w:left="3960"/>
      </w:pPr>
      <w:r>
        <w:t>Needed: Any exercise that would encourage arm movement, similar to what would be needed to play at bowls.</w:t>
      </w:r>
    </w:p>
    <w:p w14:paraId="3A5A5715" w14:textId="77777777" w:rsidR="00FD28E8" w:rsidRDefault="00FD28E8" w:rsidP="0063256D">
      <w:pPr>
        <w:pStyle w:val="NoSpacing"/>
        <w:numPr>
          <w:ilvl w:val="0"/>
          <w:numId w:val="25"/>
        </w:numPr>
      </w:pPr>
      <w:r>
        <w:t>Joe is forgetful but has a variety of tablets that he needs to take on a daily basis.</w:t>
      </w:r>
    </w:p>
    <w:p w14:paraId="36CBA1BD" w14:textId="77777777" w:rsidR="00FD28E8" w:rsidRDefault="00FD28E8" w:rsidP="00FD28E8">
      <w:pPr>
        <w:pStyle w:val="NoSpacing"/>
        <w:numPr>
          <w:ilvl w:val="0"/>
          <w:numId w:val="16"/>
        </w:numPr>
        <w:ind w:left="3960"/>
      </w:pPr>
      <w:r>
        <w:t>Needed: A method that makes it easier for Joe to take his medication at the right times.</w:t>
      </w:r>
    </w:p>
    <w:p w14:paraId="3D0892B9" w14:textId="77777777" w:rsidR="00FD28E8" w:rsidRDefault="00FD28E8" w:rsidP="0063256D">
      <w:pPr>
        <w:pStyle w:val="NoSpacing"/>
        <w:numPr>
          <w:ilvl w:val="0"/>
          <w:numId w:val="25"/>
        </w:numPr>
      </w:pPr>
      <w:r>
        <w:t>Because Joe can become breathless even to fetch small items within his home, he needs extra assistance getting small, everyday items.</w:t>
      </w:r>
    </w:p>
    <w:p w14:paraId="0CF18C7E" w14:textId="77777777" w:rsidR="00FD28E8" w:rsidRDefault="00FD28E8" w:rsidP="00FD28E8">
      <w:pPr>
        <w:pStyle w:val="NoSpacing"/>
        <w:numPr>
          <w:ilvl w:val="0"/>
          <w:numId w:val="16"/>
        </w:numPr>
        <w:ind w:left="3960"/>
      </w:pPr>
      <w:r>
        <w:t>Needed: A robot which could take instructions – ‘Bring me my glasses’, for example – would ease Joe’s transition to being fully independent in his home again. Items that may be needed for a robot to fetch include: aforementioned glasses, pen and paper, mobile telephone.</w:t>
      </w:r>
    </w:p>
    <w:p w14:paraId="29A7639D" w14:textId="77777777" w:rsidR="00FD28E8" w:rsidRDefault="00FD28E8" w:rsidP="0063256D">
      <w:pPr>
        <w:pStyle w:val="NoSpacing"/>
        <w:ind w:left="2880"/>
      </w:pPr>
      <w:r>
        <w:t>If these four areas can see real improvement in Joe’s ability to regain better health, it could make a positive difference to Joe.</w:t>
      </w:r>
    </w:p>
    <w:p w14:paraId="15A54D76" w14:textId="77777777" w:rsidR="00FD28E8" w:rsidRDefault="00FD28E8" w:rsidP="00FD28E8">
      <w:pPr>
        <w:pStyle w:val="NoSpacing"/>
        <w:ind w:left="4320"/>
      </w:pPr>
    </w:p>
    <w:p w14:paraId="01997007" w14:textId="77777777" w:rsidR="00FD28E8" w:rsidRDefault="00FD28E8" w:rsidP="0063256D">
      <w:pPr>
        <w:pStyle w:val="NoSpacing"/>
        <w:ind w:left="2880"/>
      </w:pPr>
      <w:r>
        <w:rPr>
          <w:i/>
        </w:rPr>
        <w:t>Nice to have:</w:t>
      </w:r>
    </w:p>
    <w:p w14:paraId="766B6CF2" w14:textId="77777777" w:rsidR="00FD28E8" w:rsidRPr="00C65A03" w:rsidRDefault="00FD28E8" w:rsidP="002363FF">
      <w:pPr>
        <w:pStyle w:val="NoSpacing"/>
        <w:ind w:left="3600"/>
      </w:pPr>
      <w:r>
        <w:t>Joe considers himself</w:t>
      </w:r>
      <w:r w:rsidR="00880974">
        <w:t xml:space="preserve"> to be</w:t>
      </w:r>
      <w:r>
        <w:t xml:space="preserve"> very ‘thrifty’ and ‘energy’ conscious. A mechanism that would report on his current usage with motivation to reduce it might be something Joe could engage with – a type of ‘competition’ with his previous energy usage. </w:t>
      </w:r>
    </w:p>
    <w:p w14:paraId="123F66CB" w14:textId="77777777" w:rsidR="00E0791B" w:rsidRDefault="00E0791B" w:rsidP="00E0791B">
      <w:pPr>
        <w:pStyle w:val="Heading2"/>
      </w:pPr>
      <w:bookmarkStart w:id="80" w:name="_Ref694168"/>
      <w:bookmarkStart w:id="81" w:name="_Ref1465486"/>
      <w:bookmarkStart w:id="82" w:name="_Toc1738447"/>
      <w:r>
        <w:t>Scenarios</w:t>
      </w:r>
      <w:bookmarkEnd w:id="80"/>
      <w:r w:rsidR="00FB1EFF">
        <w:t xml:space="preserve"> and Use-Case</w:t>
      </w:r>
      <w:bookmarkEnd w:id="81"/>
      <w:bookmarkEnd w:id="82"/>
    </w:p>
    <w:p w14:paraId="255747E6" w14:textId="77777777" w:rsidR="00073740" w:rsidRDefault="00073740" w:rsidP="00073740">
      <w:pPr>
        <w:pStyle w:val="Heading3"/>
      </w:pPr>
      <w:bookmarkStart w:id="83" w:name="_Ref1405113"/>
      <w:bookmarkStart w:id="84" w:name="_Toc1738448"/>
      <w:r>
        <w:t>Scenario 1 – Log-in Screen, User</w:t>
      </w:r>
      <w:bookmarkEnd w:id="83"/>
      <w:bookmarkEnd w:id="84"/>
    </w:p>
    <w:p w14:paraId="206E0757" w14:textId="77777777" w:rsidR="00073740" w:rsidRDefault="00073740" w:rsidP="00073740">
      <w:pPr>
        <w:pStyle w:val="NoSpacing"/>
        <w:numPr>
          <w:ilvl w:val="0"/>
          <w:numId w:val="19"/>
        </w:numPr>
      </w:pPr>
      <w:r>
        <w:t xml:space="preserve">User approaches Interactive Device to ‘Log-In’ to system. </w:t>
      </w:r>
    </w:p>
    <w:p w14:paraId="381C64B4" w14:textId="77777777" w:rsidR="00073740" w:rsidRDefault="00073740" w:rsidP="00073740">
      <w:pPr>
        <w:pStyle w:val="NoSpacing"/>
        <w:numPr>
          <w:ilvl w:val="0"/>
          <w:numId w:val="19"/>
        </w:numPr>
      </w:pPr>
      <w:r>
        <w:t xml:space="preserve">Their </w:t>
      </w:r>
      <w:r w:rsidR="0063256D">
        <w:t>facial structure</w:t>
      </w:r>
      <w:r>
        <w:t xml:space="preserve"> is scanned from the screen. </w:t>
      </w:r>
    </w:p>
    <w:p w14:paraId="34502DE6" w14:textId="6243F527" w:rsidR="00073740" w:rsidRDefault="0063256D" w:rsidP="00073740">
      <w:pPr>
        <w:pStyle w:val="NoSpacing"/>
        <w:numPr>
          <w:ilvl w:val="1"/>
          <w:numId w:val="19"/>
        </w:numPr>
      </w:pPr>
      <w:r>
        <w:t>If facial structure</w:t>
      </w:r>
      <w:r w:rsidR="00073740">
        <w:t xml:space="preserve"> matches file for user, user is ‘logged-in’ and the Home screen menu is presented. </w:t>
      </w:r>
    </w:p>
    <w:p w14:paraId="02FDA899" w14:textId="6083E706" w:rsidR="00073740" w:rsidRDefault="0063256D" w:rsidP="00073740">
      <w:pPr>
        <w:pStyle w:val="NoSpacing"/>
        <w:numPr>
          <w:ilvl w:val="1"/>
          <w:numId w:val="19"/>
        </w:numPr>
      </w:pPr>
      <w:r>
        <w:t>If facial structure</w:t>
      </w:r>
      <w:r w:rsidR="00073740">
        <w:t xml:space="preserve"> does not match file for user, ‘Log-in</w:t>
      </w:r>
      <w:r w:rsidR="00E95C78">
        <w:t>’</w:t>
      </w:r>
      <w:r w:rsidR="00073740">
        <w:t xml:space="preserve"> Screen remains displayed.</w:t>
      </w:r>
      <w:r>
        <w:t xml:space="preserve"> </w:t>
      </w:r>
      <w:r w:rsidR="0029742D">
        <w:t>User can enter override password</w:t>
      </w:r>
      <w:r>
        <w:t>.</w:t>
      </w:r>
    </w:p>
    <w:p w14:paraId="5839B977" w14:textId="77777777" w:rsidR="00073740" w:rsidRDefault="00073740" w:rsidP="00073740">
      <w:pPr>
        <w:pStyle w:val="Heading3"/>
      </w:pPr>
      <w:bookmarkStart w:id="85" w:name="_Ref1405118"/>
      <w:bookmarkStart w:id="86" w:name="_Toc1738449"/>
      <w:commentRangeStart w:id="87"/>
      <w:r>
        <w:lastRenderedPageBreak/>
        <w:t>Scenario 2 – Log-in Screen, Medical Staff</w:t>
      </w:r>
      <w:bookmarkEnd w:id="85"/>
      <w:bookmarkEnd w:id="86"/>
    </w:p>
    <w:p w14:paraId="398CF9CD" w14:textId="77777777" w:rsidR="00073740" w:rsidRDefault="00073740" w:rsidP="00073740">
      <w:pPr>
        <w:pStyle w:val="ListParagraph"/>
        <w:numPr>
          <w:ilvl w:val="0"/>
          <w:numId w:val="20"/>
        </w:numPr>
      </w:pPr>
      <w:r>
        <w:t>Medical staff member approaches Interactive Device to ‘</w:t>
      </w:r>
      <w:r w:rsidR="00E95C78">
        <w:t xml:space="preserve">Log-In’ </w:t>
      </w:r>
      <w:r>
        <w:t>to system.</w:t>
      </w:r>
    </w:p>
    <w:p w14:paraId="705809B5" w14:textId="77777777" w:rsidR="00073740" w:rsidRDefault="00F17CD9" w:rsidP="00073740">
      <w:pPr>
        <w:pStyle w:val="ListParagraph"/>
        <w:numPr>
          <w:ilvl w:val="0"/>
          <w:numId w:val="20"/>
        </w:numPr>
      </w:pPr>
      <w:r>
        <w:t>They enter their details on the</w:t>
      </w:r>
      <w:r w:rsidR="00073740">
        <w:t xml:space="preserve"> screen.</w:t>
      </w:r>
    </w:p>
    <w:p w14:paraId="7C795598" w14:textId="77777777" w:rsidR="00073740" w:rsidRDefault="00073740" w:rsidP="00073740">
      <w:pPr>
        <w:pStyle w:val="ListParagraph"/>
        <w:numPr>
          <w:ilvl w:val="1"/>
          <w:numId w:val="20"/>
        </w:numPr>
      </w:pPr>
      <w:r>
        <w:t>If their details match those on file for medical staff, individual is considered ‘logged-in’ and the ‘Medication’ screen is presented for checking. From this screen, they can select the button labelled ‘Change’ located at the bottom right. This will take the individual to the ‘Add Medication’ screen for amendments.</w:t>
      </w:r>
    </w:p>
    <w:p w14:paraId="55D59756" w14:textId="77777777" w:rsidR="00073740" w:rsidRDefault="00073740" w:rsidP="00073740">
      <w:pPr>
        <w:pStyle w:val="ListParagraph"/>
        <w:numPr>
          <w:ilvl w:val="1"/>
          <w:numId w:val="20"/>
        </w:numPr>
      </w:pPr>
      <w:r>
        <w:t>If their details do not match those on file for medical staff, the ‘Log-in</w:t>
      </w:r>
      <w:r w:rsidR="00E95C78">
        <w:t>’</w:t>
      </w:r>
      <w:r>
        <w:t xml:space="preserve"> Screen remains displayed.</w:t>
      </w:r>
      <w:commentRangeEnd w:id="87"/>
      <w:r w:rsidR="0029742D">
        <w:rPr>
          <w:rStyle w:val="CommentReference"/>
        </w:rPr>
        <w:commentReference w:id="87"/>
      </w:r>
    </w:p>
    <w:p w14:paraId="7E1BA677" w14:textId="77777777" w:rsidR="00F17CD9" w:rsidRDefault="00F17CD9" w:rsidP="00F17CD9">
      <w:pPr>
        <w:pStyle w:val="Heading3"/>
      </w:pPr>
      <w:bookmarkStart w:id="88" w:name="_Ref1405124"/>
      <w:bookmarkStart w:id="89" w:name="_Toc1738450"/>
      <w:commentRangeStart w:id="90"/>
      <w:r>
        <w:t xml:space="preserve">Scenario </w:t>
      </w:r>
      <w:r w:rsidR="003D23B9">
        <w:t>3</w:t>
      </w:r>
      <w:r>
        <w:t xml:space="preserve"> – Log-in Screen, Emergency Services</w:t>
      </w:r>
      <w:bookmarkEnd w:id="88"/>
      <w:bookmarkEnd w:id="89"/>
    </w:p>
    <w:p w14:paraId="05CE1679" w14:textId="77777777" w:rsidR="00F17CD9" w:rsidRDefault="00F17CD9" w:rsidP="00F17CD9">
      <w:pPr>
        <w:pStyle w:val="ListParagraph"/>
        <w:numPr>
          <w:ilvl w:val="0"/>
          <w:numId w:val="22"/>
        </w:numPr>
      </w:pPr>
      <w:r>
        <w:t>Member of the fire or ambulance services approaches Interactive Device to ‘Log-In’ to the system.</w:t>
      </w:r>
    </w:p>
    <w:p w14:paraId="4E40E185" w14:textId="77777777" w:rsidR="00F17CD9" w:rsidRDefault="00F17CD9" w:rsidP="00F17CD9">
      <w:pPr>
        <w:pStyle w:val="ListParagraph"/>
        <w:numPr>
          <w:ilvl w:val="0"/>
          <w:numId w:val="22"/>
        </w:numPr>
      </w:pPr>
      <w:r>
        <w:t>They enter their details on the screen.</w:t>
      </w:r>
    </w:p>
    <w:p w14:paraId="2A1882AF" w14:textId="77777777" w:rsidR="00F17CD9" w:rsidRDefault="00F17CD9" w:rsidP="00F17CD9">
      <w:pPr>
        <w:pStyle w:val="ListParagraph"/>
        <w:numPr>
          <w:ilvl w:val="1"/>
          <w:numId w:val="22"/>
        </w:numPr>
      </w:pPr>
      <w:r>
        <w:t>If their details match those on file for the fire or ambulance services staff, individual is considered ‘logged-in’ and the ‘Medication’ screen is presented for checking. From this screen, they can press the display of a medication shown to learn more details.</w:t>
      </w:r>
    </w:p>
    <w:p w14:paraId="095A4579" w14:textId="77777777" w:rsidR="00F17CD9" w:rsidRDefault="00F17CD9" w:rsidP="00F17CD9">
      <w:pPr>
        <w:pStyle w:val="ListParagraph"/>
        <w:numPr>
          <w:ilvl w:val="1"/>
          <w:numId w:val="22"/>
        </w:numPr>
      </w:pPr>
      <w:r>
        <w:t>If their details do not match those on file for the fire or ambulance services staff, the ‘Log-in</w:t>
      </w:r>
      <w:r w:rsidR="00E95C78">
        <w:t>’</w:t>
      </w:r>
      <w:r>
        <w:t xml:space="preserve"> Screen remains displayed.</w:t>
      </w:r>
      <w:commentRangeEnd w:id="90"/>
      <w:r w:rsidR="0029742D">
        <w:rPr>
          <w:rStyle w:val="CommentReference"/>
        </w:rPr>
        <w:commentReference w:id="90"/>
      </w:r>
    </w:p>
    <w:p w14:paraId="6727FAE3" w14:textId="77777777" w:rsidR="004B78DC" w:rsidRPr="004B78DC" w:rsidRDefault="004B78DC" w:rsidP="004B78DC">
      <w:pPr>
        <w:pStyle w:val="Heading3"/>
      </w:pPr>
      <w:bookmarkStart w:id="91" w:name="_Toc1738451"/>
      <w:r w:rsidRPr="004B78DC">
        <w:t xml:space="preserve">Scenario </w:t>
      </w:r>
      <w:r w:rsidR="003D23B9">
        <w:t>4</w:t>
      </w:r>
      <w:r w:rsidRPr="004B78DC">
        <w:t xml:space="preserve"> – Home Screen, Medication Bottle Button Flashing, Chime Sounding</w:t>
      </w:r>
      <w:bookmarkEnd w:id="91"/>
    </w:p>
    <w:p w14:paraId="03D0BEB2" w14:textId="77777777" w:rsidR="004B78DC" w:rsidRPr="004B78DC" w:rsidRDefault="004B78DC" w:rsidP="004B78DC">
      <w:pPr>
        <w:numPr>
          <w:ilvl w:val="0"/>
          <w:numId w:val="19"/>
        </w:numPr>
        <w:spacing w:after="0" w:line="240" w:lineRule="auto"/>
      </w:pPr>
      <w:r w:rsidRPr="004B78DC">
        <w:t xml:space="preserve">User is drawn to the ‘home’ screen because chime sounding. </w:t>
      </w:r>
    </w:p>
    <w:p w14:paraId="7A30592D" w14:textId="77777777" w:rsidR="004B78DC" w:rsidRPr="004B78DC" w:rsidRDefault="004B78DC" w:rsidP="004B78DC">
      <w:pPr>
        <w:numPr>
          <w:ilvl w:val="0"/>
          <w:numId w:val="19"/>
        </w:numPr>
        <w:spacing w:after="0" w:line="240" w:lineRule="auto"/>
      </w:pPr>
      <w:r w:rsidRPr="004B78DC">
        <w:t>User notes that the ‘medication’ bottle button is flashing – presses this button to investigate.</w:t>
      </w:r>
    </w:p>
    <w:p w14:paraId="2BD9FB20" w14:textId="77777777" w:rsidR="004B78DC" w:rsidRPr="004B78DC" w:rsidRDefault="004B78DC" w:rsidP="004B78DC">
      <w:pPr>
        <w:numPr>
          <w:ilvl w:val="0"/>
          <w:numId w:val="19"/>
        </w:numPr>
        <w:spacing w:after="0" w:line="240" w:lineRule="auto"/>
      </w:pPr>
      <w:r w:rsidRPr="004B78DC">
        <w:t>This interaction takes user to display of 6.6.3 Medication Screen.</w:t>
      </w:r>
    </w:p>
    <w:p w14:paraId="6483C421" w14:textId="77777777" w:rsidR="004B78DC" w:rsidRPr="004B78DC" w:rsidRDefault="004B78DC" w:rsidP="004B78DC">
      <w:pPr>
        <w:numPr>
          <w:ilvl w:val="0"/>
          <w:numId w:val="19"/>
        </w:numPr>
        <w:spacing w:after="0" w:line="240" w:lineRule="auto"/>
      </w:pPr>
      <w:r w:rsidRPr="004B78DC">
        <w:t>User notes the current time displayed at top right of display and compares it to the first medication which has not been taken.</w:t>
      </w:r>
    </w:p>
    <w:p w14:paraId="2E080719" w14:textId="77777777" w:rsidR="004B78DC" w:rsidRPr="004B78DC" w:rsidRDefault="004B78DC" w:rsidP="004B78DC">
      <w:pPr>
        <w:numPr>
          <w:ilvl w:val="0"/>
          <w:numId w:val="19"/>
        </w:numPr>
        <w:spacing w:after="0" w:line="240" w:lineRule="auto"/>
      </w:pPr>
      <w:r w:rsidRPr="004B78DC">
        <w:t>User notes the name of medication for this panel as well as the picture of the pill and number to be taken. User goes to medication storage location, removes the right number of pills of the required type, takes this dosage.</w:t>
      </w:r>
    </w:p>
    <w:p w14:paraId="05050D26" w14:textId="77777777" w:rsidR="004B78DC" w:rsidRPr="004B78DC" w:rsidRDefault="004B78DC" w:rsidP="004B78DC">
      <w:pPr>
        <w:numPr>
          <w:ilvl w:val="0"/>
          <w:numId w:val="19"/>
        </w:numPr>
        <w:spacing w:after="0" w:line="240" w:lineRule="auto"/>
      </w:pPr>
      <w:r w:rsidRPr="004B78DC">
        <w:t>User returns to 6.6.3 Medication Screen display, selects ‘Taken’ button.</w:t>
      </w:r>
    </w:p>
    <w:p w14:paraId="2DD60DB9" w14:textId="77777777" w:rsidR="004B78DC" w:rsidRDefault="004B78DC" w:rsidP="004B78DC">
      <w:pPr>
        <w:numPr>
          <w:ilvl w:val="0"/>
          <w:numId w:val="19"/>
        </w:numPr>
        <w:spacing w:after="0" w:line="240" w:lineRule="auto"/>
      </w:pPr>
      <w:r w:rsidRPr="004B78DC">
        <w:t xml:space="preserve">Chime ceases to sound. </w:t>
      </w:r>
    </w:p>
    <w:p w14:paraId="07D93E6A" w14:textId="77777777" w:rsidR="003A53C2" w:rsidRDefault="003A53C2" w:rsidP="003A53C2">
      <w:pPr>
        <w:pStyle w:val="Heading3"/>
      </w:pPr>
      <w:bookmarkStart w:id="92" w:name="_Toc1738452"/>
      <w:r>
        <w:t xml:space="preserve">Scenario </w:t>
      </w:r>
      <w:r w:rsidR="003D23B9">
        <w:t>5</w:t>
      </w:r>
      <w:r>
        <w:t xml:space="preserve"> – Home Screen, No Chime Sounding, No Button flashing</w:t>
      </w:r>
      <w:bookmarkEnd w:id="92"/>
    </w:p>
    <w:p w14:paraId="343C1192" w14:textId="77777777" w:rsidR="003A53C2" w:rsidRDefault="003A53C2" w:rsidP="003A53C2">
      <w:pPr>
        <w:pStyle w:val="NoSpacing"/>
        <w:numPr>
          <w:ilvl w:val="0"/>
          <w:numId w:val="19"/>
        </w:numPr>
      </w:pPr>
      <w:r>
        <w:t xml:space="preserve">User is shown the ‘home’ screen. </w:t>
      </w:r>
    </w:p>
    <w:p w14:paraId="7F7AD631" w14:textId="77777777" w:rsidR="003A53C2" w:rsidRDefault="003A53C2" w:rsidP="003A53C2">
      <w:pPr>
        <w:pStyle w:val="NoSpacing"/>
        <w:numPr>
          <w:ilvl w:val="0"/>
          <w:numId w:val="19"/>
        </w:numPr>
      </w:pPr>
      <w:r>
        <w:t>User notes that no ‘button’ is flashing.</w:t>
      </w:r>
    </w:p>
    <w:p w14:paraId="267812EF" w14:textId="77777777" w:rsidR="003D23B9" w:rsidRDefault="003D23B9" w:rsidP="003A53C2">
      <w:pPr>
        <w:pStyle w:val="NoSpacing"/>
        <w:numPr>
          <w:ilvl w:val="0"/>
          <w:numId w:val="19"/>
        </w:numPr>
      </w:pPr>
      <w:r>
        <w:t>User selects the ‘Medication’ button.</w:t>
      </w:r>
    </w:p>
    <w:p w14:paraId="677B1B7C" w14:textId="77777777" w:rsidR="003D23B9" w:rsidRDefault="003D23B9" w:rsidP="003A53C2">
      <w:pPr>
        <w:pStyle w:val="NoSpacing"/>
        <w:numPr>
          <w:ilvl w:val="0"/>
          <w:numId w:val="19"/>
        </w:numPr>
      </w:pPr>
      <w:r>
        <w:t xml:space="preserve">This brings the user to the display of </w:t>
      </w:r>
      <w:r>
        <w:fldChar w:fldCharType="begin"/>
      </w:r>
      <w:r>
        <w:instrText xml:space="preserve"> REF _Ref1655006 \r \h </w:instrText>
      </w:r>
      <w:r>
        <w:fldChar w:fldCharType="separate"/>
      </w:r>
      <w:r>
        <w:t>5.4</w:t>
      </w:r>
      <w:r>
        <w:fldChar w:fldCharType="end"/>
      </w:r>
      <w:r>
        <w:t xml:space="preserve"> Medication Screen.</w:t>
      </w:r>
    </w:p>
    <w:p w14:paraId="78DA5AE1" w14:textId="77777777" w:rsidR="003D23B9" w:rsidRDefault="003D23B9" w:rsidP="003A53C2">
      <w:pPr>
        <w:pStyle w:val="NoSpacing"/>
        <w:numPr>
          <w:ilvl w:val="0"/>
          <w:numId w:val="19"/>
        </w:numPr>
      </w:pPr>
      <w:r>
        <w:t>If the time to take medication is near, the user can select ‘Taken’ for the medication.</w:t>
      </w:r>
    </w:p>
    <w:p w14:paraId="6BDD6D16" w14:textId="77777777" w:rsidR="003A53C2" w:rsidRDefault="003D23B9" w:rsidP="003A53C2">
      <w:pPr>
        <w:pStyle w:val="NoSpacing"/>
        <w:numPr>
          <w:ilvl w:val="0"/>
          <w:numId w:val="19"/>
        </w:numPr>
      </w:pPr>
      <w:r>
        <w:t xml:space="preserve">If the time to take a medication is not near the current time, if the user attempts to select ‘Taken’, the </w:t>
      </w:r>
      <w:r w:rsidR="00745BB2">
        <w:t xml:space="preserve">display will be overlaid with a warning against taking the medication. An example of this is seen in Appendix, </w:t>
      </w:r>
      <w:r w:rsidR="00745BB2">
        <w:fldChar w:fldCharType="begin"/>
      </w:r>
      <w:r w:rsidR="00745BB2">
        <w:instrText xml:space="preserve"> REF _Ref1640841 \r \h </w:instrText>
      </w:r>
      <w:r w:rsidR="00745BB2">
        <w:fldChar w:fldCharType="separate"/>
      </w:r>
      <w:r w:rsidR="00745BB2">
        <w:t>6.6.4</w:t>
      </w:r>
      <w:r w:rsidR="00745BB2">
        <w:fldChar w:fldCharType="end"/>
      </w:r>
      <w:r w:rsidR="00745BB2">
        <w:t xml:space="preserve"> Medication Screen with Warning about Dosage Time.</w:t>
      </w:r>
    </w:p>
    <w:p w14:paraId="28AECEDE" w14:textId="77777777" w:rsidR="00745BB2" w:rsidRDefault="00745BB2" w:rsidP="00745BB2">
      <w:pPr>
        <w:pStyle w:val="Heading3"/>
      </w:pPr>
      <w:bookmarkStart w:id="93" w:name="_Toc1738453"/>
      <w:r>
        <w:t>Scenario 6 – Home Screen, No Chime Sounding, No Button flashing</w:t>
      </w:r>
      <w:bookmarkEnd w:id="93"/>
    </w:p>
    <w:p w14:paraId="5542E773" w14:textId="77777777" w:rsidR="00745BB2" w:rsidRDefault="00745BB2" w:rsidP="00745BB2">
      <w:pPr>
        <w:pStyle w:val="ListParagraph"/>
        <w:numPr>
          <w:ilvl w:val="0"/>
          <w:numId w:val="28"/>
        </w:numPr>
      </w:pPr>
      <w:r>
        <w:t>User is shown the ‘home’ screen.</w:t>
      </w:r>
    </w:p>
    <w:p w14:paraId="02B60797" w14:textId="77777777" w:rsidR="00745BB2" w:rsidRDefault="00745BB2" w:rsidP="00745BB2">
      <w:pPr>
        <w:pStyle w:val="ListParagraph"/>
        <w:numPr>
          <w:ilvl w:val="0"/>
          <w:numId w:val="28"/>
        </w:numPr>
      </w:pPr>
      <w:r>
        <w:t>User notes that no ‘button’ is flashing.</w:t>
      </w:r>
    </w:p>
    <w:p w14:paraId="1C4DD30C" w14:textId="77777777" w:rsidR="00745BB2" w:rsidRDefault="00745BB2" w:rsidP="00745BB2">
      <w:pPr>
        <w:pStyle w:val="ListParagraph"/>
        <w:numPr>
          <w:ilvl w:val="0"/>
          <w:numId w:val="28"/>
        </w:numPr>
      </w:pPr>
      <w:r>
        <w:lastRenderedPageBreak/>
        <w:t>User selects the ‘Energy’ button.</w:t>
      </w:r>
    </w:p>
    <w:p w14:paraId="70A626C3" w14:textId="77777777" w:rsidR="00745BB2" w:rsidRDefault="00745BB2" w:rsidP="00745BB2">
      <w:pPr>
        <w:pStyle w:val="ListParagraph"/>
        <w:numPr>
          <w:ilvl w:val="0"/>
          <w:numId w:val="28"/>
        </w:numPr>
      </w:pPr>
      <w:r>
        <w:t xml:space="preserve">This brings the user to the display of </w:t>
      </w:r>
      <w:r>
        <w:fldChar w:fldCharType="begin"/>
      </w:r>
      <w:r>
        <w:instrText xml:space="preserve"> REF _Ref1735118 \r \h </w:instrText>
      </w:r>
      <w:r>
        <w:fldChar w:fldCharType="separate"/>
      </w:r>
      <w:r>
        <w:t>5.5</w:t>
      </w:r>
      <w:r>
        <w:fldChar w:fldCharType="end"/>
      </w:r>
      <w:r>
        <w:t xml:space="preserve"> Energy Screen.</w:t>
      </w:r>
    </w:p>
    <w:p w14:paraId="3129E88C" w14:textId="77777777" w:rsidR="00745BB2" w:rsidRDefault="00BF37E0" w:rsidP="00745BB2">
      <w:pPr>
        <w:pStyle w:val="ListParagraph"/>
        <w:numPr>
          <w:ilvl w:val="0"/>
          <w:numId w:val="28"/>
        </w:numPr>
      </w:pPr>
      <w:r>
        <w:t>The user taps the bar for a specific day.</w:t>
      </w:r>
    </w:p>
    <w:p w14:paraId="2FCB174E" w14:textId="77777777" w:rsidR="00BF37E0" w:rsidRDefault="00BF37E0" w:rsidP="00745BB2">
      <w:pPr>
        <w:pStyle w:val="ListParagraph"/>
        <w:numPr>
          <w:ilvl w:val="0"/>
          <w:numId w:val="28"/>
        </w:numPr>
      </w:pPr>
      <w:r>
        <w:t xml:space="preserve">This brings the user to the display of </w:t>
      </w:r>
      <w:r>
        <w:fldChar w:fldCharType="begin"/>
      </w:r>
      <w:r>
        <w:instrText xml:space="preserve"> REF _Ref1735624 \r \h </w:instrText>
      </w:r>
      <w:r>
        <w:fldChar w:fldCharType="separate"/>
      </w:r>
      <w:r>
        <w:t>5.5.1</w:t>
      </w:r>
      <w:r>
        <w:fldChar w:fldCharType="end"/>
      </w:r>
      <w:r>
        <w:t xml:space="preserve"> Breakdown of Energy Usage Screen, where the user can gain a clearer picture of current usage and previous usage.</w:t>
      </w:r>
    </w:p>
    <w:p w14:paraId="1D49DA03" w14:textId="77777777" w:rsidR="00BF37E0" w:rsidRDefault="00BF37E0" w:rsidP="00BF37E0">
      <w:pPr>
        <w:pStyle w:val="Heading3"/>
      </w:pPr>
      <w:bookmarkStart w:id="94" w:name="_Toc1738454"/>
      <w:r>
        <w:t>Scenario 7 – Home Screen, No Chime Sounding, No Button flashing</w:t>
      </w:r>
      <w:bookmarkEnd w:id="94"/>
    </w:p>
    <w:p w14:paraId="353D744A" w14:textId="77777777" w:rsidR="00BF37E0" w:rsidRDefault="00BF37E0" w:rsidP="00BF37E0">
      <w:pPr>
        <w:pStyle w:val="ListParagraph"/>
        <w:numPr>
          <w:ilvl w:val="0"/>
          <w:numId w:val="29"/>
        </w:numPr>
      </w:pPr>
      <w:r>
        <w:t>User is shown the ‘home’ screen.</w:t>
      </w:r>
    </w:p>
    <w:p w14:paraId="11A31480" w14:textId="77777777" w:rsidR="00BF37E0" w:rsidRDefault="00BF37E0" w:rsidP="00BF37E0">
      <w:pPr>
        <w:pStyle w:val="ListParagraph"/>
        <w:numPr>
          <w:ilvl w:val="0"/>
          <w:numId w:val="29"/>
        </w:numPr>
      </w:pPr>
      <w:r>
        <w:t>User notes that no ‘button’ is flashing.</w:t>
      </w:r>
    </w:p>
    <w:p w14:paraId="38562F45" w14:textId="77777777" w:rsidR="00BF37E0" w:rsidRDefault="00BF37E0" w:rsidP="00BF37E0">
      <w:pPr>
        <w:pStyle w:val="ListParagraph"/>
        <w:numPr>
          <w:ilvl w:val="0"/>
          <w:numId w:val="29"/>
        </w:numPr>
      </w:pPr>
      <w:r>
        <w:t>User selects the ‘Energy’ button.</w:t>
      </w:r>
    </w:p>
    <w:p w14:paraId="5D602974" w14:textId="77777777" w:rsidR="00BF37E0" w:rsidRDefault="00BF37E0" w:rsidP="00BF37E0">
      <w:pPr>
        <w:pStyle w:val="ListParagraph"/>
        <w:numPr>
          <w:ilvl w:val="0"/>
          <w:numId w:val="29"/>
        </w:numPr>
      </w:pPr>
      <w:r>
        <w:t xml:space="preserve">This brings the user to the display of </w:t>
      </w:r>
      <w:r>
        <w:fldChar w:fldCharType="begin"/>
      </w:r>
      <w:r>
        <w:instrText xml:space="preserve"> REF _Ref1735741 \r \h </w:instrText>
      </w:r>
      <w:r>
        <w:fldChar w:fldCharType="separate"/>
      </w:r>
      <w:r>
        <w:t>5.5</w:t>
      </w:r>
      <w:r>
        <w:fldChar w:fldCharType="end"/>
      </w:r>
      <w:r>
        <w:t xml:space="preserve"> Energy Screen.</w:t>
      </w:r>
    </w:p>
    <w:p w14:paraId="4D233A9B" w14:textId="77777777" w:rsidR="00BF37E0" w:rsidRDefault="00BF37E0" w:rsidP="00BF37E0">
      <w:pPr>
        <w:pStyle w:val="ListParagraph"/>
        <w:numPr>
          <w:ilvl w:val="0"/>
          <w:numId w:val="29"/>
        </w:numPr>
      </w:pPr>
      <w:r>
        <w:t>The user selects the ‘Edit’ button at the bottom right of the display.</w:t>
      </w:r>
    </w:p>
    <w:p w14:paraId="5B8C22A0" w14:textId="77777777" w:rsidR="00BF37E0" w:rsidRDefault="00BF37E0" w:rsidP="00BF37E0">
      <w:pPr>
        <w:pStyle w:val="ListParagraph"/>
        <w:numPr>
          <w:ilvl w:val="0"/>
          <w:numId w:val="29"/>
        </w:numPr>
      </w:pPr>
      <w:r>
        <w:t xml:space="preserve">This brings the user to the display of </w:t>
      </w:r>
      <w:r>
        <w:fldChar w:fldCharType="begin"/>
      </w:r>
      <w:r>
        <w:instrText xml:space="preserve"> REF _Ref1735795 \r \h </w:instrText>
      </w:r>
      <w:r>
        <w:fldChar w:fldCharType="separate"/>
      </w:r>
      <w:r>
        <w:t>5.5.2</w:t>
      </w:r>
      <w:r>
        <w:fldChar w:fldCharType="end"/>
      </w:r>
      <w:r>
        <w:t xml:space="preserve"> Smart Appliances Screen.</w:t>
      </w:r>
    </w:p>
    <w:p w14:paraId="2A19378E" w14:textId="77777777" w:rsidR="00BF37E0" w:rsidRDefault="00BF37E0" w:rsidP="00BF37E0">
      <w:pPr>
        <w:pStyle w:val="ListParagraph"/>
        <w:numPr>
          <w:ilvl w:val="0"/>
          <w:numId w:val="29"/>
        </w:numPr>
      </w:pPr>
      <w:r>
        <w:t xml:space="preserve">From the column to the left, the user selects a ‘recognized (by ‘smart’ system)’ device. </w:t>
      </w:r>
    </w:p>
    <w:p w14:paraId="24751DDA" w14:textId="77777777" w:rsidR="00BF37E0" w:rsidRDefault="00BF37E0" w:rsidP="00BF37E0">
      <w:pPr>
        <w:pStyle w:val="ListParagraph"/>
        <w:numPr>
          <w:ilvl w:val="0"/>
          <w:numId w:val="29"/>
        </w:numPr>
      </w:pPr>
      <w:r>
        <w:t>The user highlights the ‘recognized’ device that they want to add.</w:t>
      </w:r>
    </w:p>
    <w:p w14:paraId="3C06F0D0" w14:textId="77777777" w:rsidR="00BF37E0" w:rsidRDefault="00BF37E0" w:rsidP="00BF37E0">
      <w:pPr>
        <w:pStyle w:val="ListParagraph"/>
        <w:numPr>
          <w:ilvl w:val="0"/>
          <w:numId w:val="29"/>
        </w:numPr>
      </w:pPr>
      <w:r>
        <w:t>The user selects the right-pointing arrow to move the ‘recognized’ device from the left column to the right column to have the ‘smart’ system now monitor that device.</w:t>
      </w:r>
    </w:p>
    <w:p w14:paraId="71513360" w14:textId="77777777" w:rsidR="00BF37E0" w:rsidRDefault="00BF37E0" w:rsidP="00BF37E0">
      <w:pPr>
        <w:pStyle w:val="Heading3"/>
      </w:pPr>
      <w:bookmarkStart w:id="95" w:name="_Toc1738455"/>
      <w:r>
        <w:t>Scenario 8 – Home Screen, No Chime Sounding, No Button flashing</w:t>
      </w:r>
      <w:bookmarkEnd w:id="95"/>
    </w:p>
    <w:p w14:paraId="532CE595" w14:textId="77777777" w:rsidR="00BF37E0" w:rsidRDefault="00BF37E0" w:rsidP="00BF37E0">
      <w:pPr>
        <w:pStyle w:val="ListParagraph"/>
        <w:numPr>
          <w:ilvl w:val="0"/>
          <w:numId w:val="30"/>
        </w:numPr>
      </w:pPr>
      <w:r>
        <w:t>User is shown the ‘home’ screen.</w:t>
      </w:r>
    </w:p>
    <w:p w14:paraId="7C705AC5" w14:textId="77777777" w:rsidR="00BF37E0" w:rsidRDefault="00BF37E0" w:rsidP="00BF37E0">
      <w:pPr>
        <w:pStyle w:val="ListParagraph"/>
        <w:numPr>
          <w:ilvl w:val="0"/>
          <w:numId w:val="30"/>
        </w:numPr>
      </w:pPr>
      <w:r>
        <w:t>User notes that no ‘button’ is flashing.</w:t>
      </w:r>
    </w:p>
    <w:p w14:paraId="7D572901" w14:textId="77777777" w:rsidR="00BF37E0" w:rsidRDefault="00BF37E0" w:rsidP="00BF37E0">
      <w:pPr>
        <w:pStyle w:val="ListParagraph"/>
        <w:numPr>
          <w:ilvl w:val="0"/>
          <w:numId w:val="30"/>
        </w:numPr>
      </w:pPr>
      <w:r>
        <w:t>User selects the ‘Energy’ button.</w:t>
      </w:r>
    </w:p>
    <w:p w14:paraId="13CD0BDE" w14:textId="77777777" w:rsidR="00BF37E0" w:rsidRDefault="00BF37E0" w:rsidP="00BF37E0">
      <w:pPr>
        <w:pStyle w:val="ListParagraph"/>
        <w:numPr>
          <w:ilvl w:val="0"/>
          <w:numId w:val="30"/>
        </w:numPr>
      </w:pPr>
      <w:r>
        <w:t xml:space="preserve">This brings the user to the display of </w:t>
      </w:r>
      <w:r>
        <w:fldChar w:fldCharType="begin"/>
      </w:r>
      <w:r>
        <w:instrText xml:space="preserve"> REF _Ref1736151 \r \h </w:instrText>
      </w:r>
      <w:r>
        <w:fldChar w:fldCharType="separate"/>
      </w:r>
      <w:r>
        <w:t>5.5</w:t>
      </w:r>
      <w:r>
        <w:fldChar w:fldCharType="end"/>
      </w:r>
      <w:r>
        <w:t xml:space="preserve"> Energy Screen.</w:t>
      </w:r>
    </w:p>
    <w:p w14:paraId="3C4D0AE8" w14:textId="75C33F01" w:rsidR="00BF37E0" w:rsidRDefault="00BF37E0" w:rsidP="00BF37E0">
      <w:pPr>
        <w:pStyle w:val="ListParagraph"/>
        <w:numPr>
          <w:ilvl w:val="0"/>
          <w:numId w:val="30"/>
        </w:numPr>
      </w:pPr>
      <w:r>
        <w:t>The user selects the ‘Edit</w:t>
      </w:r>
      <w:r w:rsidR="00DC5375">
        <w:t>’</w:t>
      </w:r>
      <w:r>
        <w:t xml:space="preserve"> button at the bottom right of the display.</w:t>
      </w:r>
    </w:p>
    <w:p w14:paraId="72A83627" w14:textId="77777777" w:rsidR="00BF37E0" w:rsidRDefault="00BF37E0" w:rsidP="00BF37E0">
      <w:pPr>
        <w:pStyle w:val="ListParagraph"/>
        <w:numPr>
          <w:ilvl w:val="0"/>
          <w:numId w:val="30"/>
        </w:numPr>
      </w:pPr>
      <w:r>
        <w:t xml:space="preserve">This brings the user to the display of </w:t>
      </w:r>
      <w:r>
        <w:fldChar w:fldCharType="begin"/>
      </w:r>
      <w:r>
        <w:instrText xml:space="preserve"> REF _Ref1736192 \r \h </w:instrText>
      </w:r>
      <w:r>
        <w:fldChar w:fldCharType="separate"/>
      </w:r>
      <w:r>
        <w:t>5.5.2</w:t>
      </w:r>
      <w:r>
        <w:fldChar w:fldCharType="end"/>
      </w:r>
      <w:r>
        <w:t xml:space="preserve"> Smart Appliances Screen.</w:t>
      </w:r>
    </w:p>
    <w:p w14:paraId="3A326822" w14:textId="77777777" w:rsidR="00BF37E0" w:rsidRDefault="00BF37E0" w:rsidP="00BF37E0">
      <w:pPr>
        <w:pStyle w:val="ListParagraph"/>
        <w:numPr>
          <w:ilvl w:val="0"/>
          <w:numId w:val="30"/>
        </w:numPr>
      </w:pPr>
      <w:r>
        <w:t>The user cannot find the device the user wishes to add to the ‘smart’ system for monitoring.</w:t>
      </w:r>
    </w:p>
    <w:p w14:paraId="3AD1C4D5" w14:textId="77777777" w:rsidR="00BF37E0" w:rsidRDefault="0002280D" w:rsidP="00BF37E0">
      <w:pPr>
        <w:pStyle w:val="ListParagraph"/>
        <w:numPr>
          <w:ilvl w:val="0"/>
          <w:numId w:val="30"/>
        </w:numPr>
      </w:pPr>
      <w:r>
        <w:t xml:space="preserve">The user presses the ‘Refresh’ button to re-display </w:t>
      </w:r>
      <w:r>
        <w:fldChar w:fldCharType="begin"/>
      </w:r>
      <w:r>
        <w:instrText xml:space="preserve"> REF _Ref1736268 \r \h </w:instrText>
      </w:r>
      <w:r>
        <w:fldChar w:fldCharType="separate"/>
      </w:r>
      <w:r>
        <w:t>5.5.2</w:t>
      </w:r>
      <w:r>
        <w:fldChar w:fldCharType="end"/>
      </w:r>
      <w:r>
        <w:t xml:space="preserve"> Smart Appliances Screen.</w:t>
      </w:r>
    </w:p>
    <w:p w14:paraId="00AD2238" w14:textId="21E47C48" w:rsidR="00DC5375" w:rsidRDefault="00DC5375" w:rsidP="00BF37E0">
      <w:pPr>
        <w:pStyle w:val="ListParagraph"/>
        <w:numPr>
          <w:ilvl w:val="0"/>
          <w:numId w:val="30"/>
        </w:numPr>
      </w:pPr>
      <w:r>
        <w:t>Device is still not shown</w:t>
      </w:r>
    </w:p>
    <w:p w14:paraId="55808F67" w14:textId="6A090344" w:rsidR="00DC5375" w:rsidRDefault="00DC5375" w:rsidP="00DC5375">
      <w:pPr>
        <w:pStyle w:val="ListParagraph"/>
        <w:numPr>
          <w:ilvl w:val="0"/>
          <w:numId w:val="30"/>
        </w:numPr>
      </w:pPr>
      <w:r>
        <w:t xml:space="preserve">The user </w:t>
      </w:r>
      <w:r>
        <w:t xml:space="preserve">again </w:t>
      </w:r>
      <w:r>
        <w:t xml:space="preserve">presses the ‘Refresh’ button to re-display </w:t>
      </w:r>
      <w:r>
        <w:fldChar w:fldCharType="begin"/>
      </w:r>
      <w:r>
        <w:instrText xml:space="preserve"> REF _Ref1736268 \r \h </w:instrText>
      </w:r>
      <w:r>
        <w:fldChar w:fldCharType="separate"/>
      </w:r>
      <w:r>
        <w:t>5.5.2</w:t>
      </w:r>
      <w:r>
        <w:fldChar w:fldCharType="end"/>
      </w:r>
      <w:r>
        <w:t xml:space="preserve"> Smart Appliances Screen.</w:t>
      </w:r>
    </w:p>
    <w:p w14:paraId="1C78E91C" w14:textId="667197DD" w:rsidR="0002280D" w:rsidRDefault="00DC5375" w:rsidP="00BF37E0">
      <w:pPr>
        <w:pStyle w:val="ListParagraph"/>
        <w:numPr>
          <w:ilvl w:val="0"/>
          <w:numId w:val="30"/>
        </w:numPr>
      </w:pPr>
      <w:r>
        <w:t>T</w:t>
      </w:r>
      <w:r w:rsidR="0002280D">
        <w:t>ip</w:t>
      </w:r>
      <w:r>
        <w:t>s are displayed advising on common issues in finding smart devices and solutions to them.</w:t>
      </w:r>
    </w:p>
    <w:p w14:paraId="2EDBEC9A" w14:textId="07DAEA90" w:rsidR="008B414A" w:rsidRDefault="008B414A" w:rsidP="00BF37E0">
      <w:pPr>
        <w:pStyle w:val="ListParagraph"/>
        <w:numPr>
          <w:ilvl w:val="0"/>
          <w:numId w:val="30"/>
        </w:numPr>
      </w:pPr>
      <w:r>
        <w:t>User attempts solutions one-by-one until device is shown. If no solution works user is expected to contact outside help such as the seller of the appliance</w:t>
      </w:r>
    </w:p>
    <w:p w14:paraId="6593A6D2" w14:textId="77777777" w:rsidR="0002280D" w:rsidRDefault="0002280D" w:rsidP="0002280D">
      <w:pPr>
        <w:pStyle w:val="Heading3"/>
      </w:pPr>
      <w:bookmarkStart w:id="96" w:name="_Toc1738456"/>
      <w:r>
        <w:t>Scenario 9 – Home Screen, No Chime Sounding, No Button flashing</w:t>
      </w:r>
      <w:bookmarkEnd w:id="96"/>
    </w:p>
    <w:p w14:paraId="6C73A359" w14:textId="77777777" w:rsidR="0002280D" w:rsidRDefault="0002280D" w:rsidP="0002280D">
      <w:pPr>
        <w:pStyle w:val="ListParagraph"/>
        <w:numPr>
          <w:ilvl w:val="0"/>
          <w:numId w:val="30"/>
        </w:numPr>
      </w:pPr>
      <w:r>
        <w:t>User is shown the ‘home’ screen.</w:t>
      </w:r>
    </w:p>
    <w:p w14:paraId="2B4E7E1A" w14:textId="77777777" w:rsidR="0002280D" w:rsidRDefault="0002280D" w:rsidP="0002280D">
      <w:pPr>
        <w:pStyle w:val="ListParagraph"/>
        <w:numPr>
          <w:ilvl w:val="0"/>
          <w:numId w:val="30"/>
        </w:numPr>
      </w:pPr>
      <w:r>
        <w:t>User notes that no ‘button’ is flashing.</w:t>
      </w:r>
    </w:p>
    <w:p w14:paraId="7D486D27" w14:textId="77777777" w:rsidR="0002280D" w:rsidRDefault="0002280D" w:rsidP="0002280D">
      <w:pPr>
        <w:pStyle w:val="ListParagraph"/>
        <w:numPr>
          <w:ilvl w:val="0"/>
          <w:numId w:val="30"/>
        </w:numPr>
      </w:pPr>
      <w:r>
        <w:t>User selects the ‘Exercise’ button.</w:t>
      </w:r>
    </w:p>
    <w:p w14:paraId="5E907CD5" w14:textId="77777777" w:rsidR="00880974" w:rsidRDefault="00880974" w:rsidP="0002280D">
      <w:pPr>
        <w:pStyle w:val="ListParagraph"/>
        <w:numPr>
          <w:ilvl w:val="0"/>
          <w:numId w:val="30"/>
        </w:numPr>
      </w:pPr>
      <w:r>
        <w:t xml:space="preserve">The user is shown the display for </w:t>
      </w:r>
      <w:r>
        <w:fldChar w:fldCharType="begin"/>
      </w:r>
      <w:r>
        <w:instrText xml:space="preserve"> REF _Ref1737018 \r \h </w:instrText>
      </w:r>
      <w:r>
        <w:fldChar w:fldCharType="separate"/>
      </w:r>
      <w:r>
        <w:t>5.6</w:t>
      </w:r>
      <w:r>
        <w:fldChar w:fldCharType="end"/>
      </w:r>
      <w:r>
        <w:t xml:space="preserve"> Exercise Screen.</w:t>
      </w:r>
    </w:p>
    <w:p w14:paraId="6811E765" w14:textId="77777777" w:rsidR="0002280D" w:rsidRDefault="0002280D" w:rsidP="0002280D">
      <w:pPr>
        <w:pStyle w:val="ListParagraph"/>
        <w:numPr>
          <w:ilvl w:val="0"/>
          <w:numId w:val="30"/>
        </w:numPr>
      </w:pPr>
      <w:r>
        <w:t>User wishes to participate in an exercise display: user taps that exercise button.</w:t>
      </w:r>
    </w:p>
    <w:p w14:paraId="11E6FCBD" w14:textId="77777777" w:rsidR="0002280D" w:rsidRDefault="0002280D" w:rsidP="0002280D">
      <w:pPr>
        <w:pStyle w:val="ListParagraph"/>
        <w:numPr>
          <w:ilvl w:val="0"/>
          <w:numId w:val="30"/>
        </w:numPr>
      </w:pPr>
      <w:r>
        <w:t xml:space="preserve">This brings the user to the display of </w:t>
      </w:r>
      <w:r>
        <w:fldChar w:fldCharType="begin"/>
      </w:r>
      <w:r>
        <w:instrText xml:space="preserve"> REF _Ref1145377 \r \h </w:instrText>
      </w:r>
      <w:r>
        <w:fldChar w:fldCharType="separate"/>
      </w:r>
      <w:r>
        <w:t>5.6.2</w:t>
      </w:r>
      <w:r>
        <w:fldChar w:fldCharType="end"/>
      </w:r>
      <w:r>
        <w:t xml:space="preserve"> Exercise Run-Through.</w:t>
      </w:r>
    </w:p>
    <w:p w14:paraId="657A997A" w14:textId="77777777" w:rsidR="0002280D" w:rsidRDefault="0002280D" w:rsidP="0002280D">
      <w:pPr>
        <w:pStyle w:val="ListParagraph"/>
        <w:numPr>
          <w:ilvl w:val="0"/>
          <w:numId w:val="30"/>
        </w:numPr>
      </w:pPr>
      <w:r>
        <w:t>User begins the exercise but needs to stop to catch breath. User presses the ‘pause’ button (two vertical bars on face of button) that is on the lower right of the display.</w:t>
      </w:r>
    </w:p>
    <w:p w14:paraId="2B5ECDB7" w14:textId="77777777" w:rsidR="0002280D" w:rsidRDefault="0002280D" w:rsidP="0002280D">
      <w:pPr>
        <w:pStyle w:val="ListParagraph"/>
        <w:numPr>
          <w:ilvl w:val="0"/>
          <w:numId w:val="30"/>
        </w:numPr>
      </w:pPr>
      <w:r>
        <w:lastRenderedPageBreak/>
        <w:t>Exercise Run-Through stops the figure moving in the display until the ‘pause’ button is pressed again. At that point the figure will pick up the exercise movements from where they were before the ‘pause’ button was pressed.</w:t>
      </w:r>
    </w:p>
    <w:p w14:paraId="6F06AAA3" w14:textId="77777777" w:rsidR="0002280D" w:rsidRDefault="0002280D" w:rsidP="0002280D">
      <w:pPr>
        <w:pStyle w:val="Heading3"/>
      </w:pPr>
      <w:bookmarkStart w:id="97" w:name="_Toc1738457"/>
      <w:r>
        <w:t>Scenario 10 – Home Screen, No Chime Sounding, No Button flashing</w:t>
      </w:r>
      <w:bookmarkEnd w:id="97"/>
    </w:p>
    <w:p w14:paraId="6DCD2227" w14:textId="77777777" w:rsidR="0002280D" w:rsidRDefault="0002280D" w:rsidP="0002280D">
      <w:pPr>
        <w:pStyle w:val="ListParagraph"/>
        <w:numPr>
          <w:ilvl w:val="0"/>
          <w:numId w:val="31"/>
        </w:numPr>
      </w:pPr>
      <w:r>
        <w:t>User is shown the ‘home’ screen.</w:t>
      </w:r>
    </w:p>
    <w:p w14:paraId="71A42495" w14:textId="77777777" w:rsidR="0002280D" w:rsidRDefault="0002280D" w:rsidP="0002280D">
      <w:pPr>
        <w:pStyle w:val="ListParagraph"/>
        <w:numPr>
          <w:ilvl w:val="0"/>
          <w:numId w:val="31"/>
        </w:numPr>
      </w:pPr>
      <w:r>
        <w:t>User notes that no ‘button’ is flashing.</w:t>
      </w:r>
    </w:p>
    <w:p w14:paraId="411C500E" w14:textId="77777777" w:rsidR="0002280D" w:rsidRDefault="0002280D" w:rsidP="0002280D">
      <w:pPr>
        <w:pStyle w:val="ListParagraph"/>
        <w:numPr>
          <w:ilvl w:val="0"/>
          <w:numId w:val="31"/>
        </w:numPr>
      </w:pPr>
      <w:r>
        <w:t>User selects the ‘Exercise’ button.</w:t>
      </w:r>
    </w:p>
    <w:p w14:paraId="76380086" w14:textId="77777777" w:rsidR="00880974" w:rsidRDefault="00880974" w:rsidP="00880974">
      <w:pPr>
        <w:pStyle w:val="ListParagraph"/>
        <w:numPr>
          <w:ilvl w:val="0"/>
          <w:numId w:val="31"/>
        </w:numPr>
      </w:pPr>
      <w:r>
        <w:t xml:space="preserve">The user is shown the display for </w:t>
      </w:r>
      <w:r>
        <w:fldChar w:fldCharType="begin"/>
      </w:r>
      <w:r>
        <w:instrText xml:space="preserve"> REF _Ref1737018 \r \h </w:instrText>
      </w:r>
      <w:r>
        <w:fldChar w:fldCharType="separate"/>
      </w:r>
      <w:r>
        <w:t>5.6</w:t>
      </w:r>
      <w:r>
        <w:fldChar w:fldCharType="end"/>
      </w:r>
      <w:r>
        <w:t xml:space="preserve"> Exercise Screen.</w:t>
      </w:r>
    </w:p>
    <w:p w14:paraId="5D7913E8" w14:textId="77777777" w:rsidR="0002280D" w:rsidRDefault="0002280D" w:rsidP="0002280D">
      <w:pPr>
        <w:pStyle w:val="ListParagraph"/>
        <w:numPr>
          <w:ilvl w:val="0"/>
          <w:numId w:val="31"/>
        </w:numPr>
      </w:pPr>
      <w:r>
        <w:t>User wants to view more possible exercises. User ‘swipes’ display screen with fingers or hands to view more possible exercises. Once user selects an exercise, the actions continue as in Scenario 9.</w:t>
      </w:r>
    </w:p>
    <w:p w14:paraId="08FD959C" w14:textId="77777777" w:rsidR="0002280D" w:rsidRDefault="0002280D" w:rsidP="0002280D">
      <w:pPr>
        <w:pStyle w:val="Heading3"/>
      </w:pPr>
      <w:bookmarkStart w:id="98" w:name="_Toc1738458"/>
      <w:r>
        <w:t>Scenario 11 – Home Screen, No Chime Sounding, No Button flashing</w:t>
      </w:r>
      <w:bookmarkEnd w:id="98"/>
    </w:p>
    <w:p w14:paraId="03612B7C" w14:textId="77777777" w:rsidR="0002280D" w:rsidRDefault="0002280D" w:rsidP="0002280D">
      <w:pPr>
        <w:pStyle w:val="ListParagraph"/>
        <w:numPr>
          <w:ilvl w:val="0"/>
          <w:numId w:val="31"/>
        </w:numPr>
      </w:pPr>
      <w:r>
        <w:t>User is shown the ‘home’ screen.</w:t>
      </w:r>
    </w:p>
    <w:p w14:paraId="41CDF529" w14:textId="77777777" w:rsidR="0002280D" w:rsidRDefault="0002280D" w:rsidP="0002280D">
      <w:pPr>
        <w:pStyle w:val="ListParagraph"/>
        <w:numPr>
          <w:ilvl w:val="0"/>
          <w:numId w:val="31"/>
        </w:numPr>
      </w:pPr>
      <w:r>
        <w:t>User notes that no ‘button’ is flashing.</w:t>
      </w:r>
    </w:p>
    <w:p w14:paraId="1542F9D1" w14:textId="77777777" w:rsidR="00880974" w:rsidRDefault="00880974" w:rsidP="0002280D">
      <w:pPr>
        <w:pStyle w:val="ListParagraph"/>
        <w:numPr>
          <w:ilvl w:val="0"/>
          <w:numId w:val="31"/>
        </w:numPr>
      </w:pPr>
      <w:r>
        <w:t xml:space="preserve">User selects the ‘Exercise’ button. </w:t>
      </w:r>
    </w:p>
    <w:p w14:paraId="45768B2F" w14:textId="77777777" w:rsidR="00880974" w:rsidRDefault="00880974" w:rsidP="00880974">
      <w:pPr>
        <w:pStyle w:val="ListParagraph"/>
        <w:numPr>
          <w:ilvl w:val="0"/>
          <w:numId w:val="31"/>
        </w:numPr>
      </w:pPr>
      <w:r>
        <w:t xml:space="preserve">The user is shown the display for </w:t>
      </w:r>
      <w:r>
        <w:fldChar w:fldCharType="begin"/>
      </w:r>
      <w:r>
        <w:instrText xml:space="preserve"> REF _Ref1737018 \r \h </w:instrText>
      </w:r>
      <w:r>
        <w:fldChar w:fldCharType="separate"/>
      </w:r>
      <w:r>
        <w:t>5.6</w:t>
      </w:r>
      <w:r>
        <w:fldChar w:fldCharType="end"/>
      </w:r>
      <w:r>
        <w:t xml:space="preserve"> Exercise Screen.</w:t>
      </w:r>
    </w:p>
    <w:p w14:paraId="6FC6761E" w14:textId="77777777" w:rsidR="00880974" w:rsidRDefault="00880974" w:rsidP="0002280D">
      <w:pPr>
        <w:pStyle w:val="ListParagraph"/>
        <w:numPr>
          <w:ilvl w:val="0"/>
          <w:numId w:val="31"/>
        </w:numPr>
      </w:pPr>
      <w:r>
        <w:t>The user, in agreement with medical staff (either doctor or physical therapist), wants to add an exercise. The user selects the ‘Add’ button at the bottom right of the display.</w:t>
      </w:r>
    </w:p>
    <w:p w14:paraId="2BAE5A41" w14:textId="77777777" w:rsidR="00880974" w:rsidRDefault="00880974" w:rsidP="0002280D">
      <w:pPr>
        <w:pStyle w:val="ListParagraph"/>
        <w:numPr>
          <w:ilvl w:val="0"/>
          <w:numId w:val="31"/>
        </w:numPr>
      </w:pPr>
      <w:r>
        <w:t xml:space="preserve">This takes the user to the display of </w:t>
      </w:r>
      <w:r>
        <w:fldChar w:fldCharType="begin"/>
      </w:r>
      <w:r>
        <w:instrText xml:space="preserve"> REF _Ref1737180 \r \h </w:instrText>
      </w:r>
      <w:r>
        <w:fldChar w:fldCharType="separate"/>
      </w:r>
      <w:r>
        <w:t>5.6.1</w:t>
      </w:r>
      <w:r>
        <w:fldChar w:fldCharType="end"/>
      </w:r>
      <w:r>
        <w:t xml:space="preserve"> Add Exercises Screen.</w:t>
      </w:r>
    </w:p>
    <w:p w14:paraId="5AC9451B" w14:textId="77777777" w:rsidR="00880974" w:rsidRDefault="00880974" w:rsidP="0002280D">
      <w:pPr>
        <w:pStyle w:val="ListParagraph"/>
        <w:numPr>
          <w:ilvl w:val="0"/>
          <w:numId w:val="31"/>
        </w:numPr>
      </w:pPr>
      <w:r>
        <w:t xml:space="preserve">As before, if the user wishes to scroll to view more exercises than appear on the first display, the user can ‘swipe’ the display screen with fingers or hand to move to view additional exercises. </w:t>
      </w:r>
    </w:p>
    <w:p w14:paraId="766D004F" w14:textId="77777777" w:rsidR="00880974" w:rsidRDefault="00880974" w:rsidP="0002280D">
      <w:pPr>
        <w:pStyle w:val="ListParagraph"/>
        <w:numPr>
          <w:ilvl w:val="0"/>
          <w:numId w:val="31"/>
        </w:numPr>
      </w:pPr>
      <w:r>
        <w:t>Once the desired exercise if display, the user presses the ‘Add’ button for that exercise.</w:t>
      </w:r>
    </w:p>
    <w:p w14:paraId="4EB1DF4B" w14:textId="77777777" w:rsidR="00880974" w:rsidRDefault="00880974" w:rsidP="0002280D">
      <w:pPr>
        <w:pStyle w:val="ListParagraph"/>
        <w:numPr>
          <w:ilvl w:val="0"/>
          <w:numId w:val="31"/>
        </w:numPr>
      </w:pPr>
      <w:r>
        <w:t xml:space="preserve">Similar actions can be taken to ‘Remove’ an exercise from the daily list of exercises that are display on </w:t>
      </w:r>
      <w:r>
        <w:fldChar w:fldCharType="begin"/>
      </w:r>
      <w:r>
        <w:instrText xml:space="preserve"> REF _Ref1737310 \r \h </w:instrText>
      </w:r>
      <w:r>
        <w:fldChar w:fldCharType="separate"/>
      </w:r>
      <w:r>
        <w:t>5.6</w:t>
      </w:r>
      <w:r>
        <w:fldChar w:fldCharType="end"/>
      </w:r>
      <w:r>
        <w:t xml:space="preserve"> Exercise Screen.</w:t>
      </w:r>
    </w:p>
    <w:p w14:paraId="18D01F2F" w14:textId="77777777" w:rsidR="00880974" w:rsidRDefault="00880974" w:rsidP="00880974">
      <w:pPr>
        <w:pStyle w:val="Heading3"/>
      </w:pPr>
      <w:bookmarkStart w:id="99" w:name="_Toc1738459"/>
      <w:r>
        <w:t>Scenario 12 – Home Screen, No Chime Sounding, No Button flashing</w:t>
      </w:r>
      <w:bookmarkEnd w:id="99"/>
    </w:p>
    <w:p w14:paraId="034906E0" w14:textId="77777777" w:rsidR="00880974" w:rsidRDefault="00880974" w:rsidP="00880974">
      <w:pPr>
        <w:pStyle w:val="ListParagraph"/>
        <w:numPr>
          <w:ilvl w:val="0"/>
          <w:numId w:val="31"/>
        </w:numPr>
      </w:pPr>
      <w:r>
        <w:t>User is shown the ‘home’ screen.</w:t>
      </w:r>
    </w:p>
    <w:p w14:paraId="239966B7" w14:textId="77777777" w:rsidR="00880974" w:rsidRDefault="00880974" w:rsidP="00880974">
      <w:pPr>
        <w:pStyle w:val="ListParagraph"/>
        <w:numPr>
          <w:ilvl w:val="0"/>
          <w:numId w:val="31"/>
        </w:numPr>
      </w:pPr>
      <w:r>
        <w:t>User notes that no ‘button’ is flashing.</w:t>
      </w:r>
    </w:p>
    <w:p w14:paraId="4F063BD2" w14:textId="77777777" w:rsidR="00880974" w:rsidRDefault="00880974" w:rsidP="00880974">
      <w:pPr>
        <w:pStyle w:val="ListParagraph"/>
        <w:numPr>
          <w:ilvl w:val="0"/>
          <w:numId w:val="31"/>
        </w:numPr>
      </w:pPr>
      <w:r>
        <w:t>User selects the ‘Settings’ button on the lower right of the display.</w:t>
      </w:r>
    </w:p>
    <w:p w14:paraId="3D31C0C1" w14:textId="77777777" w:rsidR="00880974" w:rsidRDefault="00880974" w:rsidP="00880974">
      <w:pPr>
        <w:pStyle w:val="ListParagraph"/>
        <w:numPr>
          <w:ilvl w:val="0"/>
          <w:numId w:val="31"/>
        </w:numPr>
      </w:pPr>
      <w:r>
        <w:t xml:space="preserve">This takes the user to the display </w:t>
      </w:r>
      <w:r>
        <w:fldChar w:fldCharType="begin"/>
      </w:r>
      <w:r>
        <w:instrText xml:space="preserve"> REF _Ref1737456 \r \h </w:instrText>
      </w:r>
      <w:r>
        <w:fldChar w:fldCharType="separate"/>
      </w:r>
      <w:r>
        <w:t>5.8</w:t>
      </w:r>
      <w:r>
        <w:fldChar w:fldCharType="end"/>
      </w:r>
      <w:r>
        <w:t xml:space="preserve"> Settings Screen.</w:t>
      </w:r>
    </w:p>
    <w:p w14:paraId="38BC814F" w14:textId="77777777" w:rsidR="00880974" w:rsidRDefault="00880974" w:rsidP="00880974">
      <w:pPr>
        <w:pStyle w:val="ListParagraph"/>
        <w:numPr>
          <w:ilvl w:val="0"/>
          <w:numId w:val="31"/>
        </w:numPr>
      </w:pPr>
      <w:r>
        <w:t>The user may select a change of display colour by tapping on the desired new colour on the colour wheel at the right of the display.</w:t>
      </w:r>
    </w:p>
    <w:p w14:paraId="32B97B55" w14:textId="77777777" w:rsidR="00E95C78" w:rsidRDefault="00880974" w:rsidP="004B78DC">
      <w:pPr>
        <w:pStyle w:val="ListParagraph"/>
        <w:numPr>
          <w:ilvl w:val="0"/>
          <w:numId w:val="31"/>
        </w:numPr>
        <w:ind w:left="1800"/>
      </w:pPr>
      <w:r>
        <w:t xml:space="preserve">Alternatively, the user may reset the colours used for the displays to their default by pressing the ‘Reset’ button which appears to the bottom right of </w:t>
      </w:r>
      <w:r>
        <w:fldChar w:fldCharType="begin"/>
      </w:r>
      <w:r>
        <w:instrText xml:space="preserve"> REF _Ref1737530 \r \h </w:instrText>
      </w:r>
      <w:r>
        <w:fldChar w:fldCharType="separate"/>
      </w:r>
      <w:r>
        <w:t>5.8</w:t>
      </w:r>
      <w:r>
        <w:fldChar w:fldCharType="end"/>
      </w:r>
      <w:r>
        <w:t xml:space="preserve"> Settings Screen.</w:t>
      </w:r>
    </w:p>
    <w:p w14:paraId="10BD383C" w14:textId="77777777" w:rsidR="00FB1EFF" w:rsidRDefault="00FB1EFF" w:rsidP="00FB1EFF">
      <w:pPr>
        <w:pStyle w:val="Heading3"/>
        <w:rPr>
          <w:rFonts w:cstheme="minorHAnsi"/>
        </w:rPr>
      </w:pPr>
      <w:bookmarkStart w:id="100" w:name="_Toc1738460"/>
      <w:r w:rsidRPr="00FB1EFF">
        <w:rPr>
          <w:rFonts w:cstheme="minorHAnsi"/>
        </w:rPr>
        <w:t xml:space="preserve">Use-Case for </w:t>
      </w:r>
      <w:proofErr w:type="spellStart"/>
      <w:r w:rsidRPr="00FB1EFF">
        <w:rPr>
          <w:rFonts w:cstheme="minorHAnsi"/>
        </w:rPr>
        <w:t>Cozmo</w:t>
      </w:r>
      <w:proofErr w:type="spellEnd"/>
      <w:r w:rsidRPr="00FB1EFF">
        <w:rPr>
          <w:rFonts w:cstheme="minorHAnsi"/>
        </w:rPr>
        <w:t xml:space="preserve"> Robot</w:t>
      </w:r>
      <w:bookmarkEnd w:id="100"/>
    </w:p>
    <w:p w14:paraId="0B8D498A" w14:textId="3F4876FA" w:rsidR="00FB1EFF" w:rsidRDefault="00FB1EFF" w:rsidP="0068085F">
      <w:pPr>
        <w:ind w:left="993"/>
      </w:pPr>
      <w:r>
        <w:t xml:space="preserve">Use case for </w:t>
      </w:r>
      <w:proofErr w:type="spellStart"/>
      <w:r>
        <w:t>Cozmo</w:t>
      </w:r>
      <w:proofErr w:type="spellEnd"/>
    </w:p>
    <w:p w14:paraId="5A093969" w14:textId="2EEC588C" w:rsidR="0068085F" w:rsidRDefault="0068085F" w:rsidP="0068085F">
      <w:pPr>
        <w:ind w:left="993"/>
      </w:pPr>
      <w:r w:rsidRPr="00C14FA3">
        <w:rPr>
          <w:noProof/>
          <w:lang w:eastAsia="en-GB"/>
        </w:rPr>
        <w:lastRenderedPageBreak/>
        <w:drawing>
          <wp:inline distT="0" distB="0" distL="0" distR="0" wp14:anchorId="3C0DBFD0" wp14:editId="768456F1">
            <wp:extent cx="3960000" cy="252000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0000" cy="2520000"/>
                    </a:xfrm>
                    <a:prstGeom prst="rect">
                      <a:avLst/>
                    </a:prstGeom>
                  </pic:spPr>
                </pic:pic>
              </a:graphicData>
            </a:graphic>
          </wp:inline>
        </w:drawing>
      </w:r>
    </w:p>
    <w:p w14:paraId="464AD9F2" w14:textId="77777777" w:rsidR="00FB1EFF" w:rsidRPr="00602EDA" w:rsidRDefault="00FB1EFF" w:rsidP="00FB1EFF">
      <w:pPr>
        <w:pStyle w:val="Heading4"/>
      </w:pPr>
      <w:r>
        <w:t>Ideal Path</w:t>
      </w:r>
    </w:p>
    <w:p w14:paraId="4097F633" w14:textId="77777777" w:rsidR="00FB1EFF" w:rsidRDefault="00FB1EFF" w:rsidP="00FB1EFF">
      <w:pPr>
        <w:pStyle w:val="ListParagraph"/>
        <w:numPr>
          <w:ilvl w:val="0"/>
          <w:numId w:val="24"/>
        </w:numPr>
        <w:spacing w:after="160" w:line="259" w:lineRule="auto"/>
      </w:pPr>
      <w:r>
        <w:t xml:space="preserve">User selects </w:t>
      </w:r>
      <w:proofErr w:type="spellStart"/>
      <w:r>
        <w:t>Cozmo</w:t>
      </w:r>
      <w:proofErr w:type="spellEnd"/>
      <w:r>
        <w:t xml:space="preserve"> tile on home screen of app. </w:t>
      </w:r>
    </w:p>
    <w:p w14:paraId="20CCE1D7" w14:textId="535F6C68" w:rsidR="00FB1EFF" w:rsidRDefault="00FB1EFF" w:rsidP="00FB1EFF">
      <w:pPr>
        <w:pStyle w:val="ListParagraph"/>
        <w:numPr>
          <w:ilvl w:val="1"/>
          <w:numId w:val="24"/>
        </w:numPr>
        <w:spacing w:after="160" w:line="259" w:lineRule="auto"/>
      </w:pPr>
      <w:proofErr w:type="spellStart"/>
      <w:r>
        <w:t>Cozmo</w:t>
      </w:r>
      <w:proofErr w:type="spellEnd"/>
      <w:r>
        <w:t xml:space="preserve"> boots up, app shows ‘waking’ screen</w:t>
      </w:r>
      <w:r w:rsidR="00014C5A">
        <w:t xml:space="preserve">, </w:t>
      </w:r>
      <w:proofErr w:type="spellStart"/>
      <w:r w:rsidR="00014C5A">
        <w:t>Cozmo</w:t>
      </w:r>
      <w:proofErr w:type="spellEnd"/>
      <w:r w:rsidR="00014C5A">
        <w:t xml:space="preserve"> says “I’m just getting ready.”</w:t>
      </w:r>
      <w:r w:rsidR="00230511">
        <w:t xml:space="preserve"> </w:t>
      </w:r>
      <w:proofErr w:type="spellStart"/>
      <w:r w:rsidR="00230511">
        <w:t>Cozmo</w:t>
      </w:r>
      <w:proofErr w:type="spellEnd"/>
      <w:r w:rsidR="00230511">
        <w:t xml:space="preserve"> moves off charger</w:t>
      </w:r>
    </w:p>
    <w:p w14:paraId="6F00AA60" w14:textId="77777777" w:rsidR="00FB1EFF" w:rsidRDefault="00FB1EFF" w:rsidP="00FB1EFF">
      <w:pPr>
        <w:pStyle w:val="ListParagraph"/>
        <w:numPr>
          <w:ilvl w:val="1"/>
          <w:numId w:val="24"/>
        </w:numPr>
        <w:spacing w:after="160" w:line="259" w:lineRule="auto"/>
      </w:pPr>
      <w:proofErr w:type="spellStart"/>
      <w:r>
        <w:t>Cozmo</w:t>
      </w:r>
      <w:proofErr w:type="spellEnd"/>
      <w:r>
        <w:t xml:space="preserve"> finds cubes and confirms which he can see</w:t>
      </w:r>
    </w:p>
    <w:p w14:paraId="07952AB3" w14:textId="77777777" w:rsidR="00FB1EFF" w:rsidRDefault="00FB1EFF" w:rsidP="00FB1EFF">
      <w:pPr>
        <w:pStyle w:val="ListParagraph"/>
        <w:numPr>
          <w:ilvl w:val="1"/>
          <w:numId w:val="24"/>
        </w:numPr>
        <w:spacing w:after="160" w:line="259" w:lineRule="auto"/>
      </w:pPr>
      <w:r>
        <w:t>Objects are displayed on app screen for selection</w:t>
      </w:r>
    </w:p>
    <w:p w14:paraId="0093D864" w14:textId="31FDAB55" w:rsidR="00FB1EFF" w:rsidRDefault="00FB1EFF" w:rsidP="00FB1EFF">
      <w:pPr>
        <w:pStyle w:val="ListParagraph"/>
        <w:numPr>
          <w:ilvl w:val="1"/>
          <w:numId w:val="24"/>
        </w:numPr>
        <w:spacing w:after="160" w:line="259" w:lineRule="auto"/>
      </w:pPr>
      <w:proofErr w:type="spellStart"/>
      <w:r>
        <w:t>Cozmo</w:t>
      </w:r>
      <w:proofErr w:type="spellEnd"/>
      <w:r>
        <w:t xml:space="preserve"> says “</w:t>
      </w:r>
      <w:r w:rsidR="00014C5A">
        <w:t>I’m looking for your stuff. When it lights up I’ve found it</w:t>
      </w:r>
      <w:r>
        <w:t>!” and spins on the spot</w:t>
      </w:r>
      <w:r w:rsidR="00F34C02">
        <w:t>, searching for the users objects.</w:t>
      </w:r>
    </w:p>
    <w:p w14:paraId="6549D248" w14:textId="58AF17BF" w:rsidR="00F34C02" w:rsidRDefault="00F34C02" w:rsidP="00FB1EFF">
      <w:pPr>
        <w:pStyle w:val="ListParagraph"/>
        <w:numPr>
          <w:ilvl w:val="0"/>
          <w:numId w:val="24"/>
        </w:numPr>
        <w:spacing w:after="160" w:line="259" w:lineRule="auto"/>
      </w:pPr>
      <w:r>
        <w:t>Objects found are displayed on the GUI</w:t>
      </w:r>
    </w:p>
    <w:p w14:paraId="502EDE57" w14:textId="2EA96BA2" w:rsidR="00F34C02" w:rsidRDefault="00F34C02" w:rsidP="00FB1EFF">
      <w:pPr>
        <w:pStyle w:val="ListParagraph"/>
        <w:numPr>
          <w:ilvl w:val="0"/>
          <w:numId w:val="24"/>
        </w:numPr>
        <w:spacing w:after="160" w:line="259" w:lineRule="auto"/>
      </w:pPr>
      <w:proofErr w:type="spellStart"/>
      <w:r>
        <w:t>Cozmo</w:t>
      </w:r>
      <w:proofErr w:type="spellEnd"/>
      <w:r>
        <w:t xml:space="preserve"> says, “ok pick one and then press confirm.”</w:t>
      </w:r>
    </w:p>
    <w:p w14:paraId="42E1331E" w14:textId="24763130" w:rsidR="00FB1EFF" w:rsidRDefault="00FB1EFF" w:rsidP="00FB1EFF">
      <w:pPr>
        <w:pStyle w:val="ListParagraph"/>
        <w:numPr>
          <w:ilvl w:val="0"/>
          <w:numId w:val="24"/>
        </w:numPr>
        <w:spacing w:after="160" w:line="259" w:lineRule="auto"/>
      </w:pPr>
      <w:r>
        <w:t xml:space="preserve">User selects one object </w:t>
      </w:r>
    </w:p>
    <w:p w14:paraId="5472E7FB" w14:textId="30982ACF" w:rsidR="00FB1EFF" w:rsidRDefault="00C471CE" w:rsidP="00FB1EFF">
      <w:pPr>
        <w:pStyle w:val="ListParagraph"/>
        <w:numPr>
          <w:ilvl w:val="1"/>
          <w:numId w:val="24"/>
        </w:numPr>
        <w:spacing w:after="160" w:line="259" w:lineRule="auto"/>
      </w:pPr>
      <w:r>
        <w:t>Object</w:t>
      </w:r>
      <w:r w:rsidR="00FB1EFF">
        <w:t xml:space="preserve"> is </w:t>
      </w:r>
      <w:r w:rsidR="00F34C02">
        <w:t xml:space="preserve">shown on the rightmost tile. The tile becomes the same colour as the objects original tile. The word ‘confirm’ is shown on the tile below the object. </w:t>
      </w:r>
    </w:p>
    <w:p w14:paraId="76310D74" w14:textId="2F974828" w:rsidR="00FB1EFF" w:rsidRDefault="00FB1EFF" w:rsidP="00FB1EFF">
      <w:pPr>
        <w:pStyle w:val="ListParagraph"/>
        <w:numPr>
          <w:ilvl w:val="0"/>
          <w:numId w:val="24"/>
        </w:numPr>
        <w:spacing w:after="160" w:line="259" w:lineRule="auto"/>
      </w:pPr>
      <w:r>
        <w:t xml:space="preserve">User presses </w:t>
      </w:r>
      <w:r w:rsidR="00FE3704">
        <w:t>confirm</w:t>
      </w:r>
    </w:p>
    <w:p w14:paraId="52DE01DE" w14:textId="00D3C6A1" w:rsidR="00FB1EFF" w:rsidRDefault="00FB1EFF" w:rsidP="00FB1EFF">
      <w:pPr>
        <w:pStyle w:val="ListParagraph"/>
        <w:numPr>
          <w:ilvl w:val="1"/>
          <w:numId w:val="24"/>
        </w:numPr>
        <w:spacing w:after="160" w:line="259" w:lineRule="auto"/>
      </w:pPr>
      <w:proofErr w:type="spellStart"/>
      <w:r>
        <w:t>Cozmo</w:t>
      </w:r>
      <w:proofErr w:type="spellEnd"/>
      <w:r>
        <w:t xml:space="preserve"> moves to the selected object.</w:t>
      </w:r>
    </w:p>
    <w:p w14:paraId="098E3A04" w14:textId="2A053F23" w:rsidR="00FB1EFF" w:rsidRDefault="00FB1EFF" w:rsidP="00FB1EFF">
      <w:pPr>
        <w:pStyle w:val="ListParagraph"/>
        <w:numPr>
          <w:ilvl w:val="1"/>
          <w:numId w:val="24"/>
        </w:numPr>
        <w:spacing w:after="160" w:line="259" w:lineRule="auto"/>
      </w:pPr>
      <w:proofErr w:type="spellStart"/>
      <w:r>
        <w:t>Cozmo</w:t>
      </w:r>
      <w:proofErr w:type="spellEnd"/>
      <w:r>
        <w:t xml:space="preserve"> picks up object</w:t>
      </w:r>
    </w:p>
    <w:p w14:paraId="30546945" w14:textId="77777777" w:rsidR="00FB1EFF" w:rsidRDefault="00FB1EFF" w:rsidP="00FB1EFF">
      <w:pPr>
        <w:pStyle w:val="ListParagraph"/>
        <w:numPr>
          <w:ilvl w:val="1"/>
          <w:numId w:val="24"/>
        </w:numPr>
        <w:spacing w:after="160" w:line="259" w:lineRule="auto"/>
      </w:pPr>
      <w:proofErr w:type="spellStart"/>
      <w:r>
        <w:t>Cozmo</w:t>
      </w:r>
      <w:proofErr w:type="spellEnd"/>
      <w:r>
        <w:t xml:space="preserve"> brings the object back to the user</w:t>
      </w:r>
    </w:p>
    <w:p w14:paraId="31575049" w14:textId="3561437A" w:rsidR="00FB1EFF" w:rsidRDefault="00FB1EFF" w:rsidP="00FB1EFF">
      <w:pPr>
        <w:pStyle w:val="ListParagraph"/>
        <w:numPr>
          <w:ilvl w:val="1"/>
          <w:numId w:val="24"/>
        </w:numPr>
        <w:spacing w:after="160" w:line="259" w:lineRule="auto"/>
      </w:pPr>
      <w:proofErr w:type="spellStart"/>
      <w:r>
        <w:t>Cozmo</w:t>
      </w:r>
      <w:proofErr w:type="spellEnd"/>
      <w:r>
        <w:t xml:space="preserve"> says “</w:t>
      </w:r>
      <w:r w:rsidR="00FE3704">
        <w:t>Is this the right one</w:t>
      </w:r>
      <w:r>
        <w:t>?”</w:t>
      </w:r>
    </w:p>
    <w:p w14:paraId="7DAFE0A6" w14:textId="2A66064C" w:rsidR="00FB1EFF" w:rsidRDefault="00FE3704" w:rsidP="00FB1EFF">
      <w:pPr>
        <w:pStyle w:val="ListParagraph"/>
        <w:numPr>
          <w:ilvl w:val="1"/>
          <w:numId w:val="24"/>
        </w:numPr>
        <w:spacing w:after="160" w:line="259" w:lineRule="auto"/>
      </w:pPr>
      <w:r>
        <w:t xml:space="preserve">Pop-up window shows two buttons a green </w:t>
      </w:r>
      <w:proofErr w:type="spellStart"/>
      <w:r>
        <w:t>yes</w:t>
      </w:r>
      <w:proofErr w:type="spellEnd"/>
      <w:r>
        <w:t xml:space="preserve"> and a red no. </w:t>
      </w:r>
    </w:p>
    <w:p w14:paraId="5F4A423B" w14:textId="23775B06" w:rsidR="00FB1EFF" w:rsidRDefault="00FB1EFF" w:rsidP="00FB1EFF">
      <w:pPr>
        <w:pStyle w:val="ListParagraph"/>
        <w:numPr>
          <w:ilvl w:val="0"/>
          <w:numId w:val="24"/>
        </w:numPr>
        <w:spacing w:after="160" w:line="259" w:lineRule="auto"/>
      </w:pPr>
      <w:r>
        <w:t xml:space="preserve">User presses the </w:t>
      </w:r>
      <w:r w:rsidR="00FE3704">
        <w:t>yes</w:t>
      </w:r>
    </w:p>
    <w:p w14:paraId="3EDBAA13" w14:textId="0B8B0CBB" w:rsidR="00FB1EFF" w:rsidRDefault="00FB1EFF" w:rsidP="00FB1EFF">
      <w:pPr>
        <w:pStyle w:val="ListParagraph"/>
        <w:numPr>
          <w:ilvl w:val="1"/>
          <w:numId w:val="24"/>
        </w:numPr>
        <w:spacing w:after="160" w:line="259" w:lineRule="auto"/>
      </w:pPr>
      <w:proofErr w:type="spellStart"/>
      <w:r>
        <w:t>Cozmo</w:t>
      </w:r>
      <w:proofErr w:type="spellEnd"/>
      <w:r>
        <w:t xml:space="preserve"> says, “YAY!” and plays </w:t>
      </w:r>
      <w:r w:rsidR="00FE3704">
        <w:t>an excited animation</w:t>
      </w:r>
    </w:p>
    <w:p w14:paraId="5C847F7B" w14:textId="70741482" w:rsidR="00FB1EFF" w:rsidRDefault="00FB1EFF" w:rsidP="00FB1EFF">
      <w:pPr>
        <w:pStyle w:val="Heading4"/>
      </w:pPr>
      <w:r>
        <w:t>Deviations from Ideal Path</w:t>
      </w:r>
    </w:p>
    <w:p w14:paraId="621B6F44" w14:textId="77777777" w:rsidR="00FB1EFF" w:rsidRDefault="00FB1EFF" w:rsidP="00FB1EFF">
      <w:pPr>
        <w:pStyle w:val="Heading5"/>
      </w:pPr>
      <w:r>
        <w:t>Overarching issues:</w:t>
      </w:r>
    </w:p>
    <w:p w14:paraId="51887EE2" w14:textId="77777777" w:rsidR="00FB1EFF" w:rsidRDefault="00FB1EFF" w:rsidP="00FB1EFF">
      <w:pPr>
        <w:ind w:left="1008"/>
      </w:pPr>
      <w:proofErr w:type="spellStart"/>
      <w:r>
        <w:t>Cozmo</w:t>
      </w:r>
      <w:proofErr w:type="spellEnd"/>
      <w:r>
        <w:t xml:space="preserve"> is off its charger and is out of power. When </w:t>
      </w:r>
      <w:proofErr w:type="spellStart"/>
      <w:r>
        <w:t>Cozmo</w:t>
      </w:r>
      <w:proofErr w:type="spellEnd"/>
      <w:r>
        <w:t xml:space="preserve"> is selected from home screen, app displays a warning saying, “</w:t>
      </w:r>
      <w:proofErr w:type="spellStart"/>
      <w:r>
        <w:t>Cozmo</w:t>
      </w:r>
      <w:proofErr w:type="spellEnd"/>
      <w:r>
        <w:t xml:space="preserve"> needs put back on his cradle and charged before it can be used.” Once </w:t>
      </w:r>
      <w:proofErr w:type="spellStart"/>
      <w:r>
        <w:t>Cozmo</w:t>
      </w:r>
      <w:proofErr w:type="spellEnd"/>
      <w:r>
        <w:t xml:space="preserve"> is placed back on its cradle the app will display its current power levels. </w:t>
      </w:r>
      <w:proofErr w:type="spellStart"/>
      <w:r>
        <w:t>Cozmo</w:t>
      </w:r>
      <w:proofErr w:type="spellEnd"/>
      <w:r>
        <w:t xml:space="preserve"> cannot be sent on new tasks if it is under 10% charge.</w:t>
      </w:r>
    </w:p>
    <w:p w14:paraId="7C78959D" w14:textId="3043B05F" w:rsidR="00FB1EFF" w:rsidRDefault="00FB1EFF" w:rsidP="003752F4">
      <w:pPr>
        <w:ind w:left="1008"/>
      </w:pPr>
      <w:r>
        <w:t xml:space="preserve">1b) </w:t>
      </w:r>
      <w:proofErr w:type="spellStart"/>
      <w:r>
        <w:t>Cozmo</w:t>
      </w:r>
      <w:proofErr w:type="spellEnd"/>
      <w:r>
        <w:t xml:space="preserve"> cannot find any cubes on boot up. App displays empty object panel and message saying “</w:t>
      </w:r>
      <w:proofErr w:type="spellStart"/>
      <w:r>
        <w:t>Cozmo</w:t>
      </w:r>
      <w:proofErr w:type="spellEnd"/>
      <w:r>
        <w:t xml:space="preserve"> can’t see anything it can fetch. Make sure any objects you want </w:t>
      </w:r>
      <w:proofErr w:type="spellStart"/>
      <w:r>
        <w:t>Cozmo</w:t>
      </w:r>
      <w:proofErr w:type="spellEnd"/>
      <w:r>
        <w:t xml:space="preserve"> to fetch for you are on the same surface as it.” Button is displayed under message saying, “Search for cubes again.”</w:t>
      </w:r>
    </w:p>
    <w:p w14:paraId="3910AF5B" w14:textId="1ABBB1B2" w:rsidR="00FB1EFF" w:rsidRDefault="00FB1EFF" w:rsidP="003752F4">
      <w:pPr>
        <w:ind w:left="1008"/>
      </w:pPr>
      <w:r>
        <w:lastRenderedPageBreak/>
        <w:t xml:space="preserve">3a) </w:t>
      </w:r>
      <w:proofErr w:type="spellStart"/>
      <w:r>
        <w:t>Cozmo</w:t>
      </w:r>
      <w:proofErr w:type="spellEnd"/>
      <w:r>
        <w:t xml:space="preserve"> cannot find route to selected object. If </w:t>
      </w:r>
      <w:proofErr w:type="spellStart"/>
      <w:r>
        <w:t>Cozmo</w:t>
      </w:r>
      <w:proofErr w:type="spellEnd"/>
      <w:r>
        <w:t xml:space="preserve"> becomes stuck or cannot reach object it will say, “I can’t seem to get to that one, can you see anything blocking my way?” The communication box on the app screen will then show a </w:t>
      </w:r>
      <w:r w:rsidR="00FE3704">
        <w:t>yes or no</w:t>
      </w:r>
      <w:r w:rsidR="00C3678E">
        <w:t>.</w:t>
      </w:r>
    </w:p>
    <w:p w14:paraId="502411B2" w14:textId="77777777" w:rsidR="00E717E8" w:rsidRDefault="00E717E8" w:rsidP="00E717E8">
      <w:pPr>
        <w:pStyle w:val="Heading2"/>
      </w:pPr>
      <w:bookmarkStart w:id="101" w:name="_Ref1546011"/>
      <w:bookmarkStart w:id="102" w:name="_Toc1738461"/>
      <w:r>
        <w:t>Proposed Design for 1</w:t>
      </w:r>
      <w:r w:rsidRPr="00E717E8">
        <w:rPr>
          <w:vertAlign w:val="superscript"/>
        </w:rPr>
        <w:t>st</w:t>
      </w:r>
      <w:r>
        <w:t xml:space="preserve"> February Presentation</w:t>
      </w:r>
      <w:bookmarkEnd w:id="101"/>
      <w:bookmarkEnd w:id="102"/>
    </w:p>
    <w:p w14:paraId="12C7B920" w14:textId="77777777" w:rsidR="00917368" w:rsidRDefault="00917368" w:rsidP="00917368">
      <w:r w:rsidRPr="008A68B3">
        <w:rPr>
          <w:noProof/>
          <w:lang w:eastAsia="en-GB"/>
        </w:rPr>
        <w:drawing>
          <wp:inline distT="0" distB="0" distL="0" distR="0" wp14:anchorId="56A8743C" wp14:editId="1780168A">
            <wp:extent cx="2541600" cy="1620000"/>
            <wp:effectExtent l="133350" t="95250" r="144780" b="1708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41600" cy="162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8A68B3">
        <w:rPr>
          <w:noProof/>
          <w:lang w:eastAsia="en-GB"/>
        </w:rPr>
        <w:drawing>
          <wp:inline distT="0" distB="0" distL="0" distR="0" wp14:anchorId="27ED5F76" wp14:editId="5873F59A">
            <wp:extent cx="2541600" cy="1620000"/>
            <wp:effectExtent l="133350" t="95250" r="144780" b="1708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41600" cy="162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73A1F693" wp14:editId="277D593E">
            <wp:extent cx="2538000" cy="1616400"/>
            <wp:effectExtent l="133350" t="95250" r="148590" b="155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380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0ED57279" wp14:editId="2D95425B">
            <wp:extent cx="2534400" cy="1616400"/>
            <wp:effectExtent l="133350" t="95250" r="151765" b="155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521F71F4" wp14:editId="1B636FC4">
            <wp:extent cx="2534400" cy="1616400"/>
            <wp:effectExtent l="133350" t="95250" r="151765" b="155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50C368AD" wp14:editId="739390B5">
            <wp:extent cx="2534400" cy="1616400"/>
            <wp:effectExtent l="133350" t="95250" r="151765" b="155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7F23641D" wp14:editId="0BC4B030">
            <wp:extent cx="2534400" cy="1616400"/>
            <wp:effectExtent l="133350" t="95250" r="151765" b="155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13A7DA76" wp14:editId="29749D1C">
            <wp:extent cx="2534400" cy="1616400"/>
            <wp:effectExtent l="133350" t="95250" r="151765" b="155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lastRenderedPageBreak/>
        <w:drawing>
          <wp:inline distT="0" distB="0" distL="0" distR="0" wp14:anchorId="79BC1682" wp14:editId="3FB8632D">
            <wp:extent cx="2534400" cy="1616400"/>
            <wp:effectExtent l="133350" t="95250" r="151765" b="155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1FC18932" wp14:editId="5EB90074">
            <wp:extent cx="2534400" cy="1616400"/>
            <wp:effectExtent l="133350" t="95250" r="151765" b="155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7A53524E" wp14:editId="69897750">
            <wp:extent cx="2534400" cy="1616400"/>
            <wp:effectExtent l="133350" t="95250" r="151765" b="155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59B3375D" wp14:editId="4B5FDBED">
            <wp:extent cx="2534400" cy="1616400"/>
            <wp:effectExtent l="133350" t="95250" r="151765" b="1555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3784F794" wp14:editId="031AB280">
            <wp:extent cx="2534400" cy="1616400"/>
            <wp:effectExtent l="133350" t="95250" r="151765" b="155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15C3D7" w14:textId="17EE8DA2" w:rsidR="00C3678E" w:rsidRDefault="00C3678E" w:rsidP="00C3678E">
      <w:pPr>
        <w:pStyle w:val="Heading2"/>
      </w:pPr>
      <w:bookmarkStart w:id="103" w:name="_Toc1738462"/>
      <w:r>
        <w:t xml:space="preserve">Code for </w:t>
      </w:r>
      <w:proofErr w:type="spellStart"/>
      <w:r>
        <w:t>Cozmo</w:t>
      </w:r>
      <w:proofErr w:type="spellEnd"/>
      <w:r>
        <w:t xml:space="preserve"> Robot</w:t>
      </w:r>
      <w:bookmarkEnd w:id="103"/>
    </w:p>
    <w:p w14:paraId="35BC2C5C" w14:textId="44CC94A0" w:rsidR="00B2115F" w:rsidRPr="00B2115F" w:rsidRDefault="00B2115F" w:rsidP="00B2115F">
      <w:r>
        <w:t xml:space="preserve">Link to </w:t>
      </w:r>
      <w:proofErr w:type="spellStart"/>
      <w:r>
        <w:t>github</w:t>
      </w:r>
      <w:proofErr w:type="spellEnd"/>
      <w:r>
        <w:t xml:space="preserve"> repository containing code: </w:t>
      </w:r>
      <w:r w:rsidRPr="00B2115F">
        <w:t>https://github.com/Gordo851/DesignCourseworkSubmissionGroup4.git</w:t>
      </w:r>
    </w:p>
    <w:p w14:paraId="4506BFF5" w14:textId="77777777" w:rsidR="00E0791B" w:rsidRDefault="00851F2F" w:rsidP="00E0791B">
      <w:pPr>
        <w:pStyle w:val="Heading2"/>
      </w:pPr>
      <w:bookmarkStart w:id="104" w:name="_Ref1716367"/>
      <w:bookmarkStart w:id="105" w:name="_Toc1738463"/>
      <w:r>
        <w:t xml:space="preserve">Prototype </w:t>
      </w:r>
      <w:r w:rsidR="00E0791B">
        <w:t>Screenshots</w:t>
      </w:r>
      <w:bookmarkEnd w:id="104"/>
      <w:bookmarkEnd w:id="105"/>
    </w:p>
    <w:p w14:paraId="2EFF0454" w14:textId="77777777" w:rsidR="00722707" w:rsidRDefault="00722707" w:rsidP="00722707">
      <w:pPr>
        <w:pStyle w:val="Heading3"/>
      </w:pPr>
      <w:bookmarkStart w:id="106" w:name="_Ref1569077"/>
      <w:bookmarkStart w:id="107" w:name="_Toc1738464"/>
      <w:r>
        <w:t>Log-In Screen</w:t>
      </w:r>
      <w:bookmarkEnd w:id="106"/>
      <w:bookmarkEnd w:id="107"/>
    </w:p>
    <w:p w14:paraId="0855DAB1" w14:textId="77777777" w:rsidR="00722707" w:rsidRPr="00722707" w:rsidRDefault="00722707" w:rsidP="00722707"/>
    <w:p w14:paraId="60B37969" w14:textId="77777777" w:rsidR="00722707" w:rsidRDefault="00D8509A" w:rsidP="00722707">
      <w:pPr>
        <w:ind w:left="720"/>
      </w:pPr>
      <w:r>
        <w:rPr>
          <w:noProof/>
          <w:lang w:eastAsia="en-GB"/>
        </w:rPr>
        <w:lastRenderedPageBreak/>
        <w:drawing>
          <wp:inline distT="0" distB="0" distL="0" distR="0" wp14:anchorId="323E81C9" wp14:editId="2305D916">
            <wp:extent cx="3959235" cy="2520000"/>
            <wp:effectExtent l="0" t="0" r="3175" b="0"/>
            <wp:docPr id="2" name="Picture 2" descr="C:\Users\kanaw\Documents\University Study\MSc Artificial Intelligence\Advanced Interaction Design\Coursework\Coursework A\scrre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naw\Documents\University Study\MSc Artificial Intelligence\Advanced Interaction Design\Coursework\Coursework A\scrren 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59235" cy="2520000"/>
                    </a:xfrm>
                    <a:prstGeom prst="rect">
                      <a:avLst/>
                    </a:prstGeom>
                    <a:noFill/>
                    <a:ln>
                      <a:noFill/>
                    </a:ln>
                  </pic:spPr>
                </pic:pic>
              </a:graphicData>
            </a:graphic>
          </wp:inline>
        </w:drawing>
      </w:r>
    </w:p>
    <w:p w14:paraId="6045AB6D" w14:textId="77777777" w:rsidR="00722707" w:rsidRDefault="00722707" w:rsidP="00722707">
      <w:pPr>
        <w:pStyle w:val="Caption"/>
        <w:ind w:left="720"/>
      </w:pPr>
      <w:r>
        <w:t xml:space="preserve">Figure </w:t>
      </w:r>
      <w:r w:rsidR="000A1E8F">
        <w:fldChar w:fldCharType="begin"/>
      </w:r>
      <w:r w:rsidR="000A1E8F">
        <w:instrText xml:space="preserve"> SEQ Figure \* ARABIC </w:instrText>
      </w:r>
      <w:r w:rsidR="000A1E8F">
        <w:fldChar w:fldCharType="separate"/>
      </w:r>
      <w:r w:rsidR="00911080">
        <w:rPr>
          <w:noProof/>
        </w:rPr>
        <w:t>2</w:t>
      </w:r>
      <w:r w:rsidR="000A1E8F">
        <w:rPr>
          <w:noProof/>
        </w:rPr>
        <w:fldChar w:fldCharType="end"/>
      </w:r>
      <w:r>
        <w:t xml:space="preserve"> - The Log-in screen for the Interactive Display. The user only has to look into the camera which will have face recognition software; this will save the user from having to remember and enter a log-in password. Other stakeholders will be required to enter a password for access. </w:t>
      </w:r>
    </w:p>
    <w:p w14:paraId="6BCE5F38" w14:textId="77777777" w:rsidR="00445E25" w:rsidRDefault="00445E25" w:rsidP="00445E25">
      <w:pPr>
        <w:pStyle w:val="Heading3"/>
      </w:pPr>
      <w:bookmarkStart w:id="108" w:name="_Ref1581104"/>
      <w:bookmarkStart w:id="109" w:name="_Ref1581188"/>
      <w:bookmarkStart w:id="110" w:name="_Ref1581209"/>
      <w:bookmarkStart w:id="111" w:name="_Toc1738465"/>
      <w:r>
        <w:t>Home Screen</w:t>
      </w:r>
      <w:bookmarkEnd w:id="108"/>
      <w:bookmarkEnd w:id="109"/>
      <w:bookmarkEnd w:id="110"/>
      <w:bookmarkEnd w:id="111"/>
    </w:p>
    <w:p w14:paraId="6727D363" w14:textId="77777777" w:rsidR="00445E25" w:rsidRPr="00445E25" w:rsidRDefault="00445E25" w:rsidP="00445E25"/>
    <w:p w14:paraId="7DE57A77" w14:textId="77777777" w:rsidR="00445E25" w:rsidRDefault="00445E25" w:rsidP="00445E25">
      <w:pPr>
        <w:ind w:left="720"/>
      </w:pPr>
      <w:r w:rsidRPr="00F2257A">
        <w:rPr>
          <w:noProof/>
          <w:lang w:eastAsia="en-GB"/>
        </w:rPr>
        <mc:AlternateContent>
          <mc:Choice Requires="wps">
            <w:drawing>
              <wp:anchor distT="0" distB="0" distL="114300" distR="114300" simplePos="0" relativeHeight="251679232" behindDoc="0" locked="0" layoutInCell="1" allowOverlap="1" wp14:anchorId="3265DC09" wp14:editId="08B72435">
                <wp:simplePos x="0" y="0"/>
                <wp:positionH relativeFrom="column">
                  <wp:posOffset>4168140</wp:posOffset>
                </wp:positionH>
                <wp:positionV relativeFrom="paragraph">
                  <wp:posOffset>629285</wp:posOffset>
                </wp:positionV>
                <wp:extent cx="372746" cy="228600"/>
                <wp:effectExtent l="38100" t="0" r="27305" b="57150"/>
                <wp:wrapNone/>
                <wp:docPr id="3" name="Straight Arrow Connector 3"/>
                <wp:cNvGraphicFramePr/>
                <a:graphic xmlns:a="http://schemas.openxmlformats.org/drawingml/2006/main">
                  <a:graphicData uri="http://schemas.microsoft.com/office/word/2010/wordprocessingShape">
                    <wps:wsp>
                      <wps:cNvCnPr/>
                      <wps:spPr>
                        <a:xfrm flipH="1">
                          <a:off x="0" y="0"/>
                          <a:ext cx="372746" cy="228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514E745" id="_x0000_t32" coordsize="21600,21600" o:spt="32" o:oned="t" path="m,l21600,21600e" filled="f">
                <v:path arrowok="t" fillok="f" o:connecttype="none"/>
                <o:lock v:ext="edit" shapetype="t"/>
              </v:shapetype>
              <v:shape id="Straight Arrow Connector 3" o:spid="_x0000_s1026" type="#_x0000_t32" style="position:absolute;margin-left:328.2pt;margin-top:49.55pt;width:29.35pt;height:18pt;flip:x;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" strokecolor="#4579b8 [3044]">
                <v:stroke endarrow="open"/>
              </v:shape>
            </w:pict>
          </mc:Fallback>
        </mc:AlternateContent>
      </w:r>
      <w:r>
        <w:rPr>
          <w:noProof/>
          <w:lang w:eastAsia="en-GB"/>
        </w:rPr>
        <mc:AlternateContent>
          <mc:Choice Requires="wps">
            <w:drawing>
              <wp:anchor distT="0" distB="0" distL="114300" distR="114300" simplePos="0" relativeHeight="251677184" behindDoc="0" locked="0" layoutInCell="1" allowOverlap="1" wp14:anchorId="74F4BE0C" wp14:editId="6C2BC66C">
                <wp:simplePos x="0" y="0"/>
                <wp:positionH relativeFrom="column">
                  <wp:posOffset>4541520</wp:posOffset>
                </wp:positionH>
                <wp:positionV relativeFrom="paragraph">
                  <wp:posOffset>454025</wp:posOffset>
                </wp:positionV>
                <wp:extent cx="1348740" cy="1082040"/>
                <wp:effectExtent l="0" t="0" r="22860" b="2286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8740" cy="1082040"/>
                        </a:xfrm>
                        <a:prstGeom prst="rect">
                          <a:avLst/>
                        </a:prstGeom>
                        <a:solidFill>
                          <a:srgbClr val="FFFFFF"/>
                        </a:solidFill>
                        <a:ln w="9525">
                          <a:solidFill>
                            <a:srgbClr val="000000"/>
                          </a:solidFill>
                          <a:miter lim="800000"/>
                          <a:headEnd/>
                          <a:tailEnd/>
                        </a:ln>
                      </wps:spPr>
                      <wps:txbx>
                        <w:txbxContent>
                          <w:p w14:paraId="4B9482CD" w14:textId="77777777" w:rsidR="0029742D" w:rsidRDefault="0029742D" w:rsidP="00445E25">
                            <w:r>
                              <w:t xml:space="preserve">Colour coded buttons with “3d” effect to clearly indicate that they can be pressed. </w:t>
                            </w:r>
                          </w:p>
                          <w:p w14:paraId="1B6AC63F" w14:textId="77777777" w:rsidR="0029742D" w:rsidRDefault="0029742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4F4BE0C" id="_x0000_t202" coordsize="21600,21600" o:spt="202" path="m,l,21600r21600,l21600,xe">
                <v:stroke joinstyle="miter"/>
                <v:path gradientshapeok="t" o:connecttype="rect"/>
              </v:shapetype>
              <v:shape id="Text Box 2" o:spid="_x0000_s1026" type="#_x0000_t202" style="position:absolute;left:0;text-align:left;margin-left:357.6pt;margin-top:35.75pt;width:106.2pt;height:85.2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">
                <v:textbox>
                  <w:txbxContent>
                    <w:p w14:paraId="4B9482CD" w14:textId="77777777" w:rsidR="0029742D" w:rsidRDefault="0029742D" w:rsidP="00445E25">
                      <w:r>
                        <w:t xml:space="preserve">Colour coded buttons with “3d” effect to clearly indicate that they can be pressed. </w:t>
                      </w:r>
                    </w:p>
                    <w:p w14:paraId="1B6AC63F" w14:textId="77777777" w:rsidR="0029742D" w:rsidRDefault="0029742D"/>
                  </w:txbxContent>
                </v:textbox>
              </v:shape>
            </w:pict>
          </mc:Fallback>
        </mc:AlternateContent>
      </w:r>
      <w:r w:rsidRPr="00190CF1">
        <w:rPr>
          <w:noProof/>
          <w:lang w:eastAsia="en-GB"/>
        </w:rPr>
        <w:drawing>
          <wp:inline distT="0" distB="0" distL="0" distR="0" wp14:anchorId="66680502" wp14:editId="3F950D98">
            <wp:extent cx="3960000" cy="2520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960000" cy="2520000"/>
                    </a:xfrm>
                    <a:prstGeom prst="rect">
                      <a:avLst/>
                    </a:prstGeom>
                  </pic:spPr>
                </pic:pic>
              </a:graphicData>
            </a:graphic>
          </wp:inline>
        </w:drawing>
      </w:r>
      <w:r w:rsidRPr="00445E25">
        <w:t xml:space="preserve"> </w:t>
      </w:r>
    </w:p>
    <w:p w14:paraId="679830F2" w14:textId="77777777" w:rsidR="00722707" w:rsidRDefault="00445E25" w:rsidP="00445E25">
      <w:pPr>
        <w:pStyle w:val="Caption"/>
        <w:ind w:left="720"/>
      </w:pPr>
      <w:r>
        <w:t xml:space="preserve">Figure </w:t>
      </w:r>
      <w:r w:rsidR="000A1E8F">
        <w:fldChar w:fldCharType="begin"/>
      </w:r>
      <w:r w:rsidR="000A1E8F">
        <w:instrText xml:space="preserve"> SEQ Figure \* ARABIC </w:instrText>
      </w:r>
      <w:r w:rsidR="000A1E8F">
        <w:fldChar w:fldCharType="separate"/>
      </w:r>
      <w:r w:rsidR="00911080">
        <w:rPr>
          <w:noProof/>
        </w:rPr>
        <w:t>3</w:t>
      </w:r>
      <w:r w:rsidR="000A1E8F">
        <w:rPr>
          <w:noProof/>
        </w:rPr>
        <w:fldChar w:fldCharType="end"/>
      </w:r>
      <w:r>
        <w:t xml:space="preserve"> - shows the homepage for the Interactive application. The four square buttons represent the four areas of interaction available to the user.</w:t>
      </w:r>
    </w:p>
    <w:p w14:paraId="549AAEB8" w14:textId="77777777" w:rsidR="000C7C62" w:rsidRPr="000C7C62" w:rsidRDefault="000C7C62" w:rsidP="000C7C62">
      <w:pPr>
        <w:pStyle w:val="Heading3"/>
        <w:spacing w:before="120" w:after="120" w:line="360" w:lineRule="auto"/>
        <w:ind w:left="992"/>
      </w:pPr>
      <w:bookmarkStart w:id="112" w:name="_Ref1581229"/>
      <w:bookmarkStart w:id="113" w:name="_Ref1581246"/>
      <w:bookmarkStart w:id="114" w:name="_Toc1738466"/>
      <w:r>
        <w:rPr>
          <w:noProof/>
          <w:lang w:eastAsia="en-GB"/>
        </w:rPr>
        <w:lastRenderedPageBreak/>
        <mc:AlternateContent>
          <mc:Choice Requires="wps">
            <w:drawing>
              <wp:anchor distT="0" distB="0" distL="114300" distR="114300" simplePos="0" relativeHeight="251681280" behindDoc="0" locked="0" layoutInCell="1" allowOverlap="1" wp14:anchorId="54376153" wp14:editId="6B9D9693">
                <wp:simplePos x="0" y="0"/>
                <wp:positionH relativeFrom="column">
                  <wp:posOffset>4526280</wp:posOffset>
                </wp:positionH>
                <wp:positionV relativeFrom="paragraph">
                  <wp:posOffset>30480</wp:posOffset>
                </wp:positionV>
                <wp:extent cx="1592580" cy="1066800"/>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2580" cy="1066800"/>
                        </a:xfrm>
                        <a:prstGeom prst="rect">
                          <a:avLst/>
                        </a:prstGeom>
                        <a:noFill/>
                        <a:ln w="9525">
                          <a:noFill/>
                          <a:miter lim="800000"/>
                          <a:headEnd/>
                          <a:tailEnd/>
                        </a:ln>
                      </wps:spPr>
                      <wps:txbx>
                        <w:txbxContent>
                          <w:p w14:paraId="50EE868B" w14:textId="77777777" w:rsidR="0029742D" w:rsidRDefault="0029742D" w:rsidP="000C7C62">
                            <w:r>
                              <w:t xml:space="preserve">Can press the image of the medication to give more detail of the medication (see </w:t>
                            </w:r>
                            <w:r>
                              <w:fldChar w:fldCharType="begin"/>
                            </w:r>
                            <w:r>
                              <w:instrText xml:space="preserve"> REF _Ref1146355 \r \h </w:instrText>
                            </w:r>
                            <w:r>
                              <w:fldChar w:fldCharType="separate"/>
                            </w:r>
                            <w:r>
                              <w:t>5.3.2</w:t>
                            </w:r>
                            <w:r>
                              <w:fldChar w:fldCharType="end"/>
                            </w:r>
                            <w:r>
                              <w:t xml:space="preserve"> Medication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376153" id="_x0000_s1027" type="#_x0000_t202" style="position:absolute;left:0;text-align:left;margin-left:356.4pt;margin-top:2.4pt;width:125.4pt;height:84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" filled="f" stroked="f">
                <v:textbox>
                  <w:txbxContent>
                    <w:p w14:paraId="50EE868B" w14:textId="77777777" w:rsidR="0029742D" w:rsidRDefault="0029742D" w:rsidP="000C7C62">
                      <w:r>
                        <w:t xml:space="preserve">Can press the image of the medication to give more detail of the medication (see </w:t>
                      </w:r>
                      <w:r>
                        <w:fldChar w:fldCharType="begin"/>
                      </w:r>
                      <w:r>
                        <w:instrText xml:space="preserve"> REF _Ref1146355 \r \h </w:instrText>
                      </w:r>
                      <w:r>
                        <w:fldChar w:fldCharType="separate"/>
                      </w:r>
                      <w:r>
                        <w:t>5.3.2</w:t>
                      </w:r>
                      <w:r>
                        <w:fldChar w:fldCharType="end"/>
                      </w:r>
                      <w:r>
                        <w:t xml:space="preserve"> Medication Details).</w:t>
                      </w:r>
                    </w:p>
                  </w:txbxContent>
                </v:textbox>
              </v:shape>
            </w:pict>
          </mc:Fallback>
        </mc:AlternateContent>
      </w:r>
      <w:r>
        <w:t>Medication Screen</w:t>
      </w:r>
      <w:bookmarkEnd w:id="112"/>
      <w:bookmarkEnd w:id="113"/>
      <w:bookmarkEnd w:id="114"/>
    </w:p>
    <w:p w14:paraId="4D2DBDE2" w14:textId="77777777" w:rsidR="000C7C62" w:rsidRDefault="00B45A73" w:rsidP="000C7C62">
      <w:pPr>
        <w:ind w:left="720"/>
      </w:pPr>
      <w:r>
        <w:rPr>
          <w:noProof/>
          <w:lang w:eastAsia="en-GB"/>
        </w:rPr>
        <mc:AlternateContent>
          <mc:Choice Requires="wps">
            <w:drawing>
              <wp:anchor distT="0" distB="0" distL="114300" distR="114300" simplePos="0" relativeHeight="251685376" behindDoc="0" locked="0" layoutInCell="1" allowOverlap="1" wp14:anchorId="17A6750C" wp14:editId="67E519B6">
                <wp:simplePos x="0" y="0"/>
                <wp:positionH relativeFrom="column">
                  <wp:posOffset>4552315</wp:posOffset>
                </wp:positionH>
                <wp:positionV relativeFrom="paragraph">
                  <wp:posOffset>1651635</wp:posOffset>
                </wp:positionV>
                <wp:extent cx="1363980" cy="1569720"/>
                <wp:effectExtent l="0" t="0" r="0" b="0"/>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980" cy="1569720"/>
                        </a:xfrm>
                        <a:prstGeom prst="rect">
                          <a:avLst/>
                        </a:prstGeom>
                        <a:noFill/>
                        <a:ln w="9525">
                          <a:noFill/>
                          <a:miter lim="800000"/>
                          <a:headEnd/>
                          <a:tailEnd/>
                        </a:ln>
                      </wps:spPr>
                      <wps:txbx>
                        <w:txbxContent>
                          <w:p w14:paraId="13D52720" w14:textId="77777777" w:rsidR="0029742D" w:rsidRDefault="0029742D" w:rsidP="000C7C62">
                            <w:r>
                              <w:t xml:space="preserve">Press to change medication (see </w:t>
                            </w:r>
                            <w:r>
                              <w:fldChar w:fldCharType="begin"/>
                            </w:r>
                            <w:r>
                              <w:instrText xml:space="preserve"> REF _Ref1146298 \r \h </w:instrText>
                            </w:r>
                            <w:r>
                              <w:fldChar w:fldCharType="separate"/>
                            </w:r>
                            <w:r>
                              <w:t>5.3.1</w:t>
                            </w:r>
                            <w:r>
                              <w:fldChar w:fldCharType="end"/>
                            </w:r>
                            <w:r>
                              <w:t xml:space="preserve"> Add Medication). This would be expected to be done with a doctor.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A6750C" id="_x0000_s1028" type="#_x0000_t202" style="position:absolute;left:0;text-align:left;margin-left:358.45pt;margin-top:130.05pt;width:107.4pt;height:123.6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" filled="f" stroked="f">
                <v:textbox>
                  <w:txbxContent>
                    <w:p w14:paraId="13D52720" w14:textId="77777777" w:rsidR="0029742D" w:rsidRDefault="0029742D" w:rsidP="000C7C62">
                      <w:r>
                        <w:t xml:space="preserve">Press to change medication (see </w:t>
                      </w:r>
                      <w:r>
                        <w:fldChar w:fldCharType="begin"/>
                      </w:r>
                      <w:r>
                        <w:instrText xml:space="preserve"> REF _Ref1146298 \r \h </w:instrText>
                      </w:r>
                      <w:r>
                        <w:fldChar w:fldCharType="separate"/>
                      </w:r>
                      <w:r>
                        <w:t>5.3.1</w:t>
                      </w:r>
                      <w:r>
                        <w:fldChar w:fldCharType="end"/>
                      </w:r>
                      <w:r>
                        <w:t xml:space="preserve"> Add Medication). This would be expected to be done with a doctor.</w:t>
                      </w:r>
                    </w:p>
                  </w:txbxContent>
                </v:textbox>
              </v:shape>
            </w:pict>
          </mc:Fallback>
        </mc:AlternateContent>
      </w:r>
      <w:r>
        <w:rPr>
          <w:noProof/>
          <w:lang w:eastAsia="en-GB"/>
        </w:rPr>
        <mc:AlternateContent>
          <mc:Choice Requires="wps">
            <w:drawing>
              <wp:anchor distT="0" distB="0" distL="114300" distR="114300" simplePos="0" relativeHeight="251689472" behindDoc="0" locked="0" layoutInCell="1" allowOverlap="1" wp14:anchorId="5B18387A" wp14:editId="4B3B8699">
                <wp:simplePos x="0" y="0"/>
                <wp:positionH relativeFrom="column">
                  <wp:posOffset>2186940</wp:posOffset>
                </wp:positionH>
                <wp:positionV relativeFrom="paragraph">
                  <wp:posOffset>1171575</wp:posOffset>
                </wp:positionV>
                <wp:extent cx="2232660" cy="685800"/>
                <wp:effectExtent l="38100" t="0" r="15240" b="76200"/>
                <wp:wrapNone/>
                <wp:docPr id="297" name="Straight Arrow Connector 297"/>
                <wp:cNvGraphicFramePr/>
                <a:graphic xmlns:a="http://schemas.openxmlformats.org/drawingml/2006/main">
                  <a:graphicData uri="http://schemas.microsoft.com/office/word/2010/wordprocessingShape">
                    <wps:wsp>
                      <wps:cNvCnPr/>
                      <wps:spPr>
                        <a:xfrm flipH="1">
                          <a:off x="0" y="0"/>
                          <a:ext cx="2232660" cy="68580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621714C7" id="Straight Arrow Connector 297" o:spid="_x0000_s1026" type="#_x0000_t32" style="position:absolute;margin-left:172.2pt;margin-top:92.25pt;width:175.8pt;height:54pt;flip:x;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" strokecolor="#4a7ebb">
                <v:stroke endarrow="open"/>
              </v:shape>
            </w:pict>
          </mc:Fallback>
        </mc:AlternateContent>
      </w:r>
      <w:r>
        <w:rPr>
          <w:noProof/>
          <w:lang w:eastAsia="en-GB"/>
        </w:rPr>
        <mc:AlternateContent>
          <mc:Choice Requires="wps">
            <w:drawing>
              <wp:anchor distT="0" distB="0" distL="114300" distR="114300" simplePos="0" relativeHeight="251683328" behindDoc="0" locked="0" layoutInCell="1" allowOverlap="1" wp14:anchorId="45A77319" wp14:editId="43F765EA">
                <wp:simplePos x="0" y="0"/>
                <wp:positionH relativeFrom="column">
                  <wp:posOffset>4526280</wp:posOffset>
                </wp:positionH>
                <wp:positionV relativeFrom="paragraph">
                  <wp:posOffset>775335</wp:posOffset>
                </wp:positionV>
                <wp:extent cx="1353185" cy="929640"/>
                <wp:effectExtent l="0" t="0" r="0" b="381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3185" cy="929640"/>
                        </a:xfrm>
                        <a:prstGeom prst="rect">
                          <a:avLst/>
                        </a:prstGeom>
                        <a:noFill/>
                        <a:ln w="9525">
                          <a:noFill/>
                          <a:miter lim="800000"/>
                          <a:headEnd/>
                          <a:tailEnd/>
                        </a:ln>
                      </wps:spPr>
                      <wps:txbx>
                        <w:txbxContent>
                          <w:p w14:paraId="13412F8D" w14:textId="77777777" w:rsidR="0029742D" w:rsidRDefault="0029742D" w:rsidP="000C7C62">
                            <w:r>
                              <w:t>Press “taken” button when medication has been taken.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A77319" id="_x0000_s1029" type="#_x0000_t202" style="position:absolute;left:0;text-align:left;margin-left:356.4pt;margin-top:61.05pt;width:106.55pt;height:73.2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" filled="f" stroked="f">
                <v:textbox>
                  <w:txbxContent>
                    <w:p w14:paraId="13412F8D" w14:textId="77777777" w:rsidR="0029742D" w:rsidRDefault="0029742D" w:rsidP="000C7C62">
                      <w:r>
                        <w:t>Press “taken” button when medication has been taken.</w:t>
                      </w:r>
                    </w:p>
                  </w:txbxContent>
                </v:textbox>
              </v:shape>
            </w:pict>
          </mc:Fallback>
        </mc:AlternateContent>
      </w:r>
      <w:r w:rsidR="000C7C62">
        <w:rPr>
          <w:noProof/>
          <w:lang w:eastAsia="en-GB"/>
        </w:rPr>
        <mc:AlternateContent>
          <mc:Choice Requires="wps">
            <w:drawing>
              <wp:anchor distT="0" distB="0" distL="114300" distR="114300" simplePos="0" relativeHeight="251691520" behindDoc="0" locked="0" layoutInCell="1" allowOverlap="1" wp14:anchorId="050DA810" wp14:editId="77F5306C">
                <wp:simplePos x="0" y="0"/>
                <wp:positionH relativeFrom="column">
                  <wp:posOffset>4297680</wp:posOffset>
                </wp:positionH>
                <wp:positionV relativeFrom="paragraph">
                  <wp:posOffset>2154555</wp:posOffset>
                </wp:positionV>
                <wp:extent cx="256540" cy="182880"/>
                <wp:effectExtent l="38100" t="0" r="29210" b="64770"/>
                <wp:wrapNone/>
                <wp:docPr id="296" name="Straight Arrow Connector 296"/>
                <wp:cNvGraphicFramePr/>
                <a:graphic xmlns:a="http://schemas.openxmlformats.org/drawingml/2006/main">
                  <a:graphicData uri="http://schemas.microsoft.com/office/word/2010/wordprocessingShape">
                    <wps:wsp>
                      <wps:cNvCnPr/>
                      <wps:spPr>
                        <a:xfrm flipH="1">
                          <a:off x="0" y="0"/>
                          <a:ext cx="256540" cy="18288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22774574" id="Straight Arrow Connector 296" o:spid="_x0000_s1026" type="#_x0000_t32" style="position:absolute;margin-left:338.4pt;margin-top:169.65pt;width:20.2pt;height:14.4pt;flip:x;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" strokecolor="#4a7ebb">
                <v:stroke endarrow="open"/>
              </v:shape>
            </w:pict>
          </mc:Fallback>
        </mc:AlternateContent>
      </w:r>
      <w:r w:rsidR="000C7C62">
        <w:rPr>
          <w:noProof/>
          <w:lang w:eastAsia="en-GB"/>
        </w:rPr>
        <mc:AlternateContent>
          <mc:Choice Requires="wps">
            <w:drawing>
              <wp:anchor distT="0" distB="0" distL="114300" distR="114300" simplePos="0" relativeHeight="251687424" behindDoc="0" locked="0" layoutInCell="1" allowOverlap="1" wp14:anchorId="144F8B6F" wp14:editId="4AA4DFE4">
                <wp:simplePos x="0" y="0"/>
                <wp:positionH relativeFrom="column">
                  <wp:posOffset>3291840</wp:posOffset>
                </wp:positionH>
                <wp:positionV relativeFrom="paragraph">
                  <wp:posOffset>127635</wp:posOffset>
                </wp:positionV>
                <wp:extent cx="1260476" cy="899160"/>
                <wp:effectExtent l="38100" t="0" r="15875" b="53340"/>
                <wp:wrapNone/>
                <wp:docPr id="298" name="Straight Arrow Connector 298"/>
                <wp:cNvGraphicFramePr/>
                <a:graphic xmlns:a="http://schemas.openxmlformats.org/drawingml/2006/main">
                  <a:graphicData uri="http://schemas.microsoft.com/office/word/2010/wordprocessingShape">
                    <wps:wsp>
                      <wps:cNvCnPr/>
                      <wps:spPr>
                        <a:xfrm flipH="1">
                          <a:off x="0" y="0"/>
                          <a:ext cx="1260476" cy="89916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54EA97D0" id="Straight Arrow Connector 298" o:spid="_x0000_s1026" type="#_x0000_t32" style="position:absolute;margin-left:259.2pt;margin-top:10.05pt;width:99.25pt;height:70.8pt;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" strokecolor="#4a7ebb">
                <v:stroke endarrow="open"/>
              </v:shape>
            </w:pict>
          </mc:Fallback>
        </mc:AlternateContent>
      </w:r>
      <w:r w:rsidR="000C7C62" w:rsidRPr="00E52D46">
        <w:rPr>
          <w:noProof/>
          <w:lang w:eastAsia="en-GB"/>
        </w:rPr>
        <w:drawing>
          <wp:inline distT="0" distB="0" distL="0" distR="0" wp14:anchorId="322DFB01" wp14:editId="290332A7">
            <wp:extent cx="3960000" cy="25200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960000" cy="2520000"/>
                    </a:xfrm>
                    <a:prstGeom prst="rect">
                      <a:avLst/>
                    </a:prstGeom>
                  </pic:spPr>
                </pic:pic>
              </a:graphicData>
            </a:graphic>
          </wp:inline>
        </w:drawing>
      </w:r>
      <w:r w:rsidR="000C7C62" w:rsidRPr="000C7C62">
        <w:rPr>
          <w:noProof/>
          <w:lang w:eastAsia="en-GB"/>
        </w:rPr>
        <w:t xml:space="preserve"> </w:t>
      </w:r>
    </w:p>
    <w:p w14:paraId="6EDA564C" w14:textId="77777777" w:rsidR="000C7C62" w:rsidRDefault="000C7C62" w:rsidP="000C7C62">
      <w:pPr>
        <w:pStyle w:val="Caption"/>
        <w:ind w:left="720"/>
        <w:rPr>
          <w:noProof/>
          <w:lang w:eastAsia="en-GB"/>
        </w:rPr>
      </w:pPr>
      <w:r>
        <w:t xml:space="preserve">Figure </w:t>
      </w:r>
      <w:r w:rsidR="000A1E8F">
        <w:fldChar w:fldCharType="begin"/>
      </w:r>
      <w:r w:rsidR="000A1E8F">
        <w:instrText xml:space="preserve"> SEQ Figure \* ARABIC </w:instrText>
      </w:r>
      <w:r w:rsidR="000A1E8F">
        <w:fldChar w:fldCharType="separate"/>
      </w:r>
      <w:r w:rsidR="00911080">
        <w:rPr>
          <w:noProof/>
        </w:rPr>
        <w:t>4</w:t>
      </w:r>
      <w:r w:rsidR="000A1E8F">
        <w:rPr>
          <w:noProof/>
        </w:rPr>
        <w:fldChar w:fldCharType="end"/>
      </w:r>
      <w:r>
        <w:t xml:space="preserve"> - The primary Medication Screen. This screen permits the user to 'tick' a medication taken. It provides a visual representation of the pill, along with the medication name and the time that the dosage should be taken.</w:t>
      </w:r>
      <w:r w:rsidRPr="000C7C62">
        <w:rPr>
          <w:noProof/>
          <w:lang w:eastAsia="en-GB"/>
        </w:rPr>
        <w:t xml:space="preserve"> </w:t>
      </w:r>
    </w:p>
    <w:p w14:paraId="492DA196" w14:textId="77777777" w:rsidR="00556BF3" w:rsidRDefault="00556BF3" w:rsidP="00556BF3">
      <w:pPr>
        <w:pStyle w:val="Heading3"/>
        <w:spacing w:before="120" w:after="120" w:line="360" w:lineRule="auto"/>
        <w:ind w:left="992"/>
        <w:rPr>
          <w:noProof/>
          <w:lang w:eastAsia="en-GB"/>
        </w:rPr>
      </w:pPr>
      <w:bookmarkStart w:id="115" w:name="_Ref1640841"/>
      <w:bookmarkStart w:id="116" w:name="_Toc1738467"/>
      <w:r>
        <w:rPr>
          <w:noProof/>
          <w:lang w:eastAsia="en-GB"/>
        </w:rPr>
        <w:t>Medication Screen with Warning about Dosage Time</w:t>
      </w:r>
      <w:bookmarkEnd w:id="115"/>
      <w:bookmarkEnd w:id="116"/>
    </w:p>
    <w:p w14:paraId="769CDA9F" w14:textId="77777777" w:rsidR="000C7C62" w:rsidRDefault="000C7C62" w:rsidP="000C7C62">
      <w:pPr>
        <w:ind w:left="720"/>
        <w:rPr>
          <w:lang w:eastAsia="en-GB"/>
        </w:rPr>
      </w:pPr>
      <w:r w:rsidRPr="00BD2325">
        <w:rPr>
          <w:noProof/>
          <w:lang w:eastAsia="en-GB"/>
        </w:rPr>
        <w:drawing>
          <wp:inline distT="0" distB="0" distL="0" distR="0" wp14:anchorId="7ABAE99C" wp14:editId="6FA107AB">
            <wp:extent cx="3960000" cy="252000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60000" cy="2520000"/>
                    </a:xfrm>
                    <a:prstGeom prst="rect">
                      <a:avLst/>
                    </a:prstGeom>
                  </pic:spPr>
                </pic:pic>
              </a:graphicData>
            </a:graphic>
          </wp:inline>
        </w:drawing>
      </w:r>
    </w:p>
    <w:p w14:paraId="7A7BEB83" w14:textId="77777777" w:rsidR="00B45A73" w:rsidRDefault="00B45A73" w:rsidP="00B45A73">
      <w:pPr>
        <w:pStyle w:val="Caption"/>
        <w:ind w:left="720"/>
      </w:pPr>
      <w:r>
        <w:t xml:space="preserve">Figure </w:t>
      </w:r>
      <w:r w:rsidR="000A1E8F">
        <w:fldChar w:fldCharType="begin"/>
      </w:r>
      <w:r w:rsidR="000A1E8F">
        <w:instrText xml:space="preserve"> SEQ Figure \* ARABIC </w:instrText>
      </w:r>
      <w:r w:rsidR="000A1E8F">
        <w:fldChar w:fldCharType="separate"/>
      </w:r>
      <w:r w:rsidR="00911080">
        <w:rPr>
          <w:noProof/>
        </w:rPr>
        <w:t>5</w:t>
      </w:r>
      <w:r w:rsidR="000A1E8F">
        <w:rPr>
          <w:noProof/>
        </w:rPr>
        <w:fldChar w:fldCharType="end"/>
      </w:r>
      <w:r>
        <w:t xml:space="preserve"> - This shows a warning overlay which occurs if the user attempts to tick that they are going to take a medication before the correct time has been reached when it should be taken.</w:t>
      </w:r>
    </w:p>
    <w:p w14:paraId="7F06F433" w14:textId="77777777" w:rsidR="00B45A73" w:rsidRPr="00B45A73" w:rsidRDefault="00B45A73" w:rsidP="00B45A73">
      <w:pPr>
        <w:pStyle w:val="Heading3"/>
        <w:spacing w:before="120" w:after="120" w:line="360" w:lineRule="auto"/>
        <w:ind w:left="992"/>
      </w:pPr>
      <w:bookmarkStart w:id="117" w:name="_Ref1581417"/>
      <w:bookmarkStart w:id="118" w:name="_Toc1738468"/>
      <w:r>
        <w:rPr>
          <w:noProof/>
          <w:lang w:eastAsia="en-GB"/>
        </w:rPr>
        <w:lastRenderedPageBreak/>
        <mc:AlternateContent>
          <mc:Choice Requires="wps">
            <w:drawing>
              <wp:anchor distT="0" distB="0" distL="114300" distR="114300" simplePos="0" relativeHeight="251693568" behindDoc="0" locked="0" layoutInCell="1" allowOverlap="1" wp14:anchorId="0FB03105" wp14:editId="75555711">
                <wp:simplePos x="0" y="0"/>
                <wp:positionH relativeFrom="column">
                  <wp:posOffset>4457700</wp:posOffset>
                </wp:positionH>
                <wp:positionV relativeFrom="paragraph">
                  <wp:posOffset>274320</wp:posOffset>
                </wp:positionV>
                <wp:extent cx="1501140" cy="2506980"/>
                <wp:effectExtent l="0" t="0" r="0" b="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140" cy="2506980"/>
                        </a:xfrm>
                        <a:prstGeom prst="rect">
                          <a:avLst/>
                        </a:prstGeom>
                        <a:noFill/>
                        <a:ln w="9525">
                          <a:noFill/>
                          <a:miter lim="800000"/>
                          <a:headEnd/>
                          <a:tailEnd/>
                        </a:ln>
                      </wps:spPr>
                      <wps:txbx>
                        <w:txbxContent>
                          <w:p w14:paraId="4B040D1D" w14:textId="77777777" w:rsidR="0029742D" w:rsidRDefault="0029742D" w:rsidP="00B45A73">
                            <w:r>
                              <w:t>Drugs can be searched for in the database.</w:t>
                            </w:r>
                          </w:p>
                          <w:p w14:paraId="7577E53A" w14:textId="77777777" w:rsidR="0029742D" w:rsidRDefault="0029742D" w:rsidP="00B45A73">
                            <w:r>
                              <w:t>The correct drug can be selected from the results.</w:t>
                            </w:r>
                          </w:p>
                          <w:p w14:paraId="13A1DE28" w14:textId="77777777" w:rsidR="0029742D" w:rsidRDefault="0029742D" w:rsidP="00B45A73">
                            <w:r>
                              <w:t>Details of the selected drug</w:t>
                            </w:r>
                          </w:p>
                          <w:p w14:paraId="43D45037" w14:textId="77777777" w:rsidR="0029742D" w:rsidRDefault="0029742D" w:rsidP="00BF37E0">
                            <w:r>
                              <w:t>The Add button adds the drug to the user’s medication.</w:t>
                            </w:r>
                          </w:p>
                          <w:p w14:paraId="431623D9" w14:textId="77777777" w:rsidR="0029742D" w:rsidRDefault="0029742D" w:rsidP="00B45A73"/>
                          <w:p w14:paraId="436A1BD1" w14:textId="77777777" w:rsidR="0029742D" w:rsidRDefault="0029742D" w:rsidP="00B45A73"/>
                          <w:p w14:paraId="58B9EE8D" w14:textId="77777777" w:rsidR="0029742D" w:rsidRDefault="0029742D" w:rsidP="00B45A7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B03105" id="_x0000_s1030" type="#_x0000_t202" style="position:absolute;left:0;text-align:left;margin-left:351pt;margin-top:21.6pt;width:118.2pt;height:197.4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" filled="f" stroked="f">
                <v:textbox>
                  <w:txbxContent>
                    <w:p w14:paraId="4B040D1D" w14:textId="77777777" w:rsidR="0029742D" w:rsidRDefault="0029742D" w:rsidP="00B45A73">
                      <w:r>
                        <w:t>Drugs can be searched for in the database.</w:t>
                      </w:r>
                    </w:p>
                    <w:p w14:paraId="7577E53A" w14:textId="77777777" w:rsidR="0029742D" w:rsidRDefault="0029742D" w:rsidP="00B45A73">
                      <w:r>
                        <w:t>The correct drug can be selected from the results.</w:t>
                      </w:r>
                    </w:p>
                    <w:p w14:paraId="13A1DE28" w14:textId="77777777" w:rsidR="0029742D" w:rsidRDefault="0029742D" w:rsidP="00B45A73">
                      <w:r>
                        <w:t>Details of the selected drug</w:t>
                      </w:r>
                    </w:p>
                    <w:p w14:paraId="43D45037" w14:textId="77777777" w:rsidR="0029742D" w:rsidRDefault="0029742D" w:rsidP="00BF37E0">
                      <w:r>
                        <w:t>The Add button adds the drug to the user’s medication.</w:t>
                      </w:r>
                    </w:p>
                    <w:p w14:paraId="431623D9" w14:textId="77777777" w:rsidR="0029742D" w:rsidRDefault="0029742D" w:rsidP="00B45A73"/>
                    <w:p w14:paraId="436A1BD1" w14:textId="77777777" w:rsidR="0029742D" w:rsidRDefault="0029742D" w:rsidP="00B45A73"/>
                    <w:p w14:paraId="58B9EE8D" w14:textId="77777777" w:rsidR="0029742D" w:rsidRDefault="0029742D" w:rsidP="00B45A73"/>
                  </w:txbxContent>
                </v:textbox>
              </v:shape>
            </w:pict>
          </mc:Fallback>
        </mc:AlternateContent>
      </w:r>
      <w:r>
        <w:t>Add Medication Screen</w:t>
      </w:r>
      <w:bookmarkEnd w:id="117"/>
      <w:bookmarkEnd w:id="118"/>
    </w:p>
    <w:p w14:paraId="48D35338" w14:textId="77777777" w:rsidR="00B45A73" w:rsidRDefault="00B45A73" w:rsidP="00B45A73">
      <w:pPr>
        <w:ind w:left="720"/>
      </w:pPr>
      <w:r>
        <w:rPr>
          <w:noProof/>
          <w:lang w:eastAsia="en-GB"/>
        </w:rPr>
        <mc:AlternateContent>
          <mc:Choice Requires="wps">
            <w:drawing>
              <wp:anchor distT="0" distB="0" distL="114300" distR="114300" simplePos="0" relativeHeight="251699712" behindDoc="0" locked="0" layoutInCell="1" allowOverlap="1" wp14:anchorId="65FA279A" wp14:editId="48CE25AC">
                <wp:simplePos x="0" y="0"/>
                <wp:positionH relativeFrom="column">
                  <wp:posOffset>4183380</wp:posOffset>
                </wp:positionH>
                <wp:positionV relativeFrom="paragraph">
                  <wp:posOffset>1162050</wp:posOffset>
                </wp:positionV>
                <wp:extent cx="316866" cy="1"/>
                <wp:effectExtent l="38100" t="76200" r="0" b="114300"/>
                <wp:wrapNone/>
                <wp:docPr id="305" name="Straight Arrow Connector 305"/>
                <wp:cNvGraphicFramePr/>
                <a:graphic xmlns:a="http://schemas.openxmlformats.org/drawingml/2006/main">
                  <a:graphicData uri="http://schemas.microsoft.com/office/word/2010/wordprocessingShape">
                    <wps:wsp>
                      <wps:cNvCnPr/>
                      <wps:spPr>
                        <a:xfrm flipH="1" flipV="1">
                          <a:off x="0" y="0"/>
                          <a:ext cx="316866" cy="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FAB03E" id="Straight Arrow Connector 305" o:spid="_x0000_s1026" type="#_x0000_t32" style="position:absolute;margin-left:329.4pt;margin-top:91.5pt;width:24.95pt;height:0;flip:x y;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" strokecolor="#4579b8 [3044]">
                <v:stroke endarrow="open"/>
              </v:shape>
            </w:pict>
          </mc:Fallback>
        </mc:AlternateContent>
      </w:r>
      <w:r>
        <w:rPr>
          <w:noProof/>
          <w:lang w:eastAsia="en-GB"/>
        </w:rPr>
        <mc:AlternateContent>
          <mc:Choice Requires="wps">
            <w:drawing>
              <wp:anchor distT="0" distB="0" distL="114300" distR="114300" simplePos="0" relativeHeight="251698688" behindDoc="0" locked="0" layoutInCell="1" allowOverlap="1" wp14:anchorId="27881273" wp14:editId="2A388CE3">
                <wp:simplePos x="0" y="0"/>
                <wp:positionH relativeFrom="column">
                  <wp:posOffset>1272541</wp:posOffset>
                </wp:positionH>
                <wp:positionV relativeFrom="paragraph">
                  <wp:posOffset>668655</wp:posOffset>
                </wp:positionV>
                <wp:extent cx="3281044" cy="579120"/>
                <wp:effectExtent l="38100" t="0" r="15240" b="87630"/>
                <wp:wrapNone/>
                <wp:docPr id="304" name="Straight Arrow Connector 304"/>
                <wp:cNvGraphicFramePr/>
                <a:graphic xmlns:a="http://schemas.openxmlformats.org/drawingml/2006/main">
                  <a:graphicData uri="http://schemas.microsoft.com/office/word/2010/wordprocessingShape">
                    <wps:wsp>
                      <wps:cNvCnPr/>
                      <wps:spPr>
                        <a:xfrm flipH="1">
                          <a:off x="0" y="0"/>
                          <a:ext cx="3281044" cy="5791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86457F" id="Straight Arrow Connector 304" o:spid="_x0000_s1026" type="#_x0000_t32" style="position:absolute;margin-left:100.2pt;margin-top:52.65pt;width:258.35pt;height:45.6pt;flip:x;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" strokecolor="#4579b8 [3044]">
                <v:stroke endarrow="open"/>
              </v:shape>
            </w:pict>
          </mc:Fallback>
        </mc:AlternateContent>
      </w:r>
      <w:r>
        <w:rPr>
          <w:noProof/>
          <w:lang w:eastAsia="en-GB"/>
        </w:rPr>
        <mc:AlternateContent>
          <mc:Choice Requires="wps">
            <w:drawing>
              <wp:anchor distT="0" distB="0" distL="114300" distR="114300" simplePos="0" relativeHeight="251697664" behindDoc="0" locked="0" layoutInCell="1" allowOverlap="1" wp14:anchorId="5681A267" wp14:editId="46401D43">
                <wp:simplePos x="0" y="0"/>
                <wp:positionH relativeFrom="column">
                  <wp:posOffset>1661160</wp:posOffset>
                </wp:positionH>
                <wp:positionV relativeFrom="paragraph">
                  <wp:posOffset>104775</wp:posOffset>
                </wp:positionV>
                <wp:extent cx="2796540" cy="403860"/>
                <wp:effectExtent l="38100" t="0" r="22860" b="91440"/>
                <wp:wrapNone/>
                <wp:docPr id="303" name="Straight Arrow Connector 303"/>
                <wp:cNvGraphicFramePr/>
                <a:graphic xmlns:a="http://schemas.openxmlformats.org/drawingml/2006/main">
                  <a:graphicData uri="http://schemas.microsoft.com/office/word/2010/wordprocessingShape">
                    <wps:wsp>
                      <wps:cNvCnPr/>
                      <wps:spPr>
                        <a:xfrm flipH="1">
                          <a:off x="0" y="0"/>
                          <a:ext cx="2796540" cy="4038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9700DE" id="Straight Arrow Connector 303" o:spid="_x0000_s1026" type="#_x0000_t32" style="position:absolute;margin-left:130.8pt;margin-top:8.25pt;width:220.2pt;height:31.8pt;flip:x;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" strokecolor="#4579b8 [3044]">
                <v:stroke endarrow="open"/>
              </v:shape>
            </w:pict>
          </mc:Fallback>
        </mc:AlternateContent>
      </w:r>
      <w:r w:rsidRPr="00E52D46">
        <w:rPr>
          <w:noProof/>
          <w:lang w:eastAsia="en-GB"/>
        </w:rPr>
        <w:drawing>
          <wp:inline distT="0" distB="0" distL="0" distR="0" wp14:anchorId="24AF76FF" wp14:editId="7A74DE70">
            <wp:extent cx="3960000" cy="25200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960000" cy="2520000"/>
                    </a:xfrm>
                    <a:prstGeom prst="rect">
                      <a:avLst/>
                    </a:prstGeom>
                  </pic:spPr>
                </pic:pic>
              </a:graphicData>
            </a:graphic>
          </wp:inline>
        </w:drawing>
      </w:r>
      <w:r w:rsidRPr="00B45A73">
        <w:rPr>
          <w:noProof/>
          <w:lang w:eastAsia="en-GB"/>
        </w:rPr>
        <w:t xml:space="preserve"> </w:t>
      </w:r>
    </w:p>
    <w:p w14:paraId="6E2C6D92" w14:textId="77777777" w:rsidR="00B45A73" w:rsidRDefault="00B45A73" w:rsidP="00B45A73">
      <w:pPr>
        <w:pStyle w:val="Caption"/>
        <w:ind w:left="720"/>
      </w:pPr>
      <w:r>
        <w:t xml:space="preserve">Figure </w:t>
      </w:r>
      <w:r w:rsidR="000A1E8F">
        <w:fldChar w:fldCharType="begin"/>
      </w:r>
      <w:r w:rsidR="000A1E8F">
        <w:instrText xml:space="preserve"> SEQ Figure \* ARABIC </w:instrText>
      </w:r>
      <w:r w:rsidR="000A1E8F">
        <w:fldChar w:fldCharType="separate"/>
      </w:r>
      <w:r w:rsidR="00911080">
        <w:rPr>
          <w:noProof/>
        </w:rPr>
        <w:t>6</w:t>
      </w:r>
      <w:r w:rsidR="000A1E8F">
        <w:rPr>
          <w:noProof/>
        </w:rPr>
        <w:fldChar w:fldCharType="end"/>
      </w:r>
      <w:r>
        <w:t xml:space="preserve"> - The Add Medication screen provides a list of matching medication names against a search phrase. It provides information about the dosage and any contraindications.</w:t>
      </w:r>
    </w:p>
    <w:p w14:paraId="39747F43" w14:textId="77777777" w:rsidR="00B45A73" w:rsidRPr="00B45A73" w:rsidRDefault="00B45A73" w:rsidP="00B45A73">
      <w:pPr>
        <w:pStyle w:val="Heading3"/>
        <w:spacing w:before="120" w:after="120" w:line="360" w:lineRule="auto"/>
        <w:ind w:left="992"/>
      </w:pPr>
      <w:bookmarkStart w:id="119" w:name="_Ref1662287"/>
      <w:bookmarkStart w:id="120" w:name="_Toc1738469"/>
      <w:r>
        <w:t>Medication Details</w:t>
      </w:r>
      <w:r w:rsidR="00D9755B">
        <w:t xml:space="preserve"> Screen</w:t>
      </w:r>
      <w:bookmarkEnd w:id="119"/>
      <w:bookmarkEnd w:id="120"/>
    </w:p>
    <w:p w14:paraId="454305AE" w14:textId="77777777" w:rsidR="00B45A73" w:rsidRPr="00B45A73" w:rsidRDefault="00B45A73" w:rsidP="00B45A73">
      <w:pPr>
        <w:ind w:left="720"/>
      </w:pPr>
      <w:r w:rsidRPr="002F67EA">
        <w:rPr>
          <w:noProof/>
          <w:lang w:eastAsia="en-GB"/>
        </w:rPr>
        <w:drawing>
          <wp:inline distT="0" distB="0" distL="0" distR="0" wp14:anchorId="70866BAA" wp14:editId="6FDD580F">
            <wp:extent cx="3960000" cy="25200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60000" cy="2520000"/>
                    </a:xfrm>
                    <a:prstGeom prst="rect">
                      <a:avLst/>
                    </a:prstGeom>
                  </pic:spPr>
                </pic:pic>
              </a:graphicData>
            </a:graphic>
          </wp:inline>
        </w:drawing>
      </w:r>
    </w:p>
    <w:p w14:paraId="373DC3F8" w14:textId="77777777" w:rsidR="00B45A73" w:rsidRDefault="00B45A73" w:rsidP="00B45A73">
      <w:pPr>
        <w:pStyle w:val="Caption"/>
        <w:ind w:left="720"/>
      </w:pPr>
      <w:r>
        <w:t xml:space="preserve">Figure </w:t>
      </w:r>
      <w:r w:rsidR="000A1E8F">
        <w:fldChar w:fldCharType="begin"/>
      </w:r>
      <w:r w:rsidR="000A1E8F">
        <w:instrText xml:space="preserve"> SEQ Figure \* ARABIC </w:instrText>
      </w:r>
      <w:r w:rsidR="000A1E8F">
        <w:fldChar w:fldCharType="separate"/>
      </w:r>
      <w:r w:rsidR="00911080">
        <w:rPr>
          <w:noProof/>
        </w:rPr>
        <w:t>7</w:t>
      </w:r>
      <w:r w:rsidR="000A1E8F">
        <w:rPr>
          <w:noProof/>
        </w:rPr>
        <w:fldChar w:fldCharType="end"/>
      </w:r>
      <w:r>
        <w:t xml:space="preserve"> - The Medication Details screen gives an additional screen which can give the user information and a visual image of the associated tablet. It offers the user a mechanism to reassure the user that they are taking the right medication.</w:t>
      </w:r>
    </w:p>
    <w:p w14:paraId="5793E02D" w14:textId="77777777" w:rsidR="000D1F1D" w:rsidRPr="000D1F1D" w:rsidRDefault="000D1F1D" w:rsidP="000D1F1D">
      <w:pPr>
        <w:pStyle w:val="Heading3"/>
        <w:spacing w:before="240" w:after="120" w:line="360" w:lineRule="auto"/>
        <w:ind w:left="992"/>
      </w:pPr>
      <w:bookmarkStart w:id="121" w:name="_Ref1662452"/>
      <w:bookmarkStart w:id="122" w:name="_Toc1738470"/>
      <w:r>
        <w:rPr>
          <w:noProof/>
          <w:lang w:eastAsia="en-GB"/>
        </w:rPr>
        <w:lastRenderedPageBreak/>
        <mc:AlternateContent>
          <mc:Choice Requires="wps">
            <w:drawing>
              <wp:anchor distT="0" distB="0" distL="114300" distR="114300" simplePos="0" relativeHeight="251701760" behindDoc="0" locked="0" layoutInCell="1" allowOverlap="1" wp14:anchorId="198828AB" wp14:editId="178CED48">
                <wp:simplePos x="0" y="0"/>
                <wp:positionH relativeFrom="column">
                  <wp:posOffset>4518660</wp:posOffset>
                </wp:positionH>
                <wp:positionV relativeFrom="paragraph">
                  <wp:posOffset>220980</wp:posOffset>
                </wp:positionV>
                <wp:extent cx="1914525" cy="2209800"/>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2209800"/>
                        </a:xfrm>
                        <a:prstGeom prst="rect">
                          <a:avLst/>
                        </a:prstGeom>
                        <a:noFill/>
                        <a:ln w="9525">
                          <a:noFill/>
                          <a:miter lim="800000"/>
                          <a:headEnd/>
                          <a:tailEnd/>
                        </a:ln>
                      </wps:spPr>
                      <wps:txbx>
                        <w:txbxContent>
                          <w:p w14:paraId="0363B897" w14:textId="77777777" w:rsidR="0029742D" w:rsidRDefault="0029742D" w:rsidP="000D1F1D">
                            <w:r>
                              <w:t>Total energy usage</w:t>
                            </w:r>
                          </w:p>
                          <w:p w14:paraId="23AD3087" w14:textId="77777777" w:rsidR="0029742D" w:rsidRDefault="0029742D" w:rsidP="000D1F1D">
                            <w:r>
                              <w:t>Energy usage at 10:57am on given day</w:t>
                            </w:r>
                          </w:p>
                          <w:p w14:paraId="462B834F" w14:textId="77777777" w:rsidR="0029742D" w:rsidRDefault="0029742D" w:rsidP="000D1F1D">
                            <w:r>
                              <w:t xml:space="preserve">Edit button allows user to add smart devises to be tracked (see </w:t>
                            </w:r>
                            <w:r>
                              <w:fldChar w:fldCharType="begin"/>
                            </w:r>
                            <w:r>
                              <w:instrText xml:space="preserve"> REF _Ref1146644 \r \h </w:instrText>
                            </w:r>
                            <w:r>
                              <w:fldChar w:fldCharType="separate"/>
                            </w:r>
                            <w:r>
                              <w:t>5.4.2</w:t>
                            </w:r>
                            <w:r>
                              <w:fldChar w:fldCharType="end"/>
                            </w:r>
                            <w:r>
                              <w:t xml:space="preserve"> Smart Appliances)</w:t>
                            </w:r>
                          </w:p>
                          <w:p w14:paraId="0E59467E" w14:textId="77777777" w:rsidR="0029742D" w:rsidRDefault="0029742D" w:rsidP="000D1F1D"/>
                          <w:p w14:paraId="11F20C9E" w14:textId="77777777" w:rsidR="0029742D" w:rsidRDefault="0029742D" w:rsidP="000D1F1D"/>
                          <w:p w14:paraId="0DDACFC2" w14:textId="77777777" w:rsidR="0029742D" w:rsidRDefault="0029742D" w:rsidP="000D1F1D"/>
                          <w:p w14:paraId="1E610E76" w14:textId="77777777" w:rsidR="0029742D" w:rsidRDefault="0029742D" w:rsidP="000D1F1D"/>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198828AB" id="_x0000_s1031" type="#_x0000_t202" style="position:absolute;left:0;text-align:left;margin-left:355.8pt;margin-top:17.4pt;width:150.75pt;height:174pt;z-index:25170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" filled="f" stroked="f">
                <v:textbox>
                  <w:txbxContent>
                    <w:p w14:paraId="0363B897" w14:textId="77777777" w:rsidR="0029742D" w:rsidRDefault="0029742D" w:rsidP="000D1F1D">
                      <w:r>
                        <w:t>Total energy usage</w:t>
                      </w:r>
                    </w:p>
                    <w:p w14:paraId="23AD3087" w14:textId="77777777" w:rsidR="0029742D" w:rsidRDefault="0029742D" w:rsidP="000D1F1D">
                      <w:r>
                        <w:t>Energy usage at 10:57am on given day</w:t>
                      </w:r>
                    </w:p>
                    <w:p w14:paraId="462B834F" w14:textId="77777777" w:rsidR="0029742D" w:rsidRDefault="0029742D" w:rsidP="000D1F1D">
                      <w:r>
                        <w:t xml:space="preserve">Edit button allows user to add smart devises to be tracked (see </w:t>
                      </w:r>
                      <w:r>
                        <w:fldChar w:fldCharType="begin"/>
                      </w:r>
                      <w:r>
                        <w:instrText xml:space="preserve"> REF _Ref1146644 \r \h </w:instrText>
                      </w:r>
                      <w:r>
                        <w:fldChar w:fldCharType="separate"/>
                      </w:r>
                      <w:r>
                        <w:t>5.4.2</w:t>
                      </w:r>
                      <w:r>
                        <w:fldChar w:fldCharType="end"/>
                      </w:r>
                      <w:r>
                        <w:t xml:space="preserve"> Smart Appliances)</w:t>
                      </w:r>
                    </w:p>
                    <w:p w14:paraId="0E59467E" w14:textId="77777777" w:rsidR="0029742D" w:rsidRDefault="0029742D" w:rsidP="000D1F1D"/>
                    <w:p w14:paraId="11F20C9E" w14:textId="77777777" w:rsidR="0029742D" w:rsidRDefault="0029742D" w:rsidP="000D1F1D"/>
                    <w:p w14:paraId="0DDACFC2" w14:textId="77777777" w:rsidR="0029742D" w:rsidRDefault="0029742D" w:rsidP="000D1F1D"/>
                    <w:p w14:paraId="1E610E76" w14:textId="77777777" w:rsidR="0029742D" w:rsidRDefault="0029742D" w:rsidP="000D1F1D"/>
                  </w:txbxContent>
                </v:textbox>
              </v:shape>
            </w:pict>
          </mc:Fallback>
        </mc:AlternateContent>
      </w:r>
      <w:r w:rsidRPr="0089443A">
        <w:rPr>
          <w:noProof/>
          <w:lang w:eastAsia="en-GB"/>
        </w:rPr>
        <mc:AlternateContent>
          <mc:Choice Requires="wps">
            <w:drawing>
              <wp:anchor distT="0" distB="0" distL="114300" distR="114300" simplePos="0" relativeHeight="251705856" behindDoc="0" locked="0" layoutInCell="1" allowOverlap="1" wp14:anchorId="1477AFBC" wp14:editId="4E9D8B33">
                <wp:simplePos x="0" y="0"/>
                <wp:positionH relativeFrom="column">
                  <wp:posOffset>4105275</wp:posOffset>
                </wp:positionH>
                <wp:positionV relativeFrom="paragraph">
                  <wp:posOffset>2427605</wp:posOffset>
                </wp:positionV>
                <wp:extent cx="428625" cy="95250"/>
                <wp:effectExtent l="38100" t="0" r="28575" b="95250"/>
                <wp:wrapNone/>
                <wp:docPr id="292" name="Straight Arrow Connector 292"/>
                <wp:cNvGraphicFramePr/>
                <a:graphic xmlns:a="http://schemas.openxmlformats.org/drawingml/2006/main">
                  <a:graphicData uri="http://schemas.microsoft.com/office/word/2010/wordprocessingShape">
                    <wps:wsp>
                      <wps:cNvCnPr/>
                      <wps:spPr>
                        <a:xfrm flipH="1">
                          <a:off x="0" y="0"/>
                          <a:ext cx="428625" cy="95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F4250C" id="Straight Arrow Connector 292" o:spid="_x0000_s1026" type="#_x0000_t32" style="position:absolute;margin-left:323.25pt;margin-top:191.15pt;width:33.75pt;height:7.5pt;flip:x;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" strokecolor="#4579b8 [3044]">
                <v:stroke endarrow="open"/>
              </v:shape>
            </w:pict>
          </mc:Fallback>
        </mc:AlternateContent>
      </w:r>
      <w:r>
        <w:t>Energy Screen</w:t>
      </w:r>
      <w:bookmarkEnd w:id="121"/>
      <w:bookmarkEnd w:id="122"/>
    </w:p>
    <w:p w14:paraId="5F0C0B71" w14:textId="77777777" w:rsidR="00B45A73" w:rsidRDefault="00BF37E0" w:rsidP="000C7C62">
      <w:pPr>
        <w:ind w:left="720"/>
        <w:rPr>
          <w:lang w:eastAsia="en-GB"/>
        </w:rPr>
      </w:pPr>
      <w:r>
        <w:rPr>
          <w:noProof/>
          <w:lang w:eastAsia="en-GB"/>
        </w:rPr>
        <mc:AlternateContent>
          <mc:Choice Requires="wps">
            <w:drawing>
              <wp:anchor distT="0" distB="0" distL="114300" distR="114300" simplePos="0" relativeHeight="251702784" behindDoc="0" locked="0" layoutInCell="1" allowOverlap="1" wp14:anchorId="0CF1FD72" wp14:editId="3A94B0B1">
                <wp:simplePos x="0" y="0"/>
                <wp:positionH relativeFrom="column">
                  <wp:posOffset>3901440</wp:posOffset>
                </wp:positionH>
                <wp:positionV relativeFrom="paragraph">
                  <wp:posOffset>569595</wp:posOffset>
                </wp:positionV>
                <wp:extent cx="634365" cy="466725"/>
                <wp:effectExtent l="38100" t="0" r="32385" b="47625"/>
                <wp:wrapNone/>
                <wp:docPr id="306" name="Straight Arrow Connector 306"/>
                <wp:cNvGraphicFramePr/>
                <a:graphic xmlns:a="http://schemas.openxmlformats.org/drawingml/2006/main">
                  <a:graphicData uri="http://schemas.microsoft.com/office/word/2010/wordprocessingShape">
                    <wps:wsp>
                      <wps:cNvCnPr/>
                      <wps:spPr>
                        <a:xfrm flipH="1">
                          <a:off x="0" y="0"/>
                          <a:ext cx="634365"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3E8EAD" id="Straight Arrow Connector 306" o:spid="_x0000_s1026" type="#_x0000_t32" style="position:absolute;margin-left:307.2pt;margin-top:44.85pt;width:49.95pt;height:36.75pt;flip:x;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" strokecolor="#4579b8 [3044]">
                <v:stroke endarrow="open"/>
              </v:shape>
            </w:pict>
          </mc:Fallback>
        </mc:AlternateContent>
      </w:r>
      <w:r w:rsidR="000D1F1D" w:rsidRPr="00155438">
        <w:rPr>
          <w:noProof/>
          <w:lang w:eastAsia="en-GB"/>
        </w:rPr>
        <w:drawing>
          <wp:inline distT="0" distB="0" distL="0" distR="0" wp14:anchorId="754B4B91" wp14:editId="649EEEA3">
            <wp:extent cx="3960000" cy="25200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960000" cy="2520000"/>
                    </a:xfrm>
                    <a:prstGeom prst="rect">
                      <a:avLst/>
                    </a:prstGeom>
                  </pic:spPr>
                </pic:pic>
              </a:graphicData>
            </a:graphic>
          </wp:inline>
        </w:drawing>
      </w:r>
    </w:p>
    <w:p w14:paraId="6C1FD9DF" w14:textId="77777777" w:rsidR="000D1F1D" w:rsidRDefault="000D1F1D" w:rsidP="000D1F1D">
      <w:pPr>
        <w:pStyle w:val="Caption"/>
        <w:ind w:left="720"/>
      </w:pPr>
      <w:r>
        <w:t xml:space="preserve">Figure </w:t>
      </w:r>
      <w:r w:rsidR="000A1E8F">
        <w:fldChar w:fldCharType="begin"/>
      </w:r>
      <w:r w:rsidR="000A1E8F">
        <w:instrText xml:space="preserve"> SEQ Figure \* ARABIC </w:instrText>
      </w:r>
      <w:r w:rsidR="000A1E8F">
        <w:fldChar w:fldCharType="separate"/>
      </w:r>
      <w:r w:rsidR="00911080">
        <w:rPr>
          <w:noProof/>
        </w:rPr>
        <w:t>8</w:t>
      </w:r>
      <w:r w:rsidR="000A1E8F">
        <w:rPr>
          <w:noProof/>
        </w:rPr>
        <w:fldChar w:fldCharType="end"/>
      </w:r>
      <w:r>
        <w:t xml:space="preserve"> - The primary Energy Usage screen shows a week of bars which indicate total energy use that day with current use. Any helpful tips as to cutting back usage appear using information from the 'smart home' monitoring system.</w:t>
      </w:r>
    </w:p>
    <w:p w14:paraId="1CF62877" w14:textId="77777777" w:rsidR="00CF48AA" w:rsidRPr="00CF48AA" w:rsidRDefault="00CF48AA" w:rsidP="00CF48AA">
      <w:pPr>
        <w:pStyle w:val="Heading3"/>
        <w:spacing w:before="0" w:line="360" w:lineRule="auto"/>
        <w:ind w:left="992"/>
      </w:pPr>
      <w:bookmarkStart w:id="123" w:name="_Ref1662685"/>
      <w:bookmarkStart w:id="124" w:name="_Toc1738471"/>
      <w:r>
        <w:t>Energy Usage Breakdown Screen</w:t>
      </w:r>
      <w:bookmarkEnd w:id="123"/>
      <w:bookmarkEnd w:id="124"/>
    </w:p>
    <w:p w14:paraId="2A7B18CD" w14:textId="77777777" w:rsidR="00CF48AA" w:rsidRPr="00CF48AA" w:rsidRDefault="00CF48AA" w:rsidP="00CF48AA">
      <w:pPr>
        <w:ind w:left="720"/>
      </w:pPr>
      <w:r w:rsidRPr="00C14FA3">
        <w:rPr>
          <w:noProof/>
          <w:lang w:eastAsia="en-GB"/>
        </w:rPr>
        <w:drawing>
          <wp:inline distT="0" distB="0" distL="0" distR="0" wp14:anchorId="4035D1E2" wp14:editId="6BC1AFCE">
            <wp:extent cx="3960000" cy="25200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60000" cy="2520000"/>
                    </a:xfrm>
                    <a:prstGeom prst="rect">
                      <a:avLst/>
                    </a:prstGeom>
                  </pic:spPr>
                </pic:pic>
              </a:graphicData>
            </a:graphic>
          </wp:inline>
        </w:drawing>
      </w:r>
    </w:p>
    <w:p w14:paraId="4F733375" w14:textId="77777777" w:rsidR="00CF48AA" w:rsidRDefault="00CF48AA" w:rsidP="00CF48AA">
      <w:pPr>
        <w:pStyle w:val="Caption"/>
        <w:ind w:left="720"/>
      </w:pPr>
      <w:r>
        <w:t xml:space="preserve">Figure </w:t>
      </w:r>
      <w:r w:rsidR="000A1E8F">
        <w:fldChar w:fldCharType="begin"/>
      </w:r>
      <w:r w:rsidR="000A1E8F">
        <w:instrText xml:space="preserve"> SEQ Figure \* ARABIC </w:instrText>
      </w:r>
      <w:r w:rsidR="000A1E8F">
        <w:fldChar w:fldCharType="separate"/>
      </w:r>
      <w:r w:rsidR="00911080">
        <w:rPr>
          <w:noProof/>
        </w:rPr>
        <w:t>9</w:t>
      </w:r>
      <w:r w:rsidR="000A1E8F">
        <w:rPr>
          <w:noProof/>
        </w:rPr>
        <w:fldChar w:fldCharType="end"/>
      </w:r>
      <w:r>
        <w:t xml:space="preserve"> - This screen is displayed when the user taps a bar for a given day on the primary Energy page. It gives information about how energy is being used in the home up to that time. It also compares usage for the same day through the previous 3 weeks.</w:t>
      </w:r>
    </w:p>
    <w:p w14:paraId="1189F82F" w14:textId="77777777" w:rsidR="00CF48AA" w:rsidRPr="00CF48AA" w:rsidRDefault="00CF48AA" w:rsidP="00CF48AA">
      <w:pPr>
        <w:pStyle w:val="Heading3"/>
        <w:spacing w:before="120" w:after="120" w:line="360" w:lineRule="auto"/>
        <w:ind w:left="992"/>
      </w:pPr>
      <w:bookmarkStart w:id="125" w:name="_Ref1662802"/>
      <w:bookmarkStart w:id="126" w:name="_Toc1738472"/>
      <w:r>
        <w:lastRenderedPageBreak/>
        <w:t>Smart Appliances</w:t>
      </w:r>
      <w:r w:rsidR="00D9755B">
        <w:t xml:space="preserve"> Screen</w:t>
      </w:r>
      <w:bookmarkEnd w:id="125"/>
      <w:bookmarkEnd w:id="126"/>
    </w:p>
    <w:p w14:paraId="7502CD08" w14:textId="77777777" w:rsidR="00CF48AA" w:rsidRDefault="00CF48AA" w:rsidP="00CF48AA">
      <w:pPr>
        <w:ind w:left="720"/>
      </w:pPr>
      <w:r w:rsidRPr="0089443A">
        <w:rPr>
          <w:noProof/>
          <w:lang w:eastAsia="en-GB"/>
        </w:rPr>
        <mc:AlternateContent>
          <mc:Choice Requires="wps">
            <w:drawing>
              <wp:anchor distT="0" distB="0" distL="114300" distR="114300" simplePos="0" relativeHeight="251707904" behindDoc="0" locked="0" layoutInCell="1" allowOverlap="1" wp14:anchorId="00825079" wp14:editId="2255F552">
                <wp:simplePos x="0" y="0"/>
                <wp:positionH relativeFrom="column">
                  <wp:posOffset>3055620</wp:posOffset>
                </wp:positionH>
                <wp:positionV relativeFrom="paragraph">
                  <wp:posOffset>531495</wp:posOffset>
                </wp:positionV>
                <wp:extent cx="1493520" cy="213360"/>
                <wp:effectExtent l="38100" t="0" r="11430" b="91440"/>
                <wp:wrapNone/>
                <wp:docPr id="289" name="Straight Arrow Connector 289"/>
                <wp:cNvGraphicFramePr/>
                <a:graphic xmlns:a="http://schemas.openxmlformats.org/drawingml/2006/main">
                  <a:graphicData uri="http://schemas.microsoft.com/office/word/2010/wordprocessingShape">
                    <wps:wsp>
                      <wps:cNvCnPr/>
                      <wps:spPr>
                        <a:xfrm flipH="1">
                          <a:off x="0" y="0"/>
                          <a:ext cx="1493520" cy="2133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AAFCB7" id="Straight Arrow Connector 289" o:spid="_x0000_s1026" type="#_x0000_t32" style="position:absolute;margin-left:240.6pt;margin-top:41.85pt;width:117.6pt;height:16.8pt;flip:x;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" strokecolor="#4579b8 [3044]">
                <v:stroke endarrow="open"/>
              </v:shape>
            </w:pict>
          </mc:Fallback>
        </mc:AlternateContent>
      </w:r>
      <w:r w:rsidRPr="0089443A">
        <w:rPr>
          <w:noProof/>
          <w:lang w:eastAsia="en-GB"/>
        </w:rPr>
        <mc:AlternateContent>
          <mc:Choice Requires="wps">
            <w:drawing>
              <wp:anchor distT="0" distB="0" distL="114300" distR="114300" simplePos="0" relativeHeight="251710976" behindDoc="0" locked="0" layoutInCell="1" allowOverlap="1" wp14:anchorId="56B10994" wp14:editId="60C96059">
                <wp:simplePos x="0" y="0"/>
                <wp:positionH relativeFrom="column">
                  <wp:posOffset>1592580</wp:posOffset>
                </wp:positionH>
                <wp:positionV relativeFrom="paragraph">
                  <wp:posOffset>356235</wp:posOffset>
                </wp:positionV>
                <wp:extent cx="2956560" cy="428625"/>
                <wp:effectExtent l="38100" t="0" r="15240" b="104775"/>
                <wp:wrapNone/>
                <wp:docPr id="25" name="Straight Arrow Connector 25"/>
                <wp:cNvGraphicFramePr/>
                <a:graphic xmlns:a="http://schemas.openxmlformats.org/drawingml/2006/main">
                  <a:graphicData uri="http://schemas.microsoft.com/office/word/2010/wordprocessingShape">
                    <wps:wsp>
                      <wps:cNvCnPr/>
                      <wps:spPr>
                        <a:xfrm flipH="1">
                          <a:off x="0" y="0"/>
                          <a:ext cx="2956560" cy="428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B71805" id="Straight Arrow Connector 25" o:spid="_x0000_s1026" type="#_x0000_t32" style="position:absolute;margin-left:125.4pt;margin-top:28.05pt;width:232.8pt;height:33.75pt;flip:x;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" strokecolor="#4579b8 [3044]">
                <v:stroke endarrow="open"/>
              </v:shape>
            </w:pict>
          </mc:Fallback>
        </mc:AlternateContent>
      </w:r>
      <w:r w:rsidRPr="0089443A">
        <w:rPr>
          <w:noProof/>
          <w:lang w:eastAsia="en-GB"/>
        </w:rPr>
        <mc:AlternateContent>
          <mc:Choice Requires="wps">
            <w:drawing>
              <wp:anchor distT="0" distB="0" distL="114300" distR="114300" simplePos="0" relativeHeight="251709952" behindDoc="0" locked="0" layoutInCell="1" allowOverlap="1" wp14:anchorId="288215F1" wp14:editId="21908FB3">
                <wp:simplePos x="0" y="0"/>
                <wp:positionH relativeFrom="column">
                  <wp:posOffset>4450080</wp:posOffset>
                </wp:positionH>
                <wp:positionV relativeFrom="paragraph">
                  <wp:posOffset>66675</wp:posOffset>
                </wp:positionV>
                <wp:extent cx="1264920" cy="201930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920" cy="2019300"/>
                        </a:xfrm>
                        <a:prstGeom prst="rect">
                          <a:avLst/>
                        </a:prstGeom>
                        <a:noFill/>
                        <a:ln w="9525">
                          <a:noFill/>
                          <a:miter lim="800000"/>
                          <a:headEnd/>
                          <a:tailEnd/>
                        </a:ln>
                      </wps:spPr>
                      <wps:txbx>
                        <w:txbxContent>
                          <w:p w14:paraId="6AC0DF12" w14:textId="77777777" w:rsidR="0029742D" w:rsidRDefault="0029742D" w:rsidP="00CF48AA">
                            <w:r>
                              <w:t>Use arrows to add remove devices from being tracked for energy usage.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8215F1" id="_x0000_s1032" type="#_x0000_t202" style="position:absolute;left:0;text-align:left;margin-left:350.4pt;margin-top:5.25pt;width:99.6pt;height:159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" filled="f" stroked="f">
                <v:textbox>
                  <w:txbxContent>
                    <w:p w14:paraId="6AC0DF12" w14:textId="77777777" w:rsidR="0029742D" w:rsidRDefault="0029742D" w:rsidP="00CF48AA">
                      <w:r>
                        <w:t>Use arrows to add remove devices from being tracked for energy usage.</w:t>
                      </w:r>
                    </w:p>
                  </w:txbxContent>
                </v:textbox>
              </v:shape>
            </w:pict>
          </mc:Fallback>
        </mc:AlternateContent>
      </w:r>
      <w:r w:rsidRPr="0089443A">
        <w:rPr>
          <w:noProof/>
          <w:lang w:eastAsia="en-GB"/>
        </w:rPr>
        <mc:AlternateContent>
          <mc:Choice Requires="wps">
            <w:drawing>
              <wp:anchor distT="0" distB="0" distL="114300" distR="114300" simplePos="0" relativeHeight="251708928" behindDoc="0" locked="0" layoutInCell="1" allowOverlap="1" wp14:anchorId="41E59501" wp14:editId="1F920C13">
                <wp:simplePos x="0" y="0"/>
                <wp:positionH relativeFrom="column">
                  <wp:posOffset>4433570</wp:posOffset>
                </wp:positionH>
                <wp:positionV relativeFrom="paragraph">
                  <wp:posOffset>158115</wp:posOffset>
                </wp:positionV>
                <wp:extent cx="36830" cy="0"/>
                <wp:effectExtent l="38100" t="76200" r="77470" b="114300"/>
                <wp:wrapNone/>
                <wp:docPr id="290" name="Straight Arrow Connector 290"/>
                <wp:cNvGraphicFramePr/>
                <a:graphic xmlns:a="http://schemas.openxmlformats.org/drawingml/2006/main">
                  <a:graphicData uri="http://schemas.microsoft.com/office/word/2010/wordprocessingShape">
                    <wps:wsp>
                      <wps:cNvCnPr/>
                      <wps:spPr>
                        <a:xfrm flipH="1">
                          <a:off x="0" y="0"/>
                          <a:ext cx="3683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A65C81" id="Straight Arrow Connector 290" o:spid="_x0000_s1026" type="#_x0000_t32" style="position:absolute;margin-left:349.1pt;margin-top:12.45pt;width:2.9pt;height:0;flip:x;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" strokecolor="#4579b8 [3044]">
                <v:stroke endarrow="open"/>
              </v:shape>
            </w:pict>
          </mc:Fallback>
        </mc:AlternateContent>
      </w:r>
      <w:r w:rsidRPr="00D025D9">
        <w:rPr>
          <w:noProof/>
          <w:lang w:eastAsia="en-GB"/>
        </w:rPr>
        <w:drawing>
          <wp:inline distT="0" distB="0" distL="0" distR="0" wp14:anchorId="40E5FE08" wp14:editId="524F5D89">
            <wp:extent cx="3960000" cy="25200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60000" cy="2520000"/>
                    </a:xfrm>
                    <a:prstGeom prst="rect">
                      <a:avLst/>
                    </a:prstGeom>
                  </pic:spPr>
                </pic:pic>
              </a:graphicData>
            </a:graphic>
          </wp:inline>
        </w:drawing>
      </w:r>
      <w:r w:rsidRPr="00CF48AA">
        <w:rPr>
          <w:noProof/>
          <w:lang w:eastAsia="en-GB"/>
        </w:rPr>
        <w:t xml:space="preserve"> </w:t>
      </w:r>
    </w:p>
    <w:p w14:paraId="0780A153" w14:textId="77777777" w:rsidR="00CF48AA" w:rsidRDefault="00CF48AA" w:rsidP="00CF48AA">
      <w:pPr>
        <w:pStyle w:val="Caption"/>
        <w:ind w:left="720"/>
      </w:pPr>
      <w:r>
        <w:t xml:space="preserve">Figure </w:t>
      </w:r>
      <w:r w:rsidR="000A1E8F">
        <w:fldChar w:fldCharType="begin"/>
      </w:r>
      <w:r w:rsidR="000A1E8F">
        <w:instrText xml:space="preserve"> SEQ Figure \* ARABIC </w:instrText>
      </w:r>
      <w:r w:rsidR="000A1E8F">
        <w:fldChar w:fldCharType="separate"/>
      </w:r>
      <w:r w:rsidR="00911080">
        <w:rPr>
          <w:noProof/>
        </w:rPr>
        <w:t>10</w:t>
      </w:r>
      <w:r w:rsidR="000A1E8F">
        <w:rPr>
          <w:noProof/>
        </w:rPr>
        <w:fldChar w:fldCharType="end"/>
      </w:r>
      <w:r>
        <w:t xml:space="preserve"> The Smart Appliance Screen shows the 'smart' appliances that the monitoring system has found to be in use and provides the addition of further devices to be monitored. These devices are monitored to give the user control over their energy usage.</w:t>
      </w:r>
    </w:p>
    <w:p w14:paraId="6CB9928A" w14:textId="77777777" w:rsidR="00CF48AA" w:rsidRPr="00CF48AA" w:rsidRDefault="00F44039" w:rsidP="00F44039">
      <w:pPr>
        <w:pStyle w:val="Heading3"/>
        <w:spacing w:before="120" w:after="120" w:line="360" w:lineRule="auto"/>
        <w:ind w:left="992"/>
      </w:pPr>
      <w:bookmarkStart w:id="127" w:name="_Ref1662881"/>
      <w:bookmarkStart w:id="128" w:name="_Ref1663167"/>
      <w:bookmarkStart w:id="129" w:name="_Ref1664261"/>
      <w:bookmarkStart w:id="130" w:name="_Toc1738473"/>
      <w:r w:rsidRPr="00F2257A">
        <w:rPr>
          <w:noProof/>
          <w:lang w:eastAsia="en-GB"/>
        </w:rPr>
        <mc:AlternateContent>
          <mc:Choice Requires="wps">
            <w:drawing>
              <wp:anchor distT="0" distB="0" distL="114300" distR="114300" simplePos="0" relativeHeight="251715072" behindDoc="0" locked="0" layoutInCell="1" allowOverlap="1" wp14:anchorId="49C4286F" wp14:editId="05501819">
                <wp:simplePos x="0" y="0"/>
                <wp:positionH relativeFrom="column">
                  <wp:posOffset>1440180</wp:posOffset>
                </wp:positionH>
                <wp:positionV relativeFrom="paragraph">
                  <wp:posOffset>279400</wp:posOffset>
                </wp:positionV>
                <wp:extent cx="3208020" cy="533400"/>
                <wp:effectExtent l="38100" t="0" r="11430" b="95250"/>
                <wp:wrapNone/>
                <wp:docPr id="7" name="Straight Arrow Connector 7"/>
                <wp:cNvGraphicFramePr/>
                <a:graphic xmlns:a="http://schemas.openxmlformats.org/drawingml/2006/main">
                  <a:graphicData uri="http://schemas.microsoft.com/office/word/2010/wordprocessingShape">
                    <wps:wsp>
                      <wps:cNvCnPr/>
                      <wps:spPr>
                        <a:xfrm flipH="1">
                          <a:off x="0" y="0"/>
                          <a:ext cx="3208020" cy="5334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294C9C" id="Straight Arrow Connector 7" o:spid="_x0000_s1026" type="#_x0000_t32" style="position:absolute;margin-left:113.4pt;margin-top:22pt;width:252.6pt;height:42pt;flip:x;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713024" behindDoc="0" locked="0" layoutInCell="1" allowOverlap="1" wp14:anchorId="6CB92E87" wp14:editId="173ADAC5">
                <wp:simplePos x="0" y="0"/>
                <wp:positionH relativeFrom="column">
                  <wp:posOffset>4587240</wp:posOffset>
                </wp:positionH>
                <wp:positionV relativeFrom="paragraph">
                  <wp:posOffset>125730</wp:posOffset>
                </wp:positionV>
                <wp:extent cx="1371600" cy="53340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533400"/>
                        </a:xfrm>
                        <a:prstGeom prst="rect">
                          <a:avLst/>
                        </a:prstGeom>
                        <a:noFill/>
                        <a:ln w="9525">
                          <a:noFill/>
                          <a:miter lim="800000"/>
                          <a:headEnd/>
                          <a:tailEnd/>
                        </a:ln>
                      </wps:spPr>
                      <wps:txbx>
                        <w:txbxContent>
                          <w:p w14:paraId="587B2CCD" w14:textId="77777777" w:rsidR="0029742D" w:rsidRDefault="0029742D" w:rsidP="00F44039">
                            <w:r>
                              <w:t>Press to start exercise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B92E87" id="_x0000_s1033" type="#_x0000_t202" style="position:absolute;left:0;text-align:left;margin-left:361.2pt;margin-top:9.9pt;width:108pt;height:42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" filled="f" stroked="f">
                <v:textbox>
                  <w:txbxContent>
                    <w:p w14:paraId="587B2CCD" w14:textId="77777777" w:rsidR="0029742D" w:rsidRDefault="0029742D" w:rsidP="00F44039">
                      <w:r>
                        <w:t>Press to start exercise</w:t>
                      </w:r>
                    </w:p>
                  </w:txbxContent>
                </v:textbox>
              </v:shape>
            </w:pict>
          </mc:Fallback>
        </mc:AlternateContent>
      </w:r>
      <w:r>
        <w:t>Exercise Screen</w:t>
      </w:r>
      <w:bookmarkEnd w:id="127"/>
      <w:bookmarkEnd w:id="128"/>
      <w:bookmarkEnd w:id="129"/>
      <w:bookmarkEnd w:id="130"/>
    </w:p>
    <w:p w14:paraId="2637AA7A" w14:textId="77777777" w:rsidR="00CF48AA" w:rsidRDefault="00A84D6E" w:rsidP="00CF48AA">
      <w:pPr>
        <w:ind w:left="720"/>
      </w:pPr>
      <w:r w:rsidRPr="0089443A">
        <w:rPr>
          <w:noProof/>
          <w:lang w:eastAsia="en-GB"/>
        </w:rPr>
        <mc:AlternateContent>
          <mc:Choice Requires="wps">
            <w:drawing>
              <wp:anchor distT="0" distB="0" distL="114300" distR="114300" simplePos="0" relativeHeight="251719168" behindDoc="0" locked="0" layoutInCell="1" allowOverlap="1" wp14:anchorId="47E7766E" wp14:editId="15B74303">
                <wp:simplePos x="0" y="0"/>
                <wp:positionH relativeFrom="column">
                  <wp:posOffset>3025140</wp:posOffset>
                </wp:positionH>
                <wp:positionV relativeFrom="paragraph">
                  <wp:posOffset>629920</wp:posOffset>
                </wp:positionV>
                <wp:extent cx="1584960" cy="525780"/>
                <wp:effectExtent l="38100" t="0" r="15240" b="83820"/>
                <wp:wrapNone/>
                <wp:docPr id="23" name="Straight Arrow Connector 23"/>
                <wp:cNvGraphicFramePr/>
                <a:graphic xmlns:a="http://schemas.openxmlformats.org/drawingml/2006/main">
                  <a:graphicData uri="http://schemas.microsoft.com/office/word/2010/wordprocessingShape">
                    <wps:wsp>
                      <wps:cNvCnPr/>
                      <wps:spPr>
                        <a:xfrm flipH="1">
                          <a:off x="0" y="0"/>
                          <a:ext cx="1584960" cy="52578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349686" id="Straight Arrow Connector 23" o:spid="_x0000_s1026" type="#_x0000_t32" style="position:absolute;margin-left:238.2pt;margin-top:49.6pt;width:124.8pt;height:41.4pt;flip:x;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717120" behindDoc="0" locked="0" layoutInCell="1" allowOverlap="1" wp14:anchorId="329296E4" wp14:editId="3CB389A3">
                <wp:simplePos x="0" y="0"/>
                <wp:positionH relativeFrom="column">
                  <wp:posOffset>4305300</wp:posOffset>
                </wp:positionH>
                <wp:positionV relativeFrom="paragraph">
                  <wp:posOffset>1697355</wp:posOffset>
                </wp:positionV>
                <wp:extent cx="434340" cy="45720"/>
                <wp:effectExtent l="38100" t="76200" r="22860" b="68580"/>
                <wp:wrapNone/>
                <wp:docPr id="10" name="Straight Arrow Connector 10"/>
                <wp:cNvGraphicFramePr/>
                <a:graphic xmlns:a="http://schemas.openxmlformats.org/drawingml/2006/main">
                  <a:graphicData uri="http://schemas.microsoft.com/office/word/2010/wordprocessingShape">
                    <wps:wsp>
                      <wps:cNvCnPr/>
                      <wps:spPr>
                        <a:xfrm flipH="1" flipV="1">
                          <a:off x="0" y="0"/>
                          <a:ext cx="434340" cy="4572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0348FB" id="Straight Arrow Connector 10" o:spid="_x0000_s1026" type="#_x0000_t32" style="position:absolute;margin-left:339pt;margin-top:133.65pt;width:34.2pt;height:3.6pt;flip:x y;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714048" behindDoc="0" locked="0" layoutInCell="1" allowOverlap="1" wp14:anchorId="4EB3FFC4" wp14:editId="6A67DBF7">
                <wp:simplePos x="0" y="0"/>
                <wp:positionH relativeFrom="column">
                  <wp:posOffset>4663440</wp:posOffset>
                </wp:positionH>
                <wp:positionV relativeFrom="paragraph">
                  <wp:posOffset>1557655</wp:posOffset>
                </wp:positionV>
                <wp:extent cx="1508760" cy="50482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760" cy="504825"/>
                        </a:xfrm>
                        <a:prstGeom prst="rect">
                          <a:avLst/>
                        </a:prstGeom>
                        <a:noFill/>
                        <a:ln w="9525">
                          <a:noFill/>
                          <a:miter lim="800000"/>
                          <a:headEnd/>
                          <a:tailEnd/>
                        </a:ln>
                      </wps:spPr>
                      <wps:txbx>
                        <w:txbxContent>
                          <w:p w14:paraId="30990467" w14:textId="77777777" w:rsidR="0029742D" w:rsidRDefault="0029742D" w:rsidP="00F44039">
                            <w:r>
                              <w:t xml:space="preserve">Indicates expected time needed for exercise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B3FFC4" id="_x0000_s1034" type="#_x0000_t202" style="position:absolute;left:0;text-align:left;margin-left:367.2pt;margin-top:122.65pt;width:118.8pt;height:39.7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" filled="f" stroked="f">
                <v:textbox>
                  <w:txbxContent>
                    <w:p w14:paraId="30990467" w14:textId="77777777" w:rsidR="0029742D" w:rsidRDefault="0029742D" w:rsidP="00F44039">
                      <w:r>
                        <w:t xml:space="preserve">Indicates expected time needed for exercise </w:t>
                      </w:r>
                    </w:p>
                  </w:txbxContent>
                </v:textbox>
              </v:shape>
            </w:pict>
          </mc:Fallback>
        </mc:AlternateContent>
      </w:r>
      <w:r w:rsidRPr="00F2257A">
        <w:rPr>
          <w:noProof/>
          <w:lang w:eastAsia="en-GB"/>
        </w:rPr>
        <mc:AlternateContent>
          <mc:Choice Requires="wps">
            <w:drawing>
              <wp:anchor distT="0" distB="0" distL="114300" distR="114300" simplePos="0" relativeHeight="251716096" behindDoc="0" locked="0" layoutInCell="1" allowOverlap="1" wp14:anchorId="2D6E83CC" wp14:editId="03C306A0">
                <wp:simplePos x="0" y="0"/>
                <wp:positionH relativeFrom="column">
                  <wp:posOffset>1089660</wp:posOffset>
                </wp:positionH>
                <wp:positionV relativeFrom="paragraph">
                  <wp:posOffset>493395</wp:posOffset>
                </wp:positionV>
                <wp:extent cx="3520440" cy="664845"/>
                <wp:effectExtent l="38100" t="0" r="22860" b="97155"/>
                <wp:wrapNone/>
                <wp:docPr id="8" name="Straight Arrow Connector 8"/>
                <wp:cNvGraphicFramePr/>
                <a:graphic xmlns:a="http://schemas.openxmlformats.org/drawingml/2006/main">
                  <a:graphicData uri="http://schemas.microsoft.com/office/word/2010/wordprocessingShape">
                    <wps:wsp>
                      <wps:cNvCnPr/>
                      <wps:spPr>
                        <a:xfrm flipH="1">
                          <a:off x="0" y="0"/>
                          <a:ext cx="3520440" cy="66484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3F8FA3" id="Straight Arrow Connector 8" o:spid="_x0000_s1026" type="#_x0000_t32" style="position:absolute;margin-left:85.8pt;margin-top:38.85pt;width:277.2pt;height:52.35pt;flip:x;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" strokecolor="#bc4542 [3045]">
                <v:stroke endarrow="open"/>
              </v:shape>
            </w:pict>
          </mc:Fallback>
        </mc:AlternateContent>
      </w:r>
      <w:r w:rsidRPr="0089443A">
        <w:rPr>
          <w:noProof/>
          <w:lang w:eastAsia="en-GB"/>
        </w:rPr>
        <mc:AlternateContent>
          <mc:Choice Requires="wps">
            <w:drawing>
              <wp:anchor distT="0" distB="0" distL="114300" distR="114300" simplePos="0" relativeHeight="251718144" behindDoc="0" locked="0" layoutInCell="1" allowOverlap="1" wp14:anchorId="6BE1CF9C" wp14:editId="50E6894F">
                <wp:simplePos x="0" y="0"/>
                <wp:positionH relativeFrom="column">
                  <wp:posOffset>4609465</wp:posOffset>
                </wp:positionH>
                <wp:positionV relativeFrom="paragraph">
                  <wp:posOffset>262255</wp:posOffset>
                </wp:positionV>
                <wp:extent cx="1546860" cy="1478280"/>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6860" cy="1478280"/>
                        </a:xfrm>
                        <a:prstGeom prst="rect">
                          <a:avLst/>
                        </a:prstGeom>
                        <a:noFill/>
                        <a:ln w="9525">
                          <a:noFill/>
                          <a:miter lim="800000"/>
                          <a:headEnd/>
                          <a:tailEnd/>
                        </a:ln>
                      </wps:spPr>
                      <wps:txbx>
                        <w:txbxContent>
                          <w:p w14:paraId="440ED5DB" w14:textId="77777777" w:rsidR="0029742D" w:rsidRPr="002F67EA" w:rsidRDefault="0029742D" w:rsidP="00F44039">
                            <w:r>
                              <w:t>Press exercise button to view</w:t>
                            </w:r>
                            <w:r w:rsidRPr="002F67EA">
                              <w:t xml:space="preserve"> a run</w:t>
                            </w:r>
                            <w:r>
                              <w:t>-</w:t>
                            </w:r>
                            <w:r w:rsidRPr="002F67EA">
                              <w:t>th</w:t>
                            </w:r>
                            <w:r>
                              <w:t>r</w:t>
                            </w:r>
                            <w:r w:rsidRPr="002F67EA">
                              <w:t>ough of the exercise to see if suitable</w:t>
                            </w:r>
                            <w:r>
                              <w:t xml:space="preserve"> (see </w:t>
                            </w:r>
                            <w:r>
                              <w:fldChar w:fldCharType="begin"/>
                            </w:r>
                            <w:r>
                              <w:instrText xml:space="preserve"> REF _Ref1145377 \r \h </w:instrText>
                            </w:r>
                            <w:r>
                              <w:fldChar w:fldCharType="separate"/>
                            </w:r>
                            <w:r>
                              <w:t>5.5.2</w:t>
                            </w:r>
                            <w:r>
                              <w:fldChar w:fldCharType="end"/>
                            </w:r>
                            <w:r>
                              <w:t xml:space="preserve"> Exercise Run-Through)</w:t>
                            </w:r>
                            <w:r w:rsidRPr="002F67EA">
                              <w:t>.</w:t>
                            </w:r>
                          </w:p>
                          <w:p w14:paraId="082F006A" w14:textId="77777777" w:rsidR="0029742D" w:rsidRDefault="0029742D" w:rsidP="00F440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1CF9C" id="_x0000_s1035" type="#_x0000_t202" style="position:absolute;left:0;text-align:left;margin-left:362.95pt;margin-top:20.65pt;width:121.8pt;height:116.4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" filled="f" stroked="f">
                <v:textbox>
                  <w:txbxContent>
                    <w:p w14:paraId="440ED5DB" w14:textId="77777777" w:rsidR="0029742D" w:rsidRPr="002F67EA" w:rsidRDefault="0029742D" w:rsidP="00F44039">
                      <w:r>
                        <w:t>Press exercise button to view</w:t>
                      </w:r>
                      <w:r w:rsidRPr="002F67EA">
                        <w:t xml:space="preserve"> a run</w:t>
                      </w:r>
                      <w:r>
                        <w:t>-</w:t>
                      </w:r>
                      <w:r w:rsidRPr="002F67EA">
                        <w:t>th</w:t>
                      </w:r>
                      <w:r>
                        <w:t>r</w:t>
                      </w:r>
                      <w:r w:rsidRPr="002F67EA">
                        <w:t>ough of the exercise to see if suitable</w:t>
                      </w:r>
                      <w:r>
                        <w:t xml:space="preserve"> (see </w:t>
                      </w:r>
                      <w:r>
                        <w:fldChar w:fldCharType="begin"/>
                      </w:r>
                      <w:r>
                        <w:instrText xml:space="preserve"> REF _Ref1145377 \r \h </w:instrText>
                      </w:r>
                      <w:r>
                        <w:fldChar w:fldCharType="separate"/>
                      </w:r>
                      <w:r>
                        <w:t>5.5.2</w:t>
                      </w:r>
                      <w:r>
                        <w:fldChar w:fldCharType="end"/>
                      </w:r>
                      <w:r>
                        <w:t xml:space="preserve"> Exercise Run-Through)</w:t>
                      </w:r>
                      <w:r w:rsidRPr="002F67EA">
                        <w:t>.</w:t>
                      </w:r>
                    </w:p>
                    <w:p w14:paraId="082F006A" w14:textId="77777777" w:rsidR="0029742D" w:rsidRDefault="0029742D" w:rsidP="00F44039"/>
                  </w:txbxContent>
                </v:textbox>
              </v:shape>
            </w:pict>
          </mc:Fallback>
        </mc:AlternateContent>
      </w:r>
      <w:r w:rsidR="00CF48AA" w:rsidRPr="00577FBF">
        <w:rPr>
          <w:noProof/>
          <w:lang w:eastAsia="en-GB"/>
        </w:rPr>
        <w:drawing>
          <wp:inline distT="0" distB="0" distL="0" distR="0" wp14:anchorId="372E7C6F" wp14:editId="0D6874E9">
            <wp:extent cx="3960000" cy="2520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960000" cy="2520000"/>
                    </a:xfrm>
                    <a:prstGeom prst="rect">
                      <a:avLst/>
                    </a:prstGeom>
                  </pic:spPr>
                </pic:pic>
              </a:graphicData>
            </a:graphic>
          </wp:inline>
        </w:drawing>
      </w:r>
      <w:r w:rsidR="00F44039" w:rsidRPr="00F44039">
        <w:rPr>
          <w:noProof/>
          <w:lang w:eastAsia="en-GB"/>
        </w:rPr>
        <w:t xml:space="preserve"> </w:t>
      </w:r>
    </w:p>
    <w:p w14:paraId="4093C4FD" w14:textId="77777777" w:rsidR="00F44039" w:rsidRDefault="00F44039" w:rsidP="00F44039">
      <w:pPr>
        <w:pStyle w:val="Caption"/>
        <w:ind w:left="720"/>
      </w:pPr>
      <w:r>
        <w:t xml:space="preserve">Figure </w:t>
      </w:r>
      <w:r w:rsidR="000A1E8F">
        <w:fldChar w:fldCharType="begin"/>
      </w:r>
      <w:r w:rsidR="000A1E8F">
        <w:instrText xml:space="preserve"> SEQ Figure \* ARABIC </w:instrText>
      </w:r>
      <w:r w:rsidR="000A1E8F">
        <w:fldChar w:fldCharType="separate"/>
      </w:r>
      <w:r w:rsidR="00911080">
        <w:rPr>
          <w:noProof/>
        </w:rPr>
        <w:t>11</w:t>
      </w:r>
      <w:r w:rsidR="000A1E8F">
        <w:rPr>
          <w:noProof/>
        </w:rPr>
        <w:fldChar w:fldCharType="end"/>
      </w:r>
      <w:r>
        <w:t xml:space="preserve"> – The main Exercise screen shows exercises which are available in the system for the user to participate in. It provides a time-to-complete guidance under each exercise. The ‘Back’ button takes the user to the previous screen (</w:t>
      </w:r>
      <w:r>
        <w:fldChar w:fldCharType="begin"/>
      </w:r>
      <w:r>
        <w:instrText xml:space="preserve"> REF _Ref1145344 \r \h </w:instrText>
      </w:r>
      <w:r>
        <w:fldChar w:fldCharType="separate"/>
      </w:r>
      <w:r>
        <w:t>5.2</w:t>
      </w:r>
      <w:r>
        <w:fldChar w:fldCharType="end"/>
      </w:r>
      <w:r>
        <w:t xml:space="preserve"> Home Page).</w:t>
      </w:r>
    </w:p>
    <w:p w14:paraId="7FF9005D" w14:textId="77777777" w:rsidR="00B11D30" w:rsidRPr="00B11D30" w:rsidRDefault="00B11D30" w:rsidP="00B11D30">
      <w:pPr>
        <w:pStyle w:val="Heading3"/>
        <w:spacing w:before="120" w:after="120" w:line="360" w:lineRule="auto"/>
        <w:ind w:left="992"/>
      </w:pPr>
      <w:bookmarkStart w:id="131" w:name="_Ref1663226"/>
      <w:bookmarkStart w:id="132" w:name="_Ref1664224"/>
      <w:bookmarkStart w:id="133" w:name="_Toc1738474"/>
      <w:r>
        <w:lastRenderedPageBreak/>
        <w:t>Add Exercises</w:t>
      </w:r>
      <w:bookmarkEnd w:id="131"/>
      <w:r w:rsidR="004842A5">
        <w:t xml:space="preserve"> Screen</w:t>
      </w:r>
      <w:bookmarkEnd w:id="132"/>
      <w:bookmarkEnd w:id="133"/>
    </w:p>
    <w:p w14:paraId="0E8FE38D" w14:textId="77777777" w:rsidR="00F44039" w:rsidRDefault="00F44039" w:rsidP="00F44039">
      <w:pPr>
        <w:ind w:left="720"/>
      </w:pPr>
      <w:r w:rsidRPr="00F2257A">
        <w:rPr>
          <w:noProof/>
          <w:lang w:eastAsia="en-GB"/>
        </w:rPr>
        <mc:AlternateContent>
          <mc:Choice Requires="wps">
            <w:drawing>
              <wp:anchor distT="0" distB="0" distL="114300" distR="114300" simplePos="0" relativeHeight="251721216" behindDoc="0" locked="0" layoutInCell="1" allowOverlap="1" wp14:anchorId="7B59C62A" wp14:editId="3E1429F3">
                <wp:simplePos x="0" y="0"/>
                <wp:positionH relativeFrom="column">
                  <wp:posOffset>4663440</wp:posOffset>
                </wp:positionH>
                <wp:positionV relativeFrom="paragraph">
                  <wp:posOffset>1220470</wp:posOffset>
                </wp:positionV>
                <wp:extent cx="1424940" cy="69532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695325"/>
                        </a:xfrm>
                        <a:prstGeom prst="rect">
                          <a:avLst/>
                        </a:prstGeom>
                        <a:noFill/>
                        <a:ln w="9525">
                          <a:noFill/>
                          <a:miter lim="800000"/>
                          <a:headEnd/>
                          <a:tailEnd/>
                        </a:ln>
                      </wps:spPr>
                      <wps:txbx>
                        <w:txbxContent>
                          <w:p w14:paraId="51046874" w14:textId="77777777" w:rsidR="0029742D" w:rsidRDefault="0029742D" w:rsidP="00F44039">
                            <w:r>
                              <w:t>Press to add/ remove exercisers to the personalised list (see)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59C62A" id="_x0000_s1036" type="#_x0000_t202" style="position:absolute;left:0;text-align:left;margin-left:367.2pt;margin-top:96.1pt;width:112.2pt;height:54.7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" filled="f" stroked="f">
                <v:textbox>
                  <w:txbxContent>
                    <w:p w14:paraId="51046874" w14:textId="77777777" w:rsidR="0029742D" w:rsidRDefault="0029742D" w:rsidP="00F44039">
                      <w:r>
                        <w:t>Press to add/ remove exercisers to the personalised list (see)</w:t>
                      </w:r>
                    </w:p>
                  </w:txbxContent>
                </v:textbox>
              </v:shape>
            </w:pict>
          </mc:Fallback>
        </mc:AlternateContent>
      </w:r>
      <w:r w:rsidRPr="00155438">
        <w:rPr>
          <w:noProof/>
          <w:lang w:eastAsia="en-GB"/>
        </w:rPr>
        <w:drawing>
          <wp:inline distT="0" distB="0" distL="0" distR="0" wp14:anchorId="269A3050" wp14:editId="043C2929">
            <wp:extent cx="3960000" cy="25200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960000" cy="2520000"/>
                    </a:xfrm>
                    <a:prstGeom prst="rect">
                      <a:avLst/>
                    </a:prstGeom>
                  </pic:spPr>
                </pic:pic>
              </a:graphicData>
            </a:graphic>
          </wp:inline>
        </w:drawing>
      </w:r>
    </w:p>
    <w:p w14:paraId="41196420" w14:textId="77777777" w:rsidR="00F44039" w:rsidRDefault="00851F2F" w:rsidP="00F44039">
      <w:pPr>
        <w:pStyle w:val="Caption"/>
        <w:ind w:left="720"/>
      </w:pPr>
      <w:r>
        <w:rPr>
          <w:noProof/>
          <w:lang w:eastAsia="en-GB"/>
        </w:rPr>
        <mc:AlternateContent>
          <mc:Choice Requires="wps">
            <w:drawing>
              <wp:anchor distT="0" distB="0" distL="114300" distR="114300" simplePos="0" relativeHeight="251723264" behindDoc="0" locked="0" layoutInCell="1" allowOverlap="1" wp14:anchorId="1303B0EF" wp14:editId="0FA78CA8">
                <wp:simplePos x="0" y="0"/>
                <wp:positionH relativeFrom="column">
                  <wp:posOffset>4549140</wp:posOffset>
                </wp:positionH>
                <wp:positionV relativeFrom="paragraph">
                  <wp:posOffset>374015</wp:posOffset>
                </wp:positionV>
                <wp:extent cx="1129665" cy="301752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665" cy="3017520"/>
                        </a:xfrm>
                        <a:prstGeom prst="rect">
                          <a:avLst/>
                        </a:prstGeom>
                        <a:noFill/>
                        <a:ln w="9525">
                          <a:noFill/>
                          <a:miter lim="800000"/>
                          <a:headEnd/>
                          <a:tailEnd/>
                        </a:ln>
                      </wps:spPr>
                      <wps:txbx>
                        <w:txbxContent>
                          <w:p w14:paraId="67F3DCEE" w14:textId="77777777" w:rsidR="0029742D" w:rsidRDefault="0029742D" w:rsidP="00851F2F">
                            <w:r>
                              <w:t>Countdown timer showing how long a position must be held.</w:t>
                            </w:r>
                          </w:p>
                          <w:p w14:paraId="116F8668" w14:textId="77777777" w:rsidR="0029742D" w:rsidRDefault="0029742D" w:rsidP="00851F2F">
                            <w:r>
                              <w:t xml:space="preserve">Overlay of user showing how closely they are matching the correct positions Exercise can be paused at any time  </w:t>
                            </w:r>
                          </w:p>
                          <w:p w14:paraId="7E84057D" w14:textId="77777777" w:rsidR="0029742D" w:rsidRDefault="0029742D" w:rsidP="00851F2F"/>
                          <w:p w14:paraId="29D39814" w14:textId="77777777" w:rsidR="0029742D" w:rsidRDefault="0029742D" w:rsidP="00851F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03B0EF" id="_x0000_s1037" type="#_x0000_t202" style="position:absolute;left:0;text-align:left;margin-left:358.2pt;margin-top:29.45pt;width:88.95pt;height:237.6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" filled="f" stroked="f">
                <v:textbox>
                  <w:txbxContent>
                    <w:p w14:paraId="67F3DCEE" w14:textId="77777777" w:rsidR="0029742D" w:rsidRDefault="0029742D" w:rsidP="00851F2F">
                      <w:r>
                        <w:t>Countdown timer showing how long a position must be held.</w:t>
                      </w:r>
                    </w:p>
                    <w:p w14:paraId="116F8668" w14:textId="77777777" w:rsidR="0029742D" w:rsidRDefault="0029742D" w:rsidP="00851F2F">
                      <w:r>
                        <w:t xml:space="preserve">Overlay of user showing how closely they are matching the correct positions Exercise can be paused at any time  </w:t>
                      </w:r>
                    </w:p>
                    <w:p w14:paraId="7E84057D" w14:textId="77777777" w:rsidR="0029742D" w:rsidRDefault="0029742D" w:rsidP="00851F2F"/>
                    <w:p w14:paraId="29D39814" w14:textId="77777777" w:rsidR="0029742D" w:rsidRDefault="0029742D" w:rsidP="00851F2F"/>
                  </w:txbxContent>
                </v:textbox>
              </v:shape>
            </w:pict>
          </mc:Fallback>
        </mc:AlternateContent>
      </w:r>
      <w:r w:rsidRPr="0089443A">
        <w:rPr>
          <w:noProof/>
          <w:lang w:eastAsia="en-GB"/>
        </w:rPr>
        <mc:AlternateContent>
          <mc:Choice Requires="wps">
            <w:drawing>
              <wp:anchor distT="0" distB="0" distL="114300" distR="114300" simplePos="0" relativeHeight="251727360" behindDoc="0" locked="0" layoutInCell="1" allowOverlap="1" wp14:anchorId="29CBB59E" wp14:editId="070324CD">
                <wp:simplePos x="0" y="0"/>
                <wp:positionH relativeFrom="column">
                  <wp:posOffset>2764155</wp:posOffset>
                </wp:positionH>
                <wp:positionV relativeFrom="paragraph">
                  <wp:posOffset>1644650</wp:posOffset>
                </wp:positionV>
                <wp:extent cx="1889125" cy="182880"/>
                <wp:effectExtent l="38100" t="0" r="15875" b="102870"/>
                <wp:wrapNone/>
                <wp:docPr id="30" name="Straight Arrow Connector 30"/>
                <wp:cNvGraphicFramePr/>
                <a:graphic xmlns:a="http://schemas.openxmlformats.org/drawingml/2006/main">
                  <a:graphicData uri="http://schemas.microsoft.com/office/word/2010/wordprocessingShape">
                    <wps:wsp>
                      <wps:cNvCnPr/>
                      <wps:spPr>
                        <a:xfrm flipH="1">
                          <a:off x="0" y="0"/>
                          <a:ext cx="1889125" cy="18288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84114C" id="Straight Arrow Connector 30" o:spid="_x0000_s1026" type="#_x0000_t32" style="position:absolute;margin-left:217.65pt;margin-top:129.5pt;width:148.75pt;height:14.4pt;flip:x;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" strokecolor="#bc4542 [3045]">
                <v:stroke endarrow="open"/>
              </v:shape>
            </w:pict>
          </mc:Fallback>
        </mc:AlternateContent>
      </w:r>
      <w:r w:rsidR="00F44039">
        <w:t xml:space="preserve">Figure </w:t>
      </w:r>
      <w:r w:rsidR="000A1E8F">
        <w:fldChar w:fldCharType="begin"/>
      </w:r>
      <w:r w:rsidR="000A1E8F">
        <w:instrText xml:space="preserve"> SEQ Figure \* ARABIC </w:instrText>
      </w:r>
      <w:r w:rsidR="000A1E8F">
        <w:fldChar w:fldCharType="separate"/>
      </w:r>
      <w:r w:rsidR="00911080">
        <w:rPr>
          <w:noProof/>
        </w:rPr>
        <w:t>12</w:t>
      </w:r>
      <w:r w:rsidR="000A1E8F">
        <w:rPr>
          <w:noProof/>
        </w:rPr>
        <w:fldChar w:fldCharType="end"/>
      </w:r>
      <w:r w:rsidR="00F44039">
        <w:t xml:space="preserve"> - This is the screen through which to add new exercises. A description is given along with a time-to-complete guide. Baylor Scott &amp; White Health (2012) have highlighted that an appropriate medical assessment should be made so that a user knows the exercise is one that they can do.</w:t>
      </w:r>
    </w:p>
    <w:p w14:paraId="0622F98B" w14:textId="77777777" w:rsidR="00851F2F" w:rsidRPr="00851F2F" w:rsidRDefault="00851F2F" w:rsidP="00851F2F">
      <w:pPr>
        <w:pStyle w:val="Heading3"/>
        <w:spacing w:before="120" w:after="120" w:line="360" w:lineRule="auto"/>
        <w:ind w:left="992"/>
      </w:pPr>
      <w:bookmarkStart w:id="134" w:name="_Ref1704127"/>
      <w:bookmarkStart w:id="135" w:name="_Toc1738475"/>
      <w:r w:rsidRPr="0089443A">
        <w:rPr>
          <w:noProof/>
          <w:lang w:eastAsia="en-GB"/>
        </w:rPr>
        <mc:AlternateContent>
          <mc:Choice Requires="wps">
            <w:drawing>
              <wp:anchor distT="0" distB="0" distL="114300" distR="114300" simplePos="0" relativeHeight="251726336" behindDoc="0" locked="0" layoutInCell="1" allowOverlap="1" wp14:anchorId="1EA77B01" wp14:editId="1A26A77D">
                <wp:simplePos x="0" y="0"/>
                <wp:positionH relativeFrom="column">
                  <wp:posOffset>1363980</wp:posOffset>
                </wp:positionH>
                <wp:positionV relativeFrom="paragraph">
                  <wp:posOffset>72390</wp:posOffset>
                </wp:positionV>
                <wp:extent cx="3185160" cy="800100"/>
                <wp:effectExtent l="38100" t="0" r="15240" b="95250"/>
                <wp:wrapNone/>
                <wp:docPr id="29" name="Straight Arrow Connector 29"/>
                <wp:cNvGraphicFramePr/>
                <a:graphic xmlns:a="http://schemas.openxmlformats.org/drawingml/2006/main">
                  <a:graphicData uri="http://schemas.microsoft.com/office/word/2010/wordprocessingShape">
                    <wps:wsp>
                      <wps:cNvCnPr/>
                      <wps:spPr>
                        <a:xfrm flipH="1">
                          <a:off x="0" y="0"/>
                          <a:ext cx="3185160" cy="8001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DE2F35" id="Straight Arrow Connector 29" o:spid="_x0000_s1026" type="#_x0000_t32" style="position:absolute;margin-left:107.4pt;margin-top:5.7pt;width:250.8pt;height:63pt;flip:x;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" strokecolor="#bc4542 [3045]">
                <v:stroke endarrow="open"/>
              </v:shape>
            </w:pict>
          </mc:Fallback>
        </mc:AlternateContent>
      </w:r>
      <w:r>
        <w:t>Exercise Run-Through</w:t>
      </w:r>
      <w:bookmarkEnd w:id="134"/>
      <w:bookmarkEnd w:id="135"/>
    </w:p>
    <w:p w14:paraId="06CBFBC7" w14:textId="77777777" w:rsidR="00B11D30" w:rsidRDefault="00851F2F" w:rsidP="00B11D30">
      <w:pPr>
        <w:ind w:left="720"/>
      </w:pPr>
      <w:r w:rsidRPr="0089443A">
        <w:rPr>
          <w:noProof/>
          <w:lang w:eastAsia="en-GB"/>
        </w:rPr>
        <mc:AlternateContent>
          <mc:Choice Requires="wps">
            <w:drawing>
              <wp:anchor distT="0" distB="0" distL="114300" distR="114300" simplePos="0" relativeHeight="251728384" behindDoc="0" locked="0" layoutInCell="1" allowOverlap="1" wp14:anchorId="57F41CE2" wp14:editId="4B04E5F7">
                <wp:simplePos x="0" y="0"/>
                <wp:positionH relativeFrom="column">
                  <wp:posOffset>4351020</wp:posOffset>
                </wp:positionH>
                <wp:positionV relativeFrom="paragraph">
                  <wp:posOffset>2044065</wp:posOffset>
                </wp:positionV>
                <wp:extent cx="373380" cy="281940"/>
                <wp:effectExtent l="38100" t="0" r="26670" b="60960"/>
                <wp:wrapNone/>
                <wp:docPr id="31" name="Straight Arrow Connector 31"/>
                <wp:cNvGraphicFramePr/>
                <a:graphic xmlns:a="http://schemas.openxmlformats.org/drawingml/2006/main">
                  <a:graphicData uri="http://schemas.microsoft.com/office/word/2010/wordprocessingShape">
                    <wps:wsp>
                      <wps:cNvCnPr/>
                      <wps:spPr>
                        <a:xfrm flipH="1">
                          <a:off x="0" y="0"/>
                          <a:ext cx="373380" cy="28194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F62706" id="Straight Arrow Connector 31" o:spid="_x0000_s1026" type="#_x0000_t32" style="position:absolute;margin-left:342.6pt;margin-top:160.95pt;width:29.4pt;height:22.2pt;flip:x;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" strokecolor="#bc4542 [3045]">
                <v:stroke endarrow="open"/>
              </v:shape>
            </w:pict>
          </mc:Fallback>
        </mc:AlternateContent>
      </w:r>
      <w:r w:rsidR="00B11D30" w:rsidRPr="00155438">
        <w:rPr>
          <w:noProof/>
          <w:lang w:eastAsia="en-GB"/>
        </w:rPr>
        <w:drawing>
          <wp:inline distT="0" distB="0" distL="0" distR="0" wp14:anchorId="15F702BC" wp14:editId="40309D25">
            <wp:extent cx="3960000" cy="25200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960000" cy="2520000"/>
                    </a:xfrm>
                    <a:prstGeom prst="rect">
                      <a:avLst/>
                    </a:prstGeom>
                  </pic:spPr>
                </pic:pic>
              </a:graphicData>
            </a:graphic>
          </wp:inline>
        </w:drawing>
      </w:r>
      <w:r w:rsidRPr="00851F2F">
        <w:rPr>
          <w:noProof/>
          <w:lang w:eastAsia="en-GB"/>
        </w:rPr>
        <w:t xml:space="preserve"> </w:t>
      </w:r>
    </w:p>
    <w:p w14:paraId="5A86B032" w14:textId="77777777" w:rsidR="00B11D30" w:rsidRDefault="00B11D30" w:rsidP="00B11D30">
      <w:pPr>
        <w:pStyle w:val="Caption"/>
        <w:ind w:left="720"/>
      </w:pPr>
      <w:r>
        <w:t xml:space="preserve">Figure </w:t>
      </w:r>
      <w:r w:rsidR="000A1E8F">
        <w:fldChar w:fldCharType="begin"/>
      </w:r>
      <w:r w:rsidR="000A1E8F">
        <w:instrText xml:space="preserve"> SEQ Figure \* ARABIC </w:instrText>
      </w:r>
      <w:r w:rsidR="000A1E8F">
        <w:fldChar w:fldCharType="separate"/>
      </w:r>
      <w:r w:rsidR="00911080">
        <w:rPr>
          <w:noProof/>
        </w:rPr>
        <w:t>13</w:t>
      </w:r>
      <w:r w:rsidR="000A1E8F">
        <w:rPr>
          <w:noProof/>
        </w:rPr>
        <w:fldChar w:fldCharType="end"/>
      </w:r>
      <w:r>
        <w:t xml:space="preserve"> - This is an example of a specific Exercise screen. In the example, a movement in the Tai Chi exercise sequence is demonstrated by an image with an overlay of sensor points on the body to help the user identify where their arms and legs should be while performing this movement. The image and sensor points as an overlay were used as a mechanism to show rather than explain with words.</w:t>
      </w:r>
    </w:p>
    <w:p w14:paraId="7C226320" w14:textId="77777777" w:rsidR="00851F2F" w:rsidRPr="00851F2F" w:rsidRDefault="00851F2F" w:rsidP="00851F2F">
      <w:pPr>
        <w:pStyle w:val="Heading3"/>
        <w:spacing w:before="120" w:after="120" w:line="360" w:lineRule="auto"/>
        <w:ind w:left="992"/>
      </w:pPr>
      <w:bookmarkStart w:id="136" w:name="_Ref1704232"/>
      <w:bookmarkStart w:id="137" w:name="_Toc1738476"/>
      <w:r>
        <w:lastRenderedPageBreak/>
        <w:t>Smart Robot (</w:t>
      </w:r>
      <w:proofErr w:type="spellStart"/>
      <w:r>
        <w:t>Cozmo</w:t>
      </w:r>
      <w:proofErr w:type="spellEnd"/>
      <w:r>
        <w:t>)</w:t>
      </w:r>
      <w:bookmarkEnd w:id="136"/>
      <w:bookmarkEnd w:id="137"/>
    </w:p>
    <w:p w14:paraId="4E41B138" w14:textId="77777777" w:rsidR="00851F2F" w:rsidRDefault="00851F2F" w:rsidP="00851F2F">
      <w:pPr>
        <w:ind w:left="720"/>
      </w:pPr>
      <w:r w:rsidRPr="00C14FA3">
        <w:rPr>
          <w:noProof/>
          <w:lang w:eastAsia="en-GB"/>
        </w:rPr>
        <w:drawing>
          <wp:inline distT="0" distB="0" distL="0" distR="0" wp14:anchorId="24096CC9" wp14:editId="189F146B">
            <wp:extent cx="3960000" cy="25200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0000" cy="2520000"/>
                    </a:xfrm>
                    <a:prstGeom prst="rect">
                      <a:avLst/>
                    </a:prstGeom>
                  </pic:spPr>
                </pic:pic>
              </a:graphicData>
            </a:graphic>
          </wp:inline>
        </w:drawing>
      </w:r>
    </w:p>
    <w:p w14:paraId="49388F14" w14:textId="77777777" w:rsidR="00851F2F" w:rsidRDefault="00851F2F" w:rsidP="00851F2F">
      <w:pPr>
        <w:pStyle w:val="Caption"/>
        <w:ind w:left="720"/>
      </w:pPr>
      <w:r>
        <w:t xml:space="preserve">Figure </w:t>
      </w:r>
      <w:r w:rsidR="000A1E8F">
        <w:fldChar w:fldCharType="begin"/>
      </w:r>
      <w:r w:rsidR="000A1E8F">
        <w:instrText xml:space="preserve"> SEQ Figure \* ARABIC </w:instrText>
      </w:r>
      <w:r w:rsidR="000A1E8F">
        <w:fldChar w:fldCharType="separate"/>
      </w:r>
      <w:r w:rsidR="00911080">
        <w:rPr>
          <w:noProof/>
        </w:rPr>
        <w:t>14</w:t>
      </w:r>
      <w:r w:rsidR="000A1E8F">
        <w:rPr>
          <w:noProof/>
        </w:rPr>
        <w:fldChar w:fldCharType="end"/>
      </w:r>
      <w:r>
        <w:t xml:space="preserve"> - This is the Smart Robot screen. On this screen the user selects an item for the robot (</w:t>
      </w:r>
      <w:proofErr w:type="spellStart"/>
      <w:r>
        <w:t>Cozmo</w:t>
      </w:r>
      <w:proofErr w:type="spellEnd"/>
      <w:r>
        <w:t xml:space="preserve">) to retrieve and it is through this screen that both </w:t>
      </w:r>
      <w:proofErr w:type="spellStart"/>
      <w:r>
        <w:t>Cozmo</w:t>
      </w:r>
      <w:proofErr w:type="spellEnd"/>
      <w:r>
        <w:t xml:space="preserve"> and the user interact to confirm the item to be retrieved and to confirm that the right item has been retrieved.</w:t>
      </w:r>
    </w:p>
    <w:p w14:paraId="19D5D506" w14:textId="77777777" w:rsidR="00851F2F" w:rsidRPr="00851F2F" w:rsidRDefault="00851F2F" w:rsidP="00851F2F">
      <w:pPr>
        <w:pStyle w:val="Heading3"/>
        <w:spacing w:before="120" w:after="120" w:line="360" w:lineRule="auto"/>
        <w:ind w:left="992"/>
      </w:pPr>
      <w:bookmarkStart w:id="138" w:name="_Ref1704268"/>
      <w:bookmarkStart w:id="139" w:name="_Toc1738477"/>
      <w:r>
        <w:t>Settings Screen</w:t>
      </w:r>
      <w:bookmarkEnd w:id="138"/>
      <w:bookmarkEnd w:id="139"/>
    </w:p>
    <w:p w14:paraId="3B5A0A17" w14:textId="77777777" w:rsidR="00851F2F" w:rsidRDefault="00851F2F" w:rsidP="00851F2F">
      <w:pPr>
        <w:ind w:left="720"/>
      </w:pPr>
      <w:r w:rsidRPr="002678D5">
        <w:rPr>
          <w:noProof/>
          <w:lang w:eastAsia="en-GB"/>
        </w:rPr>
        <w:drawing>
          <wp:inline distT="0" distB="0" distL="0" distR="0" wp14:anchorId="29DF0598" wp14:editId="6BE65EF3">
            <wp:extent cx="3960000" cy="25200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960000" cy="2520000"/>
                    </a:xfrm>
                    <a:prstGeom prst="rect">
                      <a:avLst/>
                    </a:prstGeom>
                  </pic:spPr>
                </pic:pic>
              </a:graphicData>
            </a:graphic>
          </wp:inline>
        </w:drawing>
      </w:r>
    </w:p>
    <w:p w14:paraId="0841F611" w14:textId="77777777" w:rsidR="00851F2F" w:rsidRPr="00F2257A" w:rsidRDefault="00851F2F" w:rsidP="00851F2F">
      <w:pPr>
        <w:pStyle w:val="Caption"/>
        <w:ind w:left="720"/>
      </w:pPr>
      <w:r>
        <w:t xml:space="preserve">Figure </w:t>
      </w:r>
      <w:r w:rsidR="000A1E8F">
        <w:fldChar w:fldCharType="begin"/>
      </w:r>
      <w:r w:rsidR="000A1E8F">
        <w:instrText xml:space="preserve"> SEQ Figure \* ARABIC </w:instrText>
      </w:r>
      <w:r w:rsidR="000A1E8F">
        <w:fldChar w:fldCharType="separate"/>
      </w:r>
      <w:r w:rsidR="00911080">
        <w:rPr>
          <w:noProof/>
        </w:rPr>
        <w:t>15</w:t>
      </w:r>
      <w:r w:rsidR="000A1E8F">
        <w:rPr>
          <w:noProof/>
        </w:rPr>
        <w:fldChar w:fldCharType="end"/>
      </w:r>
      <w:r>
        <w:t xml:space="preserve"> - This is the Settings screen through which the user may change the colour palette of the screens and buttons displayed in the Interactive Screen. By pressing the 'Reset' bottom at the lower right, the colours are returned to their defaults.</w:t>
      </w:r>
    </w:p>
    <w:p w14:paraId="65899841" w14:textId="77777777" w:rsidR="00851F2F" w:rsidRPr="00851F2F" w:rsidRDefault="00851F2F" w:rsidP="00851F2F">
      <w:pPr>
        <w:ind w:left="720"/>
      </w:pPr>
    </w:p>
    <w:p w14:paraId="6AA2EAA6" w14:textId="77777777" w:rsidR="00851F2F" w:rsidRPr="00851F2F" w:rsidRDefault="00851F2F" w:rsidP="00851F2F">
      <w:pPr>
        <w:ind w:left="720"/>
      </w:pPr>
    </w:p>
    <w:p w14:paraId="0710D7DF" w14:textId="77777777" w:rsidR="00B11D30" w:rsidRPr="00B11D30" w:rsidRDefault="00B11D30" w:rsidP="00B11D30">
      <w:pPr>
        <w:ind w:left="720"/>
      </w:pPr>
    </w:p>
    <w:p w14:paraId="2C363944" w14:textId="77777777" w:rsidR="00F44039" w:rsidRPr="00F44039" w:rsidRDefault="00F44039" w:rsidP="00F44039"/>
    <w:p w14:paraId="373FA279" w14:textId="77777777" w:rsidR="00F44039" w:rsidRPr="00F44039" w:rsidRDefault="00F44039" w:rsidP="00F44039">
      <w:pPr>
        <w:ind w:left="720"/>
      </w:pPr>
    </w:p>
    <w:p w14:paraId="1F48BB59" w14:textId="77777777" w:rsidR="00F44039" w:rsidRPr="00CF48AA" w:rsidRDefault="00F44039" w:rsidP="00CF48AA">
      <w:pPr>
        <w:ind w:left="720"/>
      </w:pPr>
    </w:p>
    <w:p w14:paraId="4448126F" w14:textId="77777777" w:rsidR="00CF48AA" w:rsidRPr="00CF48AA" w:rsidRDefault="00CF48AA" w:rsidP="00CF48AA">
      <w:pPr>
        <w:ind w:left="720"/>
      </w:pPr>
    </w:p>
    <w:p w14:paraId="1BF802A5" w14:textId="77777777" w:rsidR="000D1F1D" w:rsidRPr="000C7C62" w:rsidRDefault="000D1F1D" w:rsidP="000C7C62">
      <w:pPr>
        <w:ind w:left="720"/>
        <w:rPr>
          <w:lang w:eastAsia="en-GB"/>
        </w:rPr>
      </w:pPr>
    </w:p>
    <w:p w14:paraId="148A3103" w14:textId="77777777" w:rsidR="000C7C62" w:rsidRPr="000C7C62" w:rsidRDefault="000C7C62" w:rsidP="000C7C62">
      <w:pPr>
        <w:ind w:left="720"/>
      </w:pPr>
    </w:p>
    <w:p w14:paraId="1486F4FE" w14:textId="77777777" w:rsidR="00E0791B" w:rsidRDefault="00E0791B" w:rsidP="00E0791B">
      <w:pPr>
        <w:pStyle w:val="Heading2"/>
      </w:pPr>
      <w:bookmarkStart w:id="140" w:name="_Toc1738478"/>
      <w:r>
        <w:t>Logbook</w:t>
      </w:r>
      <w:bookmarkEnd w:id="140"/>
    </w:p>
    <w:p w14:paraId="187170E5" w14:textId="77777777" w:rsidR="003B37FF" w:rsidRPr="006679CB" w:rsidRDefault="003B37FF" w:rsidP="00E0791B">
      <w:pPr>
        <w:pStyle w:val="Heading2"/>
      </w:pPr>
      <w:bookmarkStart w:id="141" w:name="_Toc1738479"/>
      <w:r>
        <w:t>References</w:t>
      </w:r>
      <w:bookmarkEnd w:id="141"/>
    </w:p>
    <w:p w14:paraId="5304B2A5" w14:textId="77777777" w:rsidR="003B37FF" w:rsidRDefault="003B37FF" w:rsidP="003B37FF">
      <w:pPr>
        <w:pStyle w:val="NoSpacing"/>
        <w:ind w:left="851"/>
      </w:pPr>
    </w:p>
    <w:p w14:paraId="76463948" w14:textId="77777777" w:rsidR="00997C1F" w:rsidRDefault="00997C1F" w:rsidP="00CE146E">
      <w:pPr>
        <w:pStyle w:val="NoSpacing"/>
        <w:ind w:left="1571" w:hanging="720"/>
      </w:pPr>
      <w:r>
        <w:t xml:space="preserve">8 Creative Ways to Remember to Take Your Medicine Every Day. 3 August 2014. Retrieved 17 February 2019 from </w:t>
      </w:r>
      <w:hyperlink r:id="rId43" w:history="1">
        <w:r w:rsidRPr="00EC5602">
          <w:rPr>
            <w:rStyle w:val="Hyperlink"/>
          </w:rPr>
          <w:t>https://www.drugs.com/article/taking-your-medicine.html</w:t>
        </w:r>
      </w:hyperlink>
      <w:r>
        <w:t xml:space="preserve">. </w:t>
      </w:r>
    </w:p>
    <w:p w14:paraId="7F107B16" w14:textId="77777777" w:rsidR="00997C1F" w:rsidRDefault="00997C1F" w:rsidP="003B37FF">
      <w:pPr>
        <w:pStyle w:val="NoSpacing"/>
        <w:ind w:left="851"/>
      </w:pPr>
    </w:p>
    <w:p w14:paraId="364EE59E" w14:textId="77777777" w:rsidR="00ED1CDC" w:rsidRPr="00ED1CDC" w:rsidRDefault="00CC4E49" w:rsidP="00CE146E">
      <w:pPr>
        <w:pStyle w:val="NoSpacing"/>
        <w:ind w:left="1571" w:hanging="720"/>
      </w:pPr>
      <w:proofErr w:type="spellStart"/>
      <w:r>
        <w:t>Arthur</w:t>
      </w:r>
      <w:r w:rsidR="00ED1CDC">
        <w:t>VideoSong</w:t>
      </w:r>
      <w:proofErr w:type="spellEnd"/>
      <w:r w:rsidR="00ED1CDC">
        <w:t xml:space="preserve">. (2018 Oct 23). </w:t>
      </w:r>
      <w:r w:rsidR="00ED1CDC">
        <w:rPr>
          <w:i/>
        </w:rPr>
        <w:t xml:space="preserve">Just Dance 2018, </w:t>
      </w:r>
      <w:proofErr w:type="spellStart"/>
      <w:r w:rsidR="00ED1CDC">
        <w:rPr>
          <w:i/>
        </w:rPr>
        <w:t>Rockabye</w:t>
      </w:r>
      <w:proofErr w:type="spellEnd"/>
      <w:r w:rsidR="00ED1CDC">
        <w:t xml:space="preserve">. Retrieved 21 February 2019 from </w:t>
      </w:r>
      <w:hyperlink r:id="rId44" w:history="1">
        <w:r w:rsidR="00ED1CDC" w:rsidRPr="00042EB7">
          <w:rPr>
            <w:rStyle w:val="Hyperlink"/>
          </w:rPr>
          <w:t>https://www.youtube.com/watch?v=tNUtAzh-C2U</w:t>
        </w:r>
      </w:hyperlink>
      <w:r w:rsidR="00ED1CDC">
        <w:t xml:space="preserve">. </w:t>
      </w:r>
    </w:p>
    <w:p w14:paraId="0BCBA429" w14:textId="77777777" w:rsidR="00ED1CDC" w:rsidRDefault="00ED1CDC" w:rsidP="00CE146E">
      <w:pPr>
        <w:pStyle w:val="NoSpacing"/>
        <w:ind w:left="1571" w:hanging="720"/>
      </w:pPr>
    </w:p>
    <w:p w14:paraId="1E65707E" w14:textId="77777777" w:rsidR="003B37FF" w:rsidRDefault="003B37FF" w:rsidP="00CE146E">
      <w:pPr>
        <w:pStyle w:val="NoSpacing"/>
        <w:ind w:left="1571" w:hanging="720"/>
      </w:pPr>
      <w:r>
        <w:t xml:space="preserve">Baylor Scott &amp; White Health, (2012, 30 July), Hands-On Health Care Discussions. Scrubbing In: Tips for encouraging the elderly to exercise [online]. Retrieved 2 February 2019, from </w:t>
      </w:r>
      <w:hyperlink r:id="rId45" w:history="1">
        <w:r w:rsidRPr="004E73AB">
          <w:rPr>
            <w:rStyle w:val="Hyperlink"/>
          </w:rPr>
          <w:t>https://scrubbing.in/encouraging-the-elderly-to-exercise/</w:t>
        </w:r>
      </w:hyperlink>
      <w:r>
        <w:t xml:space="preserve">. </w:t>
      </w:r>
    </w:p>
    <w:p w14:paraId="34996312" w14:textId="77777777" w:rsidR="00911080" w:rsidRDefault="00911080" w:rsidP="00CE146E">
      <w:pPr>
        <w:pStyle w:val="NoSpacing"/>
        <w:ind w:left="1571" w:hanging="720"/>
      </w:pPr>
    </w:p>
    <w:p w14:paraId="7B7A8672" w14:textId="426A209F" w:rsidR="00911080" w:rsidRDefault="00911080" w:rsidP="00CE146E">
      <w:pPr>
        <w:pStyle w:val="NoSpacing"/>
        <w:ind w:left="1571" w:hanging="720"/>
      </w:pPr>
      <w:r>
        <w:t>BBC News, (2019). Retrieved 2</w:t>
      </w:r>
      <w:r w:rsidR="00A50A06">
        <w:t>3</w:t>
      </w:r>
      <w:r>
        <w:t xml:space="preserve"> Februar</w:t>
      </w:r>
      <w:r w:rsidR="00C471CE">
        <w:t>y</w:t>
      </w:r>
      <w:r>
        <w:t xml:space="preserve"> 2019, </w:t>
      </w:r>
      <w:r w:rsidRPr="00A50A06">
        <w:t xml:space="preserve">from </w:t>
      </w:r>
      <w:hyperlink r:id="rId46" w:history="1">
        <w:r w:rsidR="00A50A06" w:rsidRPr="00A50A06">
          <w:rPr>
            <w:rStyle w:val="Hyperlink"/>
            <w:color w:val="auto"/>
            <w:u w:val="none"/>
          </w:rPr>
          <w:t>BBC</w:t>
        </w:r>
      </w:hyperlink>
      <w:r w:rsidR="00A50A06" w:rsidRPr="00A50A06">
        <w:rPr>
          <w:rStyle w:val="Hyperlink"/>
          <w:color w:val="auto"/>
          <w:u w:val="none"/>
        </w:rPr>
        <w:t xml:space="preserve"> news app for android</w:t>
      </w:r>
      <w:r w:rsidRPr="00A50A06">
        <w:t xml:space="preserve">. </w:t>
      </w:r>
    </w:p>
    <w:p w14:paraId="7C725E4E" w14:textId="4A98E1C7" w:rsidR="001F764A" w:rsidRDefault="001F764A" w:rsidP="00CE146E">
      <w:pPr>
        <w:pStyle w:val="NoSpacing"/>
        <w:ind w:left="1571" w:hanging="720"/>
      </w:pPr>
    </w:p>
    <w:p w14:paraId="661A6A7B" w14:textId="0F7BD287" w:rsidR="001F764A" w:rsidRDefault="001F764A" w:rsidP="00CE146E">
      <w:pPr>
        <w:pStyle w:val="NoSpacing"/>
        <w:ind w:left="1571" w:hanging="720"/>
      </w:pPr>
      <w:r>
        <w:t xml:space="preserve">Bonino, D., </w:t>
      </w:r>
      <w:proofErr w:type="spellStart"/>
      <w:r>
        <w:t>Corno</w:t>
      </w:r>
      <w:proofErr w:type="spellEnd"/>
      <w:r>
        <w:t xml:space="preserve">, F., De </w:t>
      </w:r>
      <w:proofErr w:type="spellStart"/>
      <w:r>
        <w:t>Russis</w:t>
      </w:r>
      <w:proofErr w:type="spellEnd"/>
      <w:r>
        <w:t xml:space="preserve">, L. (2012) Home energy consumption feedback: A user survey. </w:t>
      </w:r>
      <w:r w:rsidRPr="001F764A">
        <w:rPr>
          <w:i/>
        </w:rPr>
        <w:t>Energy and Buildings</w:t>
      </w:r>
      <w:r>
        <w:rPr>
          <w:i/>
        </w:rPr>
        <w:t xml:space="preserve"> 47</w:t>
      </w:r>
      <w:r>
        <w:t xml:space="preserve"> 383-393. </w:t>
      </w:r>
      <w:hyperlink r:id="rId47" w:history="1">
        <w:r w:rsidRPr="001A2FF8">
          <w:rPr>
            <w:rStyle w:val="Hyperlink"/>
          </w:rPr>
          <w:t>https://doi.org/10.1016/j.enbuild.2011.12.017</w:t>
        </w:r>
      </w:hyperlink>
    </w:p>
    <w:p w14:paraId="2684CC9C" w14:textId="73CDE2DF" w:rsidR="003B37FF" w:rsidRDefault="003B37FF" w:rsidP="001F764A">
      <w:pPr>
        <w:pStyle w:val="NoSpacing"/>
      </w:pPr>
    </w:p>
    <w:p w14:paraId="4FAA46A0" w14:textId="77777777" w:rsidR="00CE146E" w:rsidRDefault="00CE146E" w:rsidP="00CE146E">
      <w:pPr>
        <w:ind w:left="1571" w:hanging="720"/>
      </w:pPr>
      <w:proofErr w:type="spellStart"/>
      <w:r w:rsidRPr="00094135">
        <w:t>Culén</w:t>
      </w:r>
      <w:proofErr w:type="spellEnd"/>
      <w:r w:rsidRPr="00094135">
        <w:t xml:space="preserve">, A. L., &amp; </w:t>
      </w:r>
      <w:proofErr w:type="spellStart"/>
      <w:r w:rsidRPr="00094135">
        <w:t>Bratteteig</w:t>
      </w:r>
      <w:proofErr w:type="spellEnd"/>
      <w:r w:rsidRPr="00094135">
        <w:t xml:space="preserve">, T. (2013). Touch-screens and </w:t>
      </w:r>
      <w:r>
        <w:t>elderly users: A perfect match?</w:t>
      </w:r>
      <w:r w:rsidRPr="00094135">
        <w:t xml:space="preserve"> </w:t>
      </w:r>
      <w:r w:rsidRPr="00094135">
        <w:rPr>
          <w:i/>
        </w:rPr>
        <w:t>Changes</w:t>
      </w:r>
      <w:r>
        <w:rPr>
          <w:i/>
        </w:rPr>
        <w:t>.</w:t>
      </w:r>
      <w:r w:rsidRPr="00094135">
        <w:t xml:space="preserve"> </w:t>
      </w:r>
      <w:r w:rsidRPr="00DC1B84">
        <w:rPr>
          <w:b/>
          <w:i/>
        </w:rPr>
        <w:t>7</w:t>
      </w:r>
      <w:r w:rsidR="00DC1B84">
        <w:rPr>
          <w:i/>
        </w:rPr>
        <w:t xml:space="preserve"> </w:t>
      </w:r>
      <w:r>
        <w:t>(</w:t>
      </w:r>
      <w:r w:rsidRPr="00094135">
        <w:t>15</w:t>
      </w:r>
      <w:r>
        <w:t xml:space="preserve">) 460-465. </w:t>
      </w:r>
    </w:p>
    <w:p w14:paraId="52644CAE" w14:textId="394BE16C" w:rsidR="003B37FF" w:rsidRDefault="003B37FF" w:rsidP="00CE146E">
      <w:pPr>
        <w:pStyle w:val="NoSpacing"/>
        <w:ind w:left="1571" w:hanging="720"/>
      </w:pPr>
      <w:proofErr w:type="spellStart"/>
      <w:r>
        <w:t>DailyCaring</w:t>
      </w:r>
      <w:proofErr w:type="spellEnd"/>
      <w:r>
        <w:t xml:space="preserve"> (2019). Seated Tai Chi for Seniors: 3 Simple Routines Improve Flexibility and Well-being [online]. Retrieved 29 January 2019, from </w:t>
      </w:r>
      <w:hyperlink r:id="rId48" w:history="1">
        <w:r w:rsidRPr="00F5270A">
          <w:rPr>
            <w:rStyle w:val="Hyperlink"/>
          </w:rPr>
          <w:t>https://dailycaring.com/seated-tai-chi-for-seniors-3-simple-routines-improve-flexibility-and-well-being-video/</w:t>
        </w:r>
      </w:hyperlink>
      <w:r>
        <w:t>.</w:t>
      </w:r>
    </w:p>
    <w:p w14:paraId="19B7F081" w14:textId="77777777" w:rsidR="00AF036B" w:rsidRDefault="00AF036B" w:rsidP="00CE146E">
      <w:pPr>
        <w:pStyle w:val="NoSpacing"/>
        <w:ind w:left="1571" w:hanging="720"/>
      </w:pPr>
    </w:p>
    <w:p w14:paraId="17B1845C" w14:textId="41CF6D86" w:rsidR="00DF288F" w:rsidRPr="00DF288F" w:rsidRDefault="00AF036B" w:rsidP="00DF288F">
      <w:pPr>
        <w:pStyle w:val="NoSpacing"/>
        <w:ind w:left="1571" w:hanging="720"/>
      </w:pPr>
      <w:r>
        <w:t>Edwards, S. &amp; Axe, S. (</w:t>
      </w:r>
      <w:r w:rsidR="00DF288F">
        <w:t xml:space="preserve">2015). </w:t>
      </w:r>
      <w:r w:rsidR="00DF288F" w:rsidRPr="00DF288F">
        <w:t>The 10 ‘R's of safe multidisciplinary drug administration</w:t>
      </w:r>
      <w:r w:rsidR="00DF288F">
        <w:t xml:space="preserve">. </w:t>
      </w:r>
      <w:r w:rsidR="00DF288F">
        <w:rPr>
          <w:i/>
        </w:rPr>
        <w:t>Nurse Prescribing 13</w:t>
      </w:r>
      <w:r w:rsidR="00DF288F">
        <w:t xml:space="preserve">(8) 352-360. </w:t>
      </w:r>
      <w:hyperlink r:id="rId49" w:history="1">
        <w:r w:rsidR="00DF288F" w:rsidRPr="001A2FF8">
          <w:rPr>
            <w:rStyle w:val="Hyperlink"/>
          </w:rPr>
          <w:t>https://doi.org/10.12968/npre.2015.13.8.398</w:t>
        </w:r>
      </w:hyperlink>
      <w:r w:rsidR="00EB0206">
        <w:t>.</w:t>
      </w:r>
    </w:p>
    <w:p w14:paraId="6CDE7FE8" w14:textId="77777777" w:rsidR="003B37FF" w:rsidRDefault="003B37FF" w:rsidP="007717A5">
      <w:pPr>
        <w:pStyle w:val="NoSpacing"/>
        <w:ind w:left="851"/>
      </w:pPr>
    </w:p>
    <w:p w14:paraId="2EDDD92C" w14:textId="77777777" w:rsidR="003B37FF" w:rsidRDefault="003B37FF" w:rsidP="00CE146E">
      <w:pPr>
        <w:pStyle w:val="NoSpacing"/>
        <w:ind w:left="1571" w:hanging="720"/>
      </w:pPr>
      <w:proofErr w:type="spellStart"/>
      <w:r>
        <w:t>Forlizzi</w:t>
      </w:r>
      <w:proofErr w:type="spellEnd"/>
      <w:r>
        <w:t xml:space="preserve">, J., and </w:t>
      </w:r>
      <w:proofErr w:type="spellStart"/>
      <w:r>
        <w:t>Battarbee</w:t>
      </w:r>
      <w:proofErr w:type="spellEnd"/>
      <w:r>
        <w:t>, K., (2004). DIS ’04 Proceedings of the 5</w:t>
      </w:r>
      <w:r w:rsidRPr="003B37FF">
        <w:rPr>
          <w:vertAlign w:val="superscript"/>
        </w:rPr>
        <w:t>th</w:t>
      </w:r>
      <w:r>
        <w:t xml:space="preserve"> conference on Designing Interactive systems: processes, practices, methods, and techniques. Cambridge, Massachusetts, USA, 1 – 4 August 2004. Pp. 261-268. Available at: </w:t>
      </w:r>
      <w:hyperlink r:id="rId50" w:history="1">
        <w:r w:rsidR="00DC1B84" w:rsidRPr="00760E67">
          <w:rPr>
            <w:rStyle w:val="Hyperlink"/>
          </w:rPr>
          <w:t>https://doi.10/1145/1013115.1013152</w:t>
        </w:r>
      </w:hyperlink>
      <w:r w:rsidR="007717A5">
        <w:t>.</w:t>
      </w:r>
      <w:r w:rsidR="00DC1B84">
        <w:t xml:space="preserve"> </w:t>
      </w:r>
      <w:r w:rsidR="007717A5">
        <w:t xml:space="preserve"> </w:t>
      </w:r>
    </w:p>
    <w:p w14:paraId="0FE14A6C" w14:textId="77777777" w:rsidR="00E0791B" w:rsidRDefault="00E0791B" w:rsidP="00CE146E">
      <w:pPr>
        <w:pStyle w:val="NoSpacing"/>
        <w:ind w:left="1571" w:hanging="720"/>
      </w:pPr>
    </w:p>
    <w:p w14:paraId="50F0D81E" w14:textId="77777777" w:rsidR="007717A5" w:rsidRDefault="007717A5" w:rsidP="00CE146E">
      <w:pPr>
        <w:pStyle w:val="NoSpacing"/>
        <w:ind w:left="1571" w:hanging="720"/>
      </w:pPr>
      <w:proofErr w:type="spellStart"/>
      <w:r>
        <w:t>Isakovic</w:t>
      </w:r>
      <w:proofErr w:type="spellEnd"/>
      <w:r>
        <w:t xml:space="preserve">, M., </w:t>
      </w:r>
      <w:proofErr w:type="spellStart"/>
      <w:r>
        <w:t>Sedlar</w:t>
      </w:r>
      <w:proofErr w:type="spellEnd"/>
      <w:r>
        <w:t xml:space="preserve">, U., Volk, M. &amp; Bester, J. (2016) Usability Pitfalls of Diabetes mHealth Apps for the Elderly. </w:t>
      </w:r>
      <w:r>
        <w:rPr>
          <w:i/>
        </w:rPr>
        <w:t xml:space="preserve">Journal of Diabetes Research 9. </w:t>
      </w:r>
      <w:hyperlink r:id="rId51" w:history="1">
        <w:r w:rsidR="00B16E0E" w:rsidRPr="00066C4B">
          <w:rPr>
            <w:rStyle w:val="Hyperlink"/>
          </w:rPr>
          <w:t>https://doi.org/10.1155/2016/1604609</w:t>
        </w:r>
      </w:hyperlink>
      <w:r w:rsidR="00B16E0E">
        <w:t xml:space="preserve">. </w:t>
      </w:r>
    </w:p>
    <w:p w14:paraId="429FCA4B" w14:textId="77777777" w:rsidR="00B16E0E" w:rsidRDefault="00B16E0E" w:rsidP="007717A5">
      <w:pPr>
        <w:pStyle w:val="NoSpacing"/>
        <w:ind w:left="851"/>
      </w:pPr>
    </w:p>
    <w:p w14:paraId="07207F75" w14:textId="77777777" w:rsidR="00B16E0E" w:rsidRPr="00B16E0E" w:rsidRDefault="00B16E0E" w:rsidP="00CE146E">
      <w:pPr>
        <w:pStyle w:val="NoSpacing"/>
        <w:ind w:left="1571" w:hanging="720"/>
      </w:pPr>
      <w:proofErr w:type="spellStart"/>
      <w:r>
        <w:t>Kontomanolis</w:t>
      </w:r>
      <w:proofErr w:type="spellEnd"/>
      <w:r>
        <w:t xml:space="preserve">, E., </w:t>
      </w:r>
      <w:proofErr w:type="spellStart"/>
      <w:r>
        <w:t>Michalopoulos</w:t>
      </w:r>
      <w:proofErr w:type="spellEnd"/>
      <w:r>
        <w:t xml:space="preserve">, S., </w:t>
      </w:r>
      <w:proofErr w:type="spellStart"/>
      <w:r>
        <w:t>Gkasdaris</w:t>
      </w:r>
      <w:proofErr w:type="spellEnd"/>
      <w:r>
        <w:t xml:space="preserve">, G., and </w:t>
      </w:r>
      <w:proofErr w:type="spellStart"/>
      <w:r>
        <w:t>Gasoulakis</w:t>
      </w:r>
      <w:proofErr w:type="spellEnd"/>
      <w:r>
        <w:t xml:space="preserve">, Z., (2017). The social stigma of HIV-AIDS: Society’s Role. </w:t>
      </w:r>
      <w:r>
        <w:rPr>
          <w:i/>
        </w:rPr>
        <w:t xml:space="preserve">HIV//AIDS – Research and Palliative Care </w:t>
      </w:r>
      <w:r w:rsidRPr="001C44BF">
        <w:rPr>
          <w:b/>
          <w:i/>
        </w:rPr>
        <w:t>9</w:t>
      </w:r>
      <w:r w:rsidR="001C44BF">
        <w:rPr>
          <w:b/>
          <w:i/>
        </w:rPr>
        <w:t xml:space="preserve"> </w:t>
      </w:r>
      <w:r>
        <w:rPr>
          <w:i/>
        </w:rPr>
        <w:t>(2017)</w:t>
      </w:r>
      <w:r>
        <w:t xml:space="preserve">, 111 – 118. Doi: </w:t>
      </w:r>
      <w:hyperlink r:id="rId52" w:history="1">
        <w:r w:rsidRPr="00066C4B">
          <w:rPr>
            <w:rStyle w:val="Hyperlink"/>
          </w:rPr>
          <w:t>https://dx.doi.org/10.2147%2FHIV.S129992</w:t>
        </w:r>
      </w:hyperlink>
      <w:r>
        <w:t xml:space="preserve">. </w:t>
      </w:r>
    </w:p>
    <w:p w14:paraId="04C667AD" w14:textId="77777777" w:rsidR="00B16E0E" w:rsidRDefault="00B16E0E" w:rsidP="00CE146E">
      <w:pPr>
        <w:pStyle w:val="NoSpacing"/>
        <w:ind w:left="1571" w:hanging="720"/>
      </w:pPr>
    </w:p>
    <w:p w14:paraId="4A8405DA" w14:textId="77777777" w:rsidR="003B37FF" w:rsidRDefault="003B37FF" w:rsidP="00CE146E">
      <w:pPr>
        <w:pStyle w:val="NoSpacing"/>
        <w:ind w:left="1571" w:hanging="720"/>
      </w:pPr>
      <w:r>
        <w:t xml:space="preserve">Lomas-Vega, R., </w:t>
      </w:r>
      <w:proofErr w:type="spellStart"/>
      <w:r>
        <w:t>Obrero</w:t>
      </w:r>
      <w:proofErr w:type="spellEnd"/>
      <w:r>
        <w:t xml:space="preserve">-Gaitan, E., Molina-Ortega, F., &amp; Del-Pino-Casado, R. (2017).  Tai Chi for Risk of Falls. A Meta-analysis. </w:t>
      </w:r>
      <w:r>
        <w:rPr>
          <w:i/>
        </w:rPr>
        <w:t xml:space="preserve">Journal of American Geriatrics Society. </w:t>
      </w:r>
      <w:r w:rsidRPr="001C44BF">
        <w:rPr>
          <w:b/>
          <w:i/>
        </w:rPr>
        <w:t>65</w:t>
      </w:r>
      <w:r w:rsidR="001C44BF">
        <w:rPr>
          <w:b/>
          <w:i/>
        </w:rPr>
        <w:t xml:space="preserve"> </w:t>
      </w:r>
      <w:r>
        <w:t xml:space="preserve">(9) 2037-2043. </w:t>
      </w:r>
      <w:hyperlink r:id="rId53" w:history="1">
        <w:r w:rsidR="00B16E0E" w:rsidRPr="00066C4B">
          <w:rPr>
            <w:rStyle w:val="Hyperlink"/>
          </w:rPr>
          <w:t>https://doi.org/10.1111/jgs.15008</w:t>
        </w:r>
      </w:hyperlink>
      <w:r>
        <w:t>.</w:t>
      </w:r>
    </w:p>
    <w:p w14:paraId="45E16A44" w14:textId="77777777" w:rsidR="00B16E0E" w:rsidRDefault="00B16E0E" w:rsidP="00CE146E">
      <w:pPr>
        <w:pStyle w:val="NoSpacing"/>
        <w:ind w:left="1571" w:hanging="720"/>
      </w:pPr>
    </w:p>
    <w:p w14:paraId="73B68605" w14:textId="0DE66461" w:rsidR="003B37FF" w:rsidRDefault="00B16E0E" w:rsidP="00CE146E">
      <w:pPr>
        <w:pStyle w:val="NoSpacing"/>
        <w:ind w:left="1571" w:hanging="720"/>
        <w:rPr>
          <w:shd w:val="clear" w:color="auto" w:fill="F2F6F8"/>
        </w:rPr>
      </w:pPr>
      <w:proofErr w:type="spellStart"/>
      <w:r>
        <w:t>MedConfidential</w:t>
      </w:r>
      <w:proofErr w:type="spellEnd"/>
      <w:r>
        <w:t xml:space="preserve"> Org (2018). Retrieved from </w:t>
      </w:r>
      <w:hyperlink r:id="rId54" w:history="1">
        <w:r w:rsidRPr="000918E1">
          <w:rPr>
            <w:rStyle w:val="Hyperlink"/>
            <w:rFonts w:cstheme="minorHAnsi"/>
            <w:shd w:val="clear" w:color="auto" w:fill="F2F6F8"/>
          </w:rPr>
          <w:t>https://medconfidential.org/about/</w:t>
        </w:r>
      </w:hyperlink>
      <w:r>
        <w:rPr>
          <w:shd w:val="clear" w:color="auto" w:fill="F2F6F8"/>
        </w:rPr>
        <w:t>.</w:t>
      </w:r>
    </w:p>
    <w:p w14:paraId="5AA591E9" w14:textId="1CDB8C16" w:rsidR="00980FAD" w:rsidRDefault="00980FAD" w:rsidP="00CE146E">
      <w:pPr>
        <w:pStyle w:val="NoSpacing"/>
        <w:ind w:left="1571" w:hanging="720"/>
      </w:pPr>
    </w:p>
    <w:p w14:paraId="2D99E5CF" w14:textId="15B69683" w:rsidR="00980FAD" w:rsidRPr="00980FAD" w:rsidRDefault="00980FAD" w:rsidP="00CE146E">
      <w:pPr>
        <w:pStyle w:val="NoSpacing"/>
        <w:ind w:left="1571" w:hanging="720"/>
      </w:pPr>
      <w:proofErr w:type="spellStart"/>
      <w:r>
        <w:t>Montemerlo</w:t>
      </w:r>
      <w:proofErr w:type="spellEnd"/>
      <w:r>
        <w:t xml:space="preserve">, M., </w:t>
      </w:r>
      <w:proofErr w:type="spellStart"/>
      <w:r>
        <w:t>Pineau</w:t>
      </w:r>
      <w:proofErr w:type="spellEnd"/>
      <w:r>
        <w:t xml:space="preserve">, J., Roy, N., </w:t>
      </w:r>
      <w:proofErr w:type="spellStart"/>
      <w:r>
        <w:t>Thrun</w:t>
      </w:r>
      <w:proofErr w:type="spellEnd"/>
      <w:r>
        <w:t xml:space="preserve">, S. &amp; Verma, V. (2002) Experiences with a Mobile Robotic Guide for the Elderly. </w:t>
      </w:r>
      <w:r>
        <w:rPr>
          <w:i/>
        </w:rPr>
        <w:t xml:space="preserve">American Association for Artificial Intelligence </w:t>
      </w:r>
      <w:r>
        <w:t>587-592.</w:t>
      </w:r>
    </w:p>
    <w:p w14:paraId="3C406D6B" w14:textId="77777777" w:rsidR="00B16E0E" w:rsidRDefault="00B16E0E" w:rsidP="00CE146E">
      <w:pPr>
        <w:pStyle w:val="NoSpacing"/>
        <w:ind w:left="1571" w:hanging="720"/>
      </w:pPr>
    </w:p>
    <w:p w14:paraId="0EB2889A" w14:textId="77777777" w:rsidR="003B37FF" w:rsidRDefault="003B37FF" w:rsidP="00CE146E">
      <w:pPr>
        <w:pStyle w:val="NoSpacing"/>
        <w:ind w:left="1571" w:hanging="720"/>
      </w:pPr>
      <w:r>
        <w:t xml:space="preserve">Myers, W. (2015, 21 May). Eleven Fun Ways Older Adults can get in Shape [online]. Retrieved 2 February 2019, from  </w:t>
      </w:r>
      <w:hyperlink r:id="rId55" w:history="1">
        <w:r w:rsidRPr="004E73AB">
          <w:rPr>
            <w:rStyle w:val="Hyperlink"/>
          </w:rPr>
          <w:t>https://www.everydayhealth.com/senior-health/fun-ways-seniors-can-get-in-shape.aspx</w:t>
        </w:r>
      </w:hyperlink>
      <w:r>
        <w:t xml:space="preserve">. </w:t>
      </w:r>
    </w:p>
    <w:p w14:paraId="722F308B" w14:textId="77777777" w:rsidR="003B37FF" w:rsidRDefault="003B37FF" w:rsidP="00CE146E">
      <w:pPr>
        <w:pStyle w:val="NoSpacing"/>
        <w:ind w:left="1571" w:hanging="720"/>
      </w:pPr>
    </w:p>
    <w:p w14:paraId="176631F8" w14:textId="77777777" w:rsidR="003B37FF" w:rsidRDefault="003B37FF" w:rsidP="00CE146E">
      <w:pPr>
        <w:pStyle w:val="NoSpacing"/>
        <w:ind w:left="1571" w:hanging="720"/>
      </w:pPr>
      <w:r>
        <w:t xml:space="preserve">NHS (2019, 4 July). Physical Activity Guidelines for Older Adults [online]. Retrieved 29 January 2019, from </w:t>
      </w:r>
      <w:hyperlink r:id="rId56" w:history="1">
        <w:r w:rsidRPr="005F7F38">
          <w:rPr>
            <w:rStyle w:val="Hyperlink"/>
          </w:rPr>
          <w:t>https://www.nhs.uk/live-well/exercise/physical-activity-guidelines-older-adults/</w:t>
        </w:r>
      </w:hyperlink>
      <w:r>
        <w:t xml:space="preserve">. </w:t>
      </w:r>
    </w:p>
    <w:p w14:paraId="4697B91B" w14:textId="77777777" w:rsidR="00385310" w:rsidRDefault="00385310" w:rsidP="00CE146E">
      <w:pPr>
        <w:pStyle w:val="NoSpacing"/>
        <w:ind w:left="1571" w:hanging="720"/>
      </w:pPr>
    </w:p>
    <w:p w14:paraId="45A51B9F" w14:textId="77777777" w:rsidR="00385310" w:rsidRPr="00385310" w:rsidRDefault="00385310" w:rsidP="00CE146E">
      <w:pPr>
        <w:pStyle w:val="NoSpacing"/>
        <w:ind w:left="1571" w:hanging="720"/>
      </w:pPr>
      <w:proofErr w:type="spellStart"/>
      <w:r>
        <w:t>Preece</w:t>
      </w:r>
      <w:proofErr w:type="spellEnd"/>
      <w:r>
        <w:t xml:space="preserve">, J., Rogers, Y., and Sharp, H., (2015). </w:t>
      </w:r>
      <w:r w:rsidRPr="009C4B73">
        <w:rPr>
          <w:i/>
        </w:rPr>
        <w:t>Interaction Design: Beyond Human-Computer Interaction</w:t>
      </w:r>
      <w:r>
        <w:t xml:space="preserve"> </w:t>
      </w:r>
      <w:r w:rsidR="009C4B73">
        <w:t>(</w:t>
      </w:r>
      <w:r>
        <w:t>Fourth Edition</w:t>
      </w:r>
      <w:r w:rsidR="009C4B73">
        <w:t>)</w:t>
      </w:r>
      <w:r>
        <w:t>. Chichester</w:t>
      </w:r>
      <w:r w:rsidR="009C4B73">
        <w:t>, UK</w:t>
      </w:r>
      <w:r>
        <w:t>: John Wiley and Sons Ltd.</w:t>
      </w:r>
    </w:p>
    <w:p w14:paraId="6A21824B" w14:textId="77777777" w:rsidR="00522A00" w:rsidRDefault="00522A00" w:rsidP="00CE146E">
      <w:pPr>
        <w:pStyle w:val="NoSpacing"/>
        <w:ind w:left="1571" w:hanging="720"/>
      </w:pPr>
    </w:p>
    <w:p w14:paraId="229067CA" w14:textId="77777777" w:rsidR="00522A00" w:rsidRDefault="00522A00" w:rsidP="00CE146E">
      <w:pPr>
        <w:pStyle w:val="NoSpacing"/>
        <w:ind w:left="1571" w:hanging="720"/>
      </w:pPr>
      <w:r>
        <w:t>Pun</w:t>
      </w:r>
      <w:r w:rsidR="0028470C">
        <w:t>, K.,</w:t>
      </w:r>
      <w:r>
        <w:t xml:space="preserve"> (2016). Do’s and Don’ts on Designing for Accessibility [online]. </w:t>
      </w:r>
      <w:r w:rsidR="007717A5">
        <w:t xml:space="preserve">Gov.UK, Accessibility in Government. Available from: </w:t>
      </w:r>
      <w:hyperlink r:id="rId57" w:history="1">
        <w:r w:rsidR="007717A5" w:rsidRPr="00B01E19">
          <w:rPr>
            <w:rStyle w:val="Hyperlink"/>
          </w:rPr>
          <w:t>https://accessibility.blog.gov.uk/2016/09/02/dos-and-donts-on-designing-for-accessibility/</w:t>
        </w:r>
      </w:hyperlink>
      <w:r w:rsidR="007717A5">
        <w:t xml:space="preserve">. </w:t>
      </w:r>
    </w:p>
    <w:p w14:paraId="18EA837B" w14:textId="77777777" w:rsidR="001C44BF" w:rsidRDefault="001C44BF" w:rsidP="00CE146E">
      <w:pPr>
        <w:pStyle w:val="NoSpacing"/>
        <w:ind w:left="1571" w:hanging="720"/>
      </w:pPr>
    </w:p>
    <w:p w14:paraId="77C2CA04" w14:textId="77777777" w:rsidR="001C44BF" w:rsidRDefault="001C44BF" w:rsidP="00CE146E">
      <w:pPr>
        <w:pStyle w:val="NoSpacing"/>
        <w:ind w:left="1571" w:hanging="720"/>
      </w:pPr>
      <w:r>
        <w:t xml:space="preserve">Robinson, L., Smith, M., and Segal, J., (2019). Senior Exercise and Fitness Tips [online]. Retrieved 22 February 2019, from </w:t>
      </w:r>
      <w:hyperlink r:id="rId58" w:history="1">
        <w:r w:rsidRPr="003414D1">
          <w:rPr>
            <w:rStyle w:val="Hyperlink"/>
          </w:rPr>
          <w:t>https://www.helpguide.org/articles/healthy-living/exercise-and-fitness-as-you-age.htm/</w:t>
        </w:r>
      </w:hyperlink>
      <w:r>
        <w:t xml:space="preserve">. </w:t>
      </w:r>
    </w:p>
    <w:p w14:paraId="06CCEE79" w14:textId="77777777" w:rsidR="003B37FF" w:rsidRDefault="003B37FF" w:rsidP="003B37FF">
      <w:pPr>
        <w:pStyle w:val="NoSpacing"/>
        <w:ind w:left="851"/>
      </w:pPr>
    </w:p>
    <w:p w14:paraId="7EE54489" w14:textId="7E80224A" w:rsidR="003B37FF" w:rsidRDefault="003B37FF" w:rsidP="001C44BF">
      <w:pPr>
        <w:pStyle w:val="NoSpacing"/>
        <w:ind w:left="1571" w:hanging="720"/>
      </w:pPr>
      <w:proofErr w:type="spellStart"/>
      <w:r>
        <w:t>Sandlund</w:t>
      </w:r>
      <w:proofErr w:type="spellEnd"/>
      <w:r>
        <w:t xml:space="preserve">, E., &amp; Norlander, T. (2000) The Effects of Tai Chi </w:t>
      </w:r>
      <w:proofErr w:type="spellStart"/>
      <w:r>
        <w:t>Chuan</w:t>
      </w:r>
      <w:proofErr w:type="spellEnd"/>
      <w:r>
        <w:t xml:space="preserve"> Relaxation and Exercise o</w:t>
      </w:r>
      <w:r w:rsidR="001C44BF">
        <w:t>n Stress Responses and Well-</w:t>
      </w:r>
      <w:r>
        <w:t xml:space="preserve">Being: An Overview of Research. </w:t>
      </w:r>
      <w:r>
        <w:rPr>
          <w:i/>
        </w:rPr>
        <w:t>International Journal of Stress Management. 7</w:t>
      </w:r>
      <w:r>
        <w:t xml:space="preserve">(2) 139-149. </w:t>
      </w:r>
      <w:hyperlink r:id="rId59" w:history="1">
        <w:r w:rsidRPr="004E73AB">
          <w:rPr>
            <w:rStyle w:val="Hyperlink"/>
          </w:rPr>
          <w:t>https://doi.org/10.1023/A:1009536319034</w:t>
        </w:r>
      </w:hyperlink>
      <w:r>
        <w:t xml:space="preserve">. </w:t>
      </w:r>
    </w:p>
    <w:p w14:paraId="295420A4" w14:textId="7ACD60B6" w:rsidR="00994356" w:rsidRDefault="00994356" w:rsidP="00994356">
      <w:pPr>
        <w:pStyle w:val="NoSpacing"/>
        <w:ind w:left="1571" w:hanging="720"/>
      </w:pPr>
      <w:proofErr w:type="spellStart"/>
      <w:r>
        <w:t>V</w:t>
      </w:r>
      <w:r w:rsidR="00412E1F">
        <w:t>la</w:t>
      </w:r>
      <w:r>
        <w:t>snik</w:t>
      </w:r>
      <w:proofErr w:type="spellEnd"/>
      <w:r>
        <w:t xml:space="preserve">, JJ., </w:t>
      </w:r>
      <w:proofErr w:type="spellStart"/>
      <w:r>
        <w:t>Aliotta</w:t>
      </w:r>
      <w:proofErr w:type="spellEnd"/>
      <w:r>
        <w:t xml:space="preserve">, SL. &amp; </w:t>
      </w:r>
      <w:proofErr w:type="spellStart"/>
      <w:r>
        <w:t>DeLor</w:t>
      </w:r>
      <w:proofErr w:type="spellEnd"/>
      <w:r>
        <w:t xml:space="preserve"> B. (2005) Medication adherence: factors influencing compliance with prescribed medication plans. </w:t>
      </w:r>
      <w:r>
        <w:rPr>
          <w:i/>
        </w:rPr>
        <w:t>Case Manager 16</w:t>
      </w:r>
      <w:r>
        <w:t xml:space="preserve">(2) 47-51. </w:t>
      </w:r>
      <w:hyperlink r:id="rId60" w:history="1">
        <w:r w:rsidR="00412E1F" w:rsidRPr="001A2FF8">
          <w:rPr>
            <w:rStyle w:val="Hyperlink"/>
          </w:rPr>
          <w:t>https://doi.org/10.1016/j.casemgr.2005</w:t>
        </w:r>
        <w:r w:rsidR="00412E1F" w:rsidRPr="001A2FF8">
          <w:rPr>
            <w:rStyle w:val="Hyperlink"/>
          </w:rPr>
          <w:t>.</w:t>
        </w:r>
        <w:r w:rsidR="00412E1F" w:rsidRPr="001A2FF8">
          <w:rPr>
            <w:rStyle w:val="Hyperlink"/>
          </w:rPr>
          <w:t>01.009</w:t>
        </w:r>
      </w:hyperlink>
    </w:p>
    <w:p w14:paraId="5ABB5EEA" w14:textId="77777777" w:rsidR="00412E1F" w:rsidRDefault="00412E1F" w:rsidP="00994356">
      <w:pPr>
        <w:pStyle w:val="NoSpacing"/>
        <w:ind w:left="1571" w:hanging="720"/>
      </w:pPr>
    </w:p>
    <w:p w14:paraId="038AA20B" w14:textId="77777777" w:rsidR="00994356" w:rsidRDefault="00994356" w:rsidP="00994356">
      <w:pPr>
        <w:pStyle w:val="NoSpacing"/>
        <w:ind w:left="1571" w:hanging="720"/>
      </w:pPr>
    </w:p>
    <w:p w14:paraId="3C833EE5" w14:textId="77777777" w:rsidR="003B37FF" w:rsidRDefault="003B37FF" w:rsidP="00CE146E">
      <w:pPr>
        <w:pStyle w:val="NoSpacing"/>
        <w:ind w:left="589" w:hanging="720"/>
        <w:rPr>
          <w:b/>
          <w:i/>
        </w:rPr>
      </w:pPr>
    </w:p>
    <w:p w14:paraId="1210AC3D" w14:textId="77777777" w:rsidR="00F2257A" w:rsidRPr="00F2257A" w:rsidRDefault="00F2257A" w:rsidP="00F2257A">
      <w:pPr>
        <w:pStyle w:val="NoSpacing"/>
        <w:rPr>
          <w:b/>
          <w:i/>
        </w:rPr>
      </w:pPr>
    </w:p>
    <w:sectPr w:rsidR="00F2257A" w:rsidRPr="00F2257A" w:rsidSect="001A50B4">
      <w:headerReference w:type="default" r:id="rId61"/>
      <w:footerReference w:type="default" r:id="rId62"/>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Gordon Rennie" w:date="2019-02-23T14:26:00Z" w:initials="GR">
    <w:p w14:paraId="19DDDF2F" w14:textId="77777777" w:rsidR="0029742D" w:rsidRDefault="0029742D">
      <w:pPr>
        <w:pStyle w:val="CommentText"/>
      </w:pPr>
      <w:r>
        <w:rPr>
          <w:rStyle w:val="CommentReference"/>
        </w:rPr>
        <w:annotationRef/>
      </w:r>
      <w:r>
        <w:t>I agree and like the research link above</w:t>
      </w:r>
    </w:p>
  </w:comment>
  <w:comment w:id="2" w:author="Gordon Rennie" w:date="2019-02-23T14:25:00Z" w:initials="GR">
    <w:p w14:paraId="6FC7D76D" w14:textId="77777777" w:rsidR="0029742D" w:rsidRDefault="0029742D">
      <w:pPr>
        <w:pStyle w:val="CommentText"/>
      </w:pPr>
      <w:r>
        <w:rPr>
          <w:rStyle w:val="CommentReference"/>
        </w:rPr>
        <w:annotationRef/>
      </w:r>
      <w:r>
        <w:t>Deeper? I don’t understand this sentence.</w:t>
      </w:r>
    </w:p>
  </w:comment>
  <w:comment w:id="3" w:author="Gordon Rennie" w:date="2019-02-23T14:26:00Z" w:initials="GR">
    <w:p w14:paraId="60A06A21" w14:textId="77777777" w:rsidR="0029742D" w:rsidRDefault="0029742D">
      <w:pPr>
        <w:pStyle w:val="CommentText"/>
      </w:pPr>
      <w:r>
        <w:rPr>
          <w:rStyle w:val="CommentReference"/>
        </w:rPr>
        <w:annotationRef/>
      </w:r>
      <w:r>
        <w:t xml:space="preserve">What changes? </w:t>
      </w:r>
      <w:proofErr w:type="gramStart"/>
      <w:r>
        <w:t>Again</w:t>
      </w:r>
      <w:proofErr w:type="gramEnd"/>
      <w:r>
        <w:t xml:space="preserve"> I don’t understand this.</w:t>
      </w:r>
    </w:p>
  </w:comment>
  <w:comment w:id="4" w:author="Gordon Rennie" w:date="2019-02-23T14:26:00Z" w:initials="GR">
    <w:p w14:paraId="051465CF" w14:textId="77777777" w:rsidR="0029742D" w:rsidRDefault="0029742D">
      <w:pPr>
        <w:pStyle w:val="CommentText"/>
      </w:pPr>
      <w:r>
        <w:rPr>
          <w:rStyle w:val="CommentReference"/>
        </w:rPr>
        <w:annotationRef/>
      </w:r>
      <w:r>
        <w:t>Agreed – good point. I’ve added in how we’ve also designed the robot interactions in the same manner.</w:t>
      </w:r>
    </w:p>
  </w:comment>
  <w:comment w:id="5" w:author="Gordon Rennie" w:date="2019-02-23T14:29:00Z" w:initials="GR">
    <w:p w14:paraId="7A92664D" w14:textId="77777777" w:rsidR="0029742D" w:rsidRDefault="0029742D">
      <w:pPr>
        <w:pStyle w:val="CommentText"/>
      </w:pPr>
      <w:r>
        <w:rPr>
          <w:rStyle w:val="CommentReference"/>
        </w:rPr>
        <w:annotationRef/>
      </w:r>
      <w:r>
        <w:t xml:space="preserve">BBC news seems like a bad example? Or is this the first comparison? I’ve altered it how I thought it’d look. </w:t>
      </w:r>
      <w:proofErr w:type="gramStart"/>
      <w:r>
        <w:t>Also</w:t>
      </w:r>
      <w:proofErr w:type="gramEnd"/>
      <w:r>
        <w:t xml:space="preserve"> I wouldn’t circle buttons. If buttons on our app aren’t obvious as buttons we’ve a bad design. The buttons should be obvious on their own.</w:t>
      </w:r>
    </w:p>
    <w:p w14:paraId="5D6B8956" w14:textId="77777777" w:rsidR="0029742D" w:rsidRDefault="0029742D">
      <w:pPr>
        <w:pStyle w:val="CommentText"/>
      </w:pPr>
    </w:p>
    <w:p w14:paraId="0180A1B5" w14:textId="77777777" w:rsidR="0029742D" w:rsidRDefault="0029742D">
      <w:pPr>
        <w:pStyle w:val="CommentText"/>
      </w:pPr>
      <w:r>
        <w:t xml:space="preserve">I would also consider not using the BBC news webpage. It’s an unfair comparison to look at a webpage as opposed to an app. The difference between a mouse click and a stubby finger is huge. Meaning the BBC can justify smaller buttons. </w:t>
      </w:r>
    </w:p>
  </w:comment>
  <w:comment w:id="7" w:author="Gordon Rennie" w:date="2019-02-23T14:44:00Z" w:initials="GR">
    <w:p w14:paraId="2282D881" w14:textId="77777777" w:rsidR="0029742D" w:rsidRDefault="0029742D">
      <w:pPr>
        <w:pStyle w:val="CommentText"/>
      </w:pPr>
      <w:r>
        <w:rPr>
          <w:rStyle w:val="CommentReference"/>
        </w:rPr>
        <w:annotationRef/>
      </w:r>
      <w:r>
        <w:t xml:space="preserve">I still don’t think these guys are stakeholders. Maintenance staff interact with gas meters and such not apps. </w:t>
      </w:r>
    </w:p>
    <w:p w14:paraId="5CC541CA" w14:textId="6CB93674" w:rsidR="0029742D" w:rsidRDefault="0029742D">
      <w:pPr>
        <w:pStyle w:val="CommentText"/>
      </w:pPr>
      <w:r>
        <w:t xml:space="preserve">As for the robot maintenance again </w:t>
      </w:r>
      <w:proofErr w:type="spellStart"/>
      <w:r>
        <w:t>cozmo</w:t>
      </w:r>
      <w:proofErr w:type="spellEnd"/>
      <w:r>
        <w:t xml:space="preserve"> is the kind of thing you send away – I wouldn’t see it being a good business model for us to do home visits</w:t>
      </w:r>
    </w:p>
  </w:comment>
  <w:comment w:id="8" w:author="Gordon Rennie" w:date="2019-02-23T14:45:00Z" w:initials="GR">
    <w:p w14:paraId="69770CF1" w14:textId="3812B73C" w:rsidR="0029742D" w:rsidRDefault="0029742D">
      <w:pPr>
        <w:pStyle w:val="CommentText"/>
      </w:pPr>
      <w:r>
        <w:rPr>
          <w:rStyle w:val="CommentReference"/>
        </w:rPr>
        <w:annotationRef/>
      </w:r>
      <w:r>
        <w:t>This is unclear see my re-written paragraph below.</w:t>
      </w:r>
    </w:p>
  </w:comment>
  <w:comment w:id="10" w:author="Gordon Rennie" w:date="2019-02-23T14:51:00Z" w:initials="GR">
    <w:p w14:paraId="7CC3F17E" w14:textId="68345143" w:rsidR="0029742D" w:rsidRDefault="0029742D" w:rsidP="00F41B5A">
      <w:pPr>
        <w:pStyle w:val="CommentText"/>
      </w:pPr>
      <w:r>
        <w:rPr>
          <w:rStyle w:val="CommentReference"/>
        </w:rPr>
        <w:annotationRef/>
      </w:r>
      <w:r>
        <w:t>Changed this part of the paragraph quite a lot. The inclusion of outside personnel wasn’t in the original spec – that’s something we added on our own. I’ve updated the para in line with my understanding.</w:t>
      </w:r>
    </w:p>
    <w:p w14:paraId="74FA59F6" w14:textId="435A266E" w:rsidR="0029742D" w:rsidRDefault="0029742D">
      <w:pPr>
        <w:pStyle w:val="CommentText"/>
      </w:pPr>
    </w:p>
  </w:comment>
  <w:comment w:id="12" w:author="Gordon Rennie" w:date="2019-02-23T14:54:00Z" w:initials="GR">
    <w:p w14:paraId="497F72D3" w14:textId="6479EE8F" w:rsidR="0029742D" w:rsidRDefault="0029742D">
      <w:pPr>
        <w:pStyle w:val="CommentText"/>
      </w:pPr>
      <w:r>
        <w:rPr>
          <w:rStyle w:val="CommentReference"/>
        </w:rPr>
        <w:annotationRef/>
      </w:r>
      <w:r>
        <w:t>Some of our colours aren’t muted. We’d have to alter the prototype if we want to keep this quote.</w:t>
      </w:r>
    </w:p>
  </w:comment>
  <w:comment w:id="13" w:author="Gordon Rennie" w:date="2019-02-23T14:54:00Z" w:initials="GR">
    <w:p w14:paraId="1D21DF1F" w14:textId="7C593368" w:rsidR="0029742D" w:rsidRDefault="0029742D">
      <w:pPr>
        <w:pStyle w:val="CommentText"/>
      </w:pPr>
      <w:r>
        <w:rPr>
          <w:rStyle w:val="CommentReference"/>
        </w:rPr>
        <w:annotationRef/>
      </w:r>
      <w:r>
        <w:t>rephrased</w:t>
      </w:r>
    </w:p>
  </w:comment>
  <w:comment w:id="14" w:author="Gordon Rennie" w:date="2019-02-23T14:55:00Z" w:initials="GR">
    <w:p w14:paraId="4C1CB1DE" w14:textId="5963B0B6" w:rsidR="0029742D" w:rsidRDefault="0029742D">
      <w:pPr>
        <w:pStyle w:val="CommentText"/>
      </w:pPr>
      <w:r>
        <w:rPr>
          <w:rStyle w:val="CommentReference"/>
        </w:rPr>
        <w:annotationRef/>
      </w:r>
      <w:r>
        <w:t>Large cut in this sentence, no need to repeat the above.</w:t>
      </w:r>
    </w:p>
  </w:comment>
  <w:comment w:id="15" w:author="Gordon Rennie" w:date="2019-02-23T14:57:00Z" w:initials="GR">
    <w:p w14:paraId="3ADF1E72" w14:textId="28644FFA" w:rsidR="0029742D" w:rsidRDefault="0029742D">
      <w:pPr>
        <w:pStyle w:val="CommentText"/>
      </w:pPr>
      <w:r>
        <w:rPr>
          <w:rStyle w:val="CommentReference"/>
        </w:rPr>
        <w:annotationRef/>
      </w:r>
      <w:r>
        <w:t>Why are we talking about posters here?</w:t>
      </w:r>
    </w:p>
  </w:comment>
  <w:comment w:id="19" w:author="Gordon Rennie" w:date="2019-02-23T14:59:00Z" w:initials="GR">
    <w:p w14:paraId="07B5A5AD" w14:textId="1450B27B" w:rsidR="0029742D" w:rsidRDefault="0029742D">
      <w:pPr>
        <w:pStyle w:val="CommentText"/>
      </w:pPr>
      <w:r>
        <w:rPr>
          <w:rStyle w:val="CommentReference"/>
        </w:rPr>
        <w:annotationRef/>
      </w:r>
      <w:r>
        <w:t>I didn’t understand this sentence</w:t>
      </w:r>
    </w:p>
  </w:comment>
  <w:comment w:id="23" w:author="Gordon Rennie" w:date="2019-02-23T15:08:00Z" w:initials="GR">
    <w:p w14:paraId="519E640E" w14:textId="0EF28B8C" w:rsidR="0029742D" w:rsidRDefault="0029742D">
      <w:pPr>
        <w:pStyle w:val="CommentText"/>
      </w:pPr>
      <w:r>
        <w:rPr>
          <w:rStyle w:val="CommentReference"/>
        </w:rPr>
        <w:annotationRef/>
      </w:r>
      <w:r>
        <w:t xml:space="preserve">I think we get rid of the password box being used by an outside agency. It weakens the security so much that it may as well not have a log in screen. </w:t>
      </w:r>
    </w:p>
  </w:comment>
  <w:comment w:id="24" w:author="Gordon Rennie" w:date="2019-02-23T15:10:00Z" w:initials="GR">
    <w:p w14:paraId="2658DFA5" w14:textId="6E2D438C" w:rsidR="0029742D" w:rsidRDefault="0029742D">
      <w:pPr>
        <w:pStyle w:val="CommentText"/>
      </w:pPr>
      <w:r>
        <w:rPr>
          <w:rStyle w:val="CommentReference"/>
        </w:rPr>
        <w:annotationRef/>
      </w:r>
      <w:r>
        <w:t>Peace of mind to other stakeholders is mostly unimportant. We’re designing an app for a user. Not for everyone who might see it.</w:t>
      </w:r>
    </w:p>
  </w:comment>
  <w:comment w:id="27" w:author="Gordon Rennie" w:date="2019-02-23T15:12:00Z" w:initials="GR">
    <w:p w14:paraId="292D2352" w14:textId="1637B19B" w:rsidR="0029742D" w:rsidRDefault="0029742D">
      <w:pPr>
        <w:pStyle w:val="CommentText"/>
      </w:pPr>
      <w:r>
        <w:rPr>
          <w:rStyle w:val="CommentReference"/>
        </w:rPr>
        <w:annotationRef/>
      </w:r>
      <w:r>
        <w:t xml:space="preserve">Cut a lot from this list. We don’t need to say where each button takes someone. By this point in the report a reader already knows. We also </w:t>
      </w:r>
      <w:proofErr w:type="gramStart"/>
      <w:r>
        <w:t>have to</w:t>
      </w:r>
      <w:proofErr w:type="gramEnd"/>
      <w:r>
        <w:t xml:space="preserve"> keep things slim. Otherwise Lynne will get bored and stop reading in depth.</w:t>
      </w:r>
    </w:p>
  </w:comment>
  <w:comment w:id="32" w:author="Gordon Rennie" w:date="2019-02-23T15:13:00Z" w:initials="GR">
    <w:p w14:paraId="6FE84D95" w14:textId="051E1342" w:rsidR="0029742D" w:rsidRDefault="0029742D">
      <w:pPr>
        <w:pStyle w:val="CommentText"/>
      </w:pPr>
      <w:r>
        <w:rPr>
          <w:rStyle w:val="CommentReference"/>
        </w:rPr>
        <w:annotationRef/>
      </w:r>
      <w:r>
        <w:t>Our app can’t tell if someone is ‘about’ to select taken – only once they have pressed it.</w:t>
      </w:r>
    </w:p>
  </w:comment>
  <w:comment w:id="35" w:author="Gordon Rennie" w:date="2019-02-23T15:33:00Z" w:initials="GR">
    <w:p w14:paraId="74C00133" w14:textId="263D3E94" w:rsidR="0029742D" w:rsidRDefault="0029742D">
      <w:pPr>
        <w:pStyle w:val="CommentText"/>
      </w:pPr>
      <w:r>
        <w:rPr>
          <w:rStyle w:val="CommentReference"/>
        </w:rPr>
        <w:annotationRef/>
      </w:r>
      <w:r>
        <w:t>Changed to bullet points as bullet points are used elsewhere.</w:t>
      </w:r>
    </w:p>
  </w:comment>
  <w:comment w:id="36" w:author="Gordon Rennie" w:date="2019-02-23T15:35:00Z" w:initials="GR">
    <w:p w14:paraId="5D446A7B" w14:textId="253D411D" w:rsidR="0029742D" w:rsidRDefault="0029742D">
      <w:pPr>
        <w:pStyle w:val="CommentText"/>
      </w:pPr>
      <w:r>
        <w:rPr>
          <w:rStyle w:val="CommentReference"/>
        </w:rPr>
        <w:annotationRef/>
      </w:r>
      <w:r>
        <w:t>Aren’t we already on the change screen here?</w:t>
      </w:r>
    </w:p>
  </w:comment>
  <w:comment w:id="37" w:author="Gordon Rennie" w:date="2019-02-23T15:37:00Z" w:initials="GR">
    <w:p w14:paraId="38BB35B5" w14:textId="689CF5B9" w:rsidR="0029742D" w:rsidRDefault="0029742D">
      <w:pPr>
        <w:pStyle w:val="CommentText"/>
      </w:pPr>
      <w:r>
        <w:rPr>
          <w:rStyle w:val="CommentReference"/>
        </w:rPr>
        <w:annotationRef/>
      </w:r>
      <w:r>
        <w:t xml:space="preserve">Ok we never agreed to lock out functionality of this part of the app. I will repeat what </w:t>
      </w:r>
      <w:proofErr w:type="spellStart"/>
      <w:r>
        <w:t>Isaid</w:t>
      </w:r>
      <w:proofErr w:type="spellEnd"/>
      <w:r>
        <w:t xml:space="preserve"> in the meeting that we aren’t legally allowed to do this. A user must have complete access to their medication. And complete control over what they wish to take. If they want to remove something – go right ahead. I know it sounds </w:t>
      </w:r>
      <w:proofErr w:type="gramStart"/>
      <w:r>
        <w:t>dangerous</w:t>
      </w:r>
      <w:proofErr w:type="gramEnd"/>
      <w:r>
        <w:t xml:space="preserve"> but it is their literal right.</w:t>
      </w:r>
    </w:p>
  </w:comment>
  <w:comment w:id="58" w:author="Gordon Rennie" w:date="2019-02-23T16:30:00Z" w:initials="GR">
    <w:p w14:paraId="5C5AD3F8" w14:textId="2695100D" w:rsidR="0029742D" w:rsidRDefault="0029742D">
      <w:pPr>
        <w:pStyle w:val="CommentText"/>
      </w:pPr>
      <w:r>
        <w:rPr>
          <w:rStyle w:val="CommentReference"/>
        </w:rPr>
        <w:annotationRef/>
      </w:r>
      <w:r>
        <w:t xml:space="preserve">I would remove </w:t>
      </w:r>
      <w:proofErr w:type="gramStart"/>
      <w:r>
        <w:t>this,</w:t>
      </w:r>
      <w:proofErr w:type="gramEnd"/>
      <w:r>
        <w:t xml:space="preserve"> our app doesn’t play music or radio. If we keep this research Lynne will ask ‘well why doesn’t your app do it?’ It’s good research though.</w:t>
      </w:r>
    </w:p>
  </w:comment>
  <w:comment w:id="72" w:author="Gordon Rennie" w:date="2019-02-23T16:59:00Z" w:initials="GR">
    <w:p w14:paraId="280C9CBA" w14:textId="7FC922AB" w:rsidR="0029742D" w:rsidRDefault="0029742D">
      <w:pPr>
        <w:pStyle w:val="CommentText"/>
      </w:pPr>
      <w:r>
        <w:rPr>
          <w:rStyle w:val="CommentReference"/>
        </w:rPr>
        <w:annotationRef/>
      </w:r>
      <w:r>
        <w:t>I don’t think a summary is needed. Any points made in the summary are currently made above. She’ll have already given us marks this is just extra reading.</w:t>
      </w:r>
    </w:p>
  </w:comment>
  <w:comment w:id="87" w:author="Gordon Rennie" w:date="2019-02-23T17:02:00Z" w:initials="GR">
    <w:p w14:paraId="3F42C9E4" w14:textId="0C250C06" w:rsidR="0029742D" w:rsidRDefault="0029742D">
      <w:pPr>
        <w:pStyle w:val="CommentText"/>
      </w:pPr>
      <w:r>
        <w:rPr>
          <w:rStyle w:val="CommentReference"/>
        </w:rPr>
        <w:annotationRef/>
      </w:r>
      <w:proofErr w:type="gramStart"/>
      <w:r>
        <w:t>Again</w:t>
      </w:r>
      <w:proofErr w:type="gramEnd"/>
      <w:r>
        <w:t xml:space="preserve"> would cut entirely</w:t>
      </w:r>
    </w:p>
  </w:comment>
  <w:comment w:id="90" w:author="Gordon Rennie" w:date="2019-02-23T17:02:00Z" w:initials="GR">
    <w:p w14:paraId="044AF2F6" w14:textId="74415985" w:rsidR="0029742D" w:rsidRDefault="0029742D">
      <w:pPr>
        <w:pStyle w:val="CommentText"/>
      </w:pPr>
      <w:r>
        <w:rPr>
          <w:rStyle w:val="CommentReference"/>
        </w:rPr>
        <w:annotationRef/>
      </w:r>
      <w:r>
        <w:t>Cut entirely.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9DDDF2F" w15:done="0"/>
  <w15:commentEx w15:paraId="6FC7D76D" w15:done="0"/>
  <w15:commentEx w15:paraId="60A06A21" w15:done="0"/>
  <w15:commentEx w15:paraId="051465CF" w15:done="0"/>
  <w15:commentEx w15:paraId="0180A1B5" w15:done="0"/>
  <w15:commentEx w15:paraId="5CC541CA" w15:done="0"/>
  <w15:commentEx w15:paraId="69770CF1" w15:done="0"/>
  <w15:commentEx w15:paraId="74FA59F6" w15:done="0"/>
  <w15:commentEx w15:paraId="497F72D3" w15:done="0"/>
  <w15:commentEx w15:paraId="1D21DF1F" w15:done="0"/>
  <w15:commentEx w15:paraId="4C1CB1DE" w15:done="0"/>
  <w15:commentEx w15:paraId="3ADF1E72" w15:done="0"/>
  <w15:commentEx w15:paraId="07B5A5AD" w15:done="0"/>
  <w15:commentEx w15:paraId="519E640E" w15:done="0"/>
  <w15:commentEx w15:paraId="2658DFA5" w15:done="0"/>
  <w15:commentEx w15:paraId="292D2352" w15:done="0"/>
  <w15:commentEx w15:paraId="6FE84D95" w15:done="0"/>
  <w15:commentEx w15:paraId="74C00133" w15:done="0"/>
  <w15:commentEx w15:paraId="5D446A7B" w15:done="0"/>
  <w15:commentEx w15:paraId="38BB35B5" w15:done="0"/>
  <w15:commentEx w15:paraId="5C5AD3F8" w15:done="0"/>
  <w15:commentEx w15:paraId="280C9CBA" w15:done="0"/>
  <w15:commentEx w15:paraId="3F42C9E4" w15:done="0"/>
  <w15:commentEx w15:paraId="044AF2F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DDDF2F" w16cid:durableId="201BD690"/>
  <w16cid:commentId w16cid:paraId="6FC7D76D" w16cid:durableId="201BD66B"/>
  <w16cid:commentId w16cid:paraId="60A06A21" w16cid:durableId="201BD684"/>
  <w16cid:commentId w16cid:paraId="051465CF" w16cid:durableId="201BD6A4"/>
  <w16cid:commentId w16cid:paraId="0180A1B5" w16cid:durableId="201BD72D"/>
  <w16cid:commentId w16cid:paraId="5CC541CA" w16cid:durableId="201BDABF"/>
  <w16cid:commentId w16cid:paraId="69770CF1" w16cid:durableId="201BDB1E"/>
  <w16cid:commentId w16cid:paraId="74FA59F6" w16cid:durableId="201BDC5B"/>
  <w16cid:commentId w16cid:paraId="497F72D3" w16cid:durableId="201BDD0F"/>
  <w16cid:commentId w16cid:paraId="1D21DF1F" w16cid:durableId="201BDD3F"/>
  <w16cid:commentId w16cid:paraId="4C1CB1DE" w16cid:durableId="201BDD67"/>
  <w16cid:commentId w16cid:paraId="3ADF1E72" w16cid:durableId="201BDDE0"/>
  <w16cid:commentId w16cid:paraId="07B5A5AD" w16cid:durableId="201BDE38"/>
  <w16cid:commentId w16cid:paraId="519E640E" w16cid:durableId="201BE059"/>
  <w16cid:commentId w16cid:paraId="2658DFA5" w16cid:durableId="201BE0E3"/>
  <w16cid:commentId w16cid:paraId="292D2352" w16cid:durableId="201BE14A"/>
  <w16cid:commentId w16cid:paraId="6FE84D95" w16cid:durableId="201BE199"/>
  <w16cid:commentId w16cid:paraId="74C00133" w16cid:durableId="201BE632"/>
  <w16cid:commentId w16cid:paraId="5D446A7B" w16cid:durableId="201BE6B5"/>
  <w16cid:commentId w16cid:paraId="38BB35B5" w16cid:durableId="201BE723"/>
  <w16cid:commentId w16cid:paraId="5C5AD3F8" w16cid:durableId="201BF39A"/>
  <w16cid:commentId w16cid:paraId="280C9CBA" w16cid:durableId="201BFA77"/>
  <w16cid:commentId w16cid:paraId="3F42C9E4" w16cid:durableId="201BFB28"/>
  <w16cid:commentId w16cid:paraId="044AF2F6" w16cid:durableId="201BFB3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5D741E" w14:textId="77777777" w:rsidR="003421D5" w:rsidRDefault="003421D5" w:rsidP="001A50B4">
      <w:pPr>
        <w:spacing w:after="0" w:line="240" w:lineRule="auto"/>
      </w:pPr>
      <w:r>
        <w:separator/>
      </w:r>
    </w:p>
  </w:endnote>
  <w:endnote w:type="continuationSeparator" w:id="0">
    <w:p w14:paraId="4A8C8DBF" w14:textId="77777777" w:rsidR="003421D5" w:rsidRDefault="003421D5" w:rsidP="001A50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9019149"/>
      <w:docPartObj>
        <w:docPartGallery w:val="Page Numbers (Bottom of Page)"/>
        <w:docPartUnique/>
      </w:docPartObj>
    </w:sdtPr>
    <w:sdtContent>
      <w:sdt>
        <w:sdtPr>
          <w:id w:val="860082579"/>
          <w:docPartObj>
            <w:docPartGallery w:val="Page Numbers (Top of Page)"/>
            <w:docPartUnique/>
          </w:docPartObj>
        </w:sdtPr>
        <w:sdtContent>
          <w:p w14:paraId="10CD29A3" w14:textId="77777777" w:rsidR="0029742D" w:rsidRDefault="0029742D">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33</w:t>
            </w:r>
            <w:r>
              <w:rPr>
                <w:b/>
                <w:bCs/>
                <w:sz w:val="24"/>
                <w:szCs w:val="24"/>
              </w:rPr>
              <w:fldChar w:fldCharType="end"/>
            </w:r>
          </w:p>
        </w:sdtContent>
      </w:sdt>
    </w:sdtContent>
  </w:sdt>
  <w:p w14:paraId="29C3138E" w14:textId="77777777" w:rsidR="0029742D" w:rsidRDefault="002974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CED146" w14:textId="77777777" w:rsidR="003421D5" w:rsidRDefault="003421D5" w:rsidP="001A50B4">
      <w:pPr>
        <w:spacing w:after="0" w:line="240" w:lineRule="auto"/>
      </w:pPr>
      <w:r>
        <w:separator/>
      </w:r>
    </w:p>
  </w:footnote>
  <w:footnote w:type="continuationSeparator" w:id="0">
    <w:p w14:paraId="7F1FB446" w14:textId="77777777" w:rsidR="003421D5" w:rsidRDefault="003421D5" w:rsidP="001A50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4DA647" w14:textId="77777777" w:rsidR="0029742D" w:rsidRDefault="0029742D">
    <w:pPr>
      <w:pStyle w:val="Header"/>
    </w:pPr>
    <w:r>
      <w:t>Design Report</w:t>
    </w:r>
  </w:p>
  <w:p w14:paraId="2DF0D0BB" w14:textId="77777777" w:rsidR="0029742D" w:rsidRDefault="002974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B2064"/>
    <w:multiLevelType w:val="hybridMultilevel"/>
    <w:tmpl w:val="903A653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DBA5874"/>
    <w:multiLevelType w:val="hybridMultilevel"/>
    <w:tmpl w:val="6AF21D7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E8251D8"/>
    <w:multiLevelType w:val="hybridMultilevel"/>
    <w:tmpl w:val="40B82F32"/>
    <w:lvl w:ilvl="0" w:tplc="79DEDB3C">
      <w:start w:val="1"/>
      <w:numFmt w:val="decimal"/>
      <w:lvlText w:val="%1."/>
      <w:lvlJc w:val="left"/>
      <w:pPr>
        <w:ind w:left="2967" w:hanging="360"/>
      </w:pPr>
      <w:rPr>
        <w:rFonts w:hint="default"/>
      </w:rPr>
    </w:lvl>
    <w:lvl w:ilvl="1" w:tplc="08090019" w:tentative="1">
      <w:start w:val="1"/>
      <w:numFmt w:val="lowerLetter"/>
      <w:lvlText w:val="%2."/>
      <w:lvlJc w:val="left"/>
      <w:pPr>
        <w:ind w:left="3687" w:hanging="360"/>
      </w:pPr>
    </w:lvl>
    <w:lvl w:ilvl="2" w:tplc="0809001B" w:tentative="1">
      <w:start w:val="1"/>
      <w:numFmt w:val="lowerRoman"/>
      <w:lvlText w:val="%3."/>
      <w:lvlJc w:val="right"/>
      <w:pPr>
        <w:ind w:left="4407" w:hanging="180"/>
      </w:pPr>
    </w:lvl>
    <w:lvl w:ilvl="3" w:tplc="0809000F" w:tentative="1">
      <w:start w:val="1"/>
      <w:numFmt w:val="decimal"/>
      <w:lvlText w:val="%4."/>
      <w:lvlJc w:val="left"/>
      <w:pPr>
        <w:ind w:left="5127" w:hanging="360"/>
      </w:pPr>
    </w:lvl>
    <w:lvl w:ilvl="4" w:tplc="08090019" w:tentative="1">
      <w:start w:val="1"/>
      <w:numFmt w:val="lowerLetter"/>
      <w:lvlText w:val="%5."/>
      <w:lvlJc w:val="left"/>
      <w:pPr>
        <w:ind w:left="5847" w:hanging="360"/>
      </w:pPr>
    </w:lvl>
    <w:lvl w:ilvl="5" w:tplc="0809001B" w:tentative="1">
      <w:start w:val="1"/>
      <w:numFmt w:val="lowerRoman"/>
      <w:lvlText w:val="%6."/>
      <w:lvlJc w:val="right"/>
      <w:pPr>
        <w:ind w:left="6567" w:hanging="180"/>
      </w:pPr>
    </w:lvl>
    <w:lvl w:ilvl="6" w:tplc="0809000F" w:tentative="1">
      <w:start w:val="1"/>
      <w:numFmt w:val="decimal"/>
      <w:lvlText w:val="%7."/>
      <w:lvlJc w:val="left"/>
      <w:pPr>
        <w:ind w:left="7287" w:hanging="360"/>
      </w:pPr>
    </w:lvl>
    <w:lvl w:ilvl="7" w:tplc="08090019" w:tentative="1">
      <w:start w:val="1"/>
      <w:numFmt w:val="lowerLetter"/>
      <w:lvlText w:val="%8."/>
      <w:lvlJc w:val="left"/>
      <w:pPr>
        <w:ind w:left="8007" w:hanging="360"/>
      </w:pPr>
    </w:lvl>
    <w:lvl w:ilvl="8" w:tplc="0809001B" w:tentative="1">
      <w:start w:val="1"/>
      <w:numFmt w:val="lowerRoman"/>
      <w:lvlText w:val="%9."/>
      <w:lvlJc w:val="right"/>
      <w:pPr>
        <w:ind w:left="8727" w:hanging="180"/>
      </w:pPr>
    </w:lvl>
  </w:abstractNum>
  <w:abstractNum w:abstractNumId="3" w15:restartNumberingAfterBreak="0">
    <w:nsid w:val="10956037"/>
    <w:multiLevelType w:val="hybridMultilevel"/>
    <w:tmpl w:val="C1FEA276"/>
    <w:lvl w:ilvl="0" w:tplc="518E29F6">
      <w:start w:val="1"/>
      <w:numFmt w:val="decimal"/>
      <w:lvlText w:val="%1."/>
      <w:lvlJc w:val="left"/>
      <w:pPr>
        <w:ind w:left="3960" w:hanging="360"/>
      </w:pPr>
      <w:rPr>
        <w:rFonts w:hint="default"/>
      </w:rPr>
    </w:lvl>
    <w:lvl w:ilvl="1" w:tplc="08090019" w:tentative="1">
      <w:start w:val="1"/>
      <w:numFmt w:val="lowerLetter"/>
      <w:lvlText w:val="%2."/>
      <w:lvlJc w:val="left"/>
      <w:pPr>
        <w:ind w:left="2433" w:hanging="360"/>
      </w:pPr>
    </w:lvl>
    <w:lvl w:ilvl="2" w:tplc="0809001B" w:tentative="1">
      <w:start w:val="1"/>
      <w:numFmt w:val="lowerRoman"/>
      <w:lvlText w:val="%3."/>
      <w:lvlJc w:val="right"/>
      <w:pPr>
        <w:ind w:left="3153" w:hanging="180"/>
      </w:pPr>
    </w:lvl>
    <w:lvl w:ilvl="3" w:tplc="0809000F" w:tentative="1">
      <w:start w:val="1"/>
      <w:numFmt w:val="decimal"/>
      <w:lvlText w:val="%4."/>
      <w:lvlJc w:val="left"/>
      <w:pPr>
        <w:ind w:left="3873" w:hanging="360"/>
      </w:pPr>
    </w:lvl>
    <w:lvl w:ilvl="4" w:tplc="08090019" w:tentative="1">
      <w:start w:val="1"/>
      <w:numFmt w:val="lowerLetter"/>
      <w:lvlText w:val="%5."/>
      <w:lvlJc w:val="left"/>
      <w:pPr>
        <w:ind w:left="4593" w:hanging="360"/>
      </w:pPr>
    </w:lvl>
    <w:lvl w:ilvl="5" w:tplc="0809001B" w:tentative="1">
      <w:start w:val="1"/>
      <w:numFmt w:val="lowerRoman"/>
      <w:lvlText w:val="%6."/>
      <w:lvlJc w:val="right"/>
      <w:pPr>
        <w:ind w:left="5313" w:hanging="180"/>
      </w:pPr>
    </w:lvl>
    <w:lvl w:ilvl="6" w:tplc="0809000F" w:tentative="1">
      <w:start w:val="1"/>
      <w:numFmt w:val="decimal"/>
      <w:lvlText w:val="%7."/>
      <w:lvlJc w:val="left"/>
      <w:pPr>
        <w:ind w:left="6033" w:hanging="360"/>
      </w:pPr>
    </w:lvl>
    <w:lvl w:ilvl="7" w:tplc="08090019" w:tentative="1">
      <w:start w:val="1"/>
      <w:numFmt w:val="lowerLetter"/>
      <w:lvlText w:val="%8."/>
      <w:lvlJc w:val="left"/>
      <w:pPr>
        <w:ind w:left="6753" w:hanging="360"/>
      </w:pPr>
    </w:lvl>
    <w:lvl w:ilvl="8" w:tplc="0809001B" w:tentative="1">
      <w:start w:val="1"/>
      <w:numFmt w:val="lowerRoman"/>
      <w:lvlText w:val="%9."/>
      <w:lvlJc w:val="right"/>
      <w:pPr>
        <w:ind w:left="7473" w:hanging="180"/>
      </w:pPr>
    </w:lvl>
  </w:abstractNum>
  <w:abstractNum w:abstractNumId="4" w15:restartNumberingAfterBreak="0">
    <w:nsid w:val="14105E48"/>
    <w:multiLevelType w:val="hybridMultilevel"/>
    <w:tmpl w:val="40B82F32"/>
    <w:lvl w:ilvl="0" w:tplc="79DEDB3C">
      <w:start w:val="1"/>
      <w:numFmt w:val="decimal"/>
      <w:lvlText w:val="%1."/>
      <w:lvlJc w:val="left"/>
      <w:pPr>
        <w:ind w:left="3240" w:hanging="360"/>
      </w:pPr>
      <w:rPr>
        <w:rFonts w:hint="default"/>
      </w:rPr>
    </w:lvl>
    <w:lvl w:ilvl="1" w:tplc="08090019" w:tentative="1">
      <w:start w:val="1"/>
      <w:numFmt w:val="lowerLetter"/>
      <w:lvlText w:val="%2."/>
      <w:lvlJc w:val="left"/>
      <w:pPr>
        <w:ind w:left="3960" w:hanging="360"/>
      </w:pPr>
    </w:lvl>
    <w:lvl w:ilvl="2" w:tplc="0809001B" w:tentative="1">
      <w:start w:val="1"/>
      <w:numFmt w:val="lowerRoman"/>
      <w:lvlText w:val="%3."/>
      <w:lvlJc w:val="right"/>
      <w:pPr>
        <w:ind w:left="4680" w:hanging="180"/>
      </w:pPr>
    </w:lvl>
    <w:lvl w:ilvl="3" w:tplc="0809000F" w:tentative="1">
      <w:start w:val="1"/>
      <w:numFmt w:val="decimal"/>
      <w:lvlText w:val="%4."/>
      <w:lvlJc w:val="left"/>
      <w:pPr>
        <w:ind w:left="5400" w:hanging="360"/>
      </w:pPr>
    </w:lvl>
    <w:lvl w:ilvl="4" w:tplc="08090019" w:tentative="1">
      <w:start w:val="1"/>
      <w:numFmt w:val="lowerLetter"/>
      <w:lvlText w:val="%5."/>
      <w:lvlJc w:val="left"/>
      <w:pPr>
        <w:ind w:left="6120" w:hanging="360"/>
      </w:pPr>
    </w:lvl>
    <w:lvl w:ilvl="5" w:tplc="0809001B" w:tentative="1">
      <w:start w:val="1"/>
      <w:numFmt w:val="lowerRoman"/>
      <w:lvlText w:val="%6."/>
      <w:lvlJc w:val="right"/>
      <w:pPr>
        <w:ind w:left="6840" w:hanging="180"/>
      </w:pPr>
    </w:lvl>
    <w:lvl w:ilvl="6" w:tplc="0809000F" w:tentative="1">
      <w:start w:val="1"/>
      <w:numFmt w:val="decimal"/>
      <w:lvlText w:val="%7."/>
      <w:lvlJc w:val="left"/>
      <w:pPr>
        <w:ind w:left="7560" w:hanging="360"/>
      </w:pPr>
    </w:lvl>
    <w:lvl w:ilvl="7" w:tplc="08090019" w:tentative="1">
      <w:start w:val="1"/>
      <w:numFmt w:val="lowerLetter"/>
      <w:lvlText w:val="%8."/>
      <w:lvlJc w:val="left"/>
      <w:pPr>
        <w:ind w:left="8280" w:hanging="360"/>
      </w:pPr>
    </w:lvl>
    <w:lvl w:ilvl="8" w:tplc="0809001B" w:tentative="1">
      <w:start w:val="1"/>
      <w:numFmt w:val="lowerRoman"/>
      <w:lvlText w:val="%9."/>
      <w:lvlJc w:val="right"/>
      <w:pPr>
        <w:ind w:left="9000" w:hanging="180"/>
      </w:pPr>
    </w:lvl>
  </w:abstractNum>
  <w:abstractNum w:abstractNumId="5" w15:restartNumberingAfterBreak="0">
    <w:nsid w:val="18A65460"/>
    <w:multiLevelType w:val="multilevel"/>
    <w:tmpl w:val="BB9A9B0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28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398408C"/>
    <w:multiLevelType w:val="hybridMultilevel"/>
    <w:tmpl w:val="E5BAD0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23C87AE3"/>
    <w:multiLevelType w:val="hybridMultilevel"/>
    <w:tmpl w:val="311C5FD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248D78C1"/>
    <w:multiLevelType w:val="hybridMultilevel"/>
    <w:tmpl w:val="9B64B3A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2A721BC1"/>
    <w:multiLevelType w:val="hybridMultilevel"/>
    <w:tmpl w:val="5F300E94"/>
    <w:lvl w:ilvl="0" w:tplc="08090001">
      <w:start w:val="1"/>
      <w:numFmt w:val="bullet"/>
      <w:lvlText w:val=""/>
      <w:lvlJc w:val="left"/>
      <w:pPr>
        <w:ind w:left="1117" w:hanging="360"/>
      </w:pPr>
      <w:rPr>
        <w:rFonts w:ascii="Symbol" w:hAnsi="Symbol"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10" w15:restartNumberingAfterBreak="0">
    <w:nsid w:val="2BDD69DD"/>
    <w:multiLevelType w:val="hybridMultilevel"/>
    <w:tmpl w:val="1D92AB0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2D33399A"/>
    <w:multiLevelType w:val="hybridMultilevel"/>
    <w:tmpl w:val="093C92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F9A6838"/>
    <w:multiLevelType w:val="hybridMultilevel"/>
    <w:tmpl w:val="128024B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3F8105D4"/>
    <w:multiLevelType w:val="hybridMultilevel"/>
    <w:tmpl w:val="9F7E3996"/>
    <w:lvl w:ilvl="0" w:tplc="0809000F">
      <w:start w:val="1"/>
      <w:numFmt w:val="decimal"/>
      <w:lvlText w:val="%1."/>
      <w:lvlJc w:val="left"/>
      <w:pPr>
        <w:ind w:left="1044" w:hanging="360"/>
      </w:pPr>
    </w:lvl>
    <w:lvl w:ilvl="1" w:tplc="08090019" w:tentative="1">
      <w:start w:val="1"/>
      <w:numFmt w:val="lowerLetter"/>
      <w:lvlText w:val="%2."/>
      <w:lvlJc w:val="left"/>
      <w:pPr>
        <w:ind w:left="1764" w:hanging="360"/>
      </w:pPr>
    </w:lvl>
    <w:lvl w:ilvl="2" w:tplc="0809001B" w:tentative="1">
      <w:start w:val="1"/>
      <w:numFmt w:val="lowerRoman"/>
      <w:lvlText w:val="%3."/>
      <w:lvlJc w:val="right"/>
      <w:pPr>
        <w:ind w:left="2484" w:hanging="180"/>
      </w:pPr>
    </w:lvl>
    <w:lvl w:ilvl="3" w:tplc="0809000F" w:tentative="1">
      <w:start w:val="1"/>
      <w:numFmt w:val="decimal"/>
      <w:lvlText w:val="%4."/>
      <w:lvlJc w:val="left"/>
      <w:pPr>
        <w:ind w:left="3204" w:hanging="360"/>
      </w:pPr>
    </w:lvl>
    <w:lvl w:ilvl="4" w:tplc="08090019" w:tentative="1">
      <w:start w:val="1"/>
      <w:numFmt w:val="lowerLetter"/>
      <w:lvlText w:val="%5."/>
      <w:lvlJc w:val="left"/>
      <w:pPr>
        <w:ind w:left="3924" w:hanging="360"/>
      </w:pPr>
    </w:lvl>
    <w:lvl w:ilvl="5" w:tplc="0809001B" w:tentative="1">
      <w:start w:val="1"/>
      <w:numFmt w:val="lowerRoman"/>
      <w:lvlText w:val="%6."/>
      <w:lvlJc w:val="right"/>
      <w:pPr>
        <w:ind w:left="4644" w:hanging="180"/>
      </w:pPr>
    </w:lvl>
    <w:lvl w:ilvl="6" w:tplc="0809000F" w:tentative="1">
      <w:start w:val="1"/>
      <w:numFmt w:val="decimal"/>
      <w:lvlText w:val="%7."/>
      <w:lvlJc w:val="left"/>
      <w:pPr>
        <w:ind w:left="5364" w:hanging="360"/>
      </w:pPr>
    </w:lvl>
    <w:lvl w:ilvl="7" w:tplc="08090019" w:tentative="1">
      <w:start w:val="1"/>
      <w:numFmt w:val="lowerLetter"/>
      <w:lvlText w:val="%8."/>
      <w:lvlJc w:val="left"/>
      <w:pPr>
        <w:ind w:left="6084" w:hanging="360"/>
      </w:pPr>
    </w:lvl>
    <w:lvl w:ilvl="8" w:tplc="0809001B" w:tentative="1">
      <w:start w:val="1"/>
      <w:numFmt w:val="lowerRoman"/>
      <w:lvlText w:val="%9."/>
      <w:lvlJc w:val="right"/>
      <w:pPr>
        <w:ind w:left="6804" w:hanging="180"/>
      </w:pPr>
    </w:lvl>
  </w:abstractNum>
  <w:abstractNum w:abstractNumId="14" w15:restartNumberingAfterBreak="0">
    <w:nsid w:val="40913034"/>
    <w:multiLevelType w:val="hybridMultilevel"/>
    <w:tmpl w:val="2C40070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4446769D"/>
    <w:multiLevelType w:val="hybridMultilevel"/>
    <w:tmpl w:val="864C9048"/>
    <w:lvl w:ilvl="0" w:tplc="EE9EEAB4">
      <w:start w:val="1"/>
      <w:numFmt w:val="bullet"/>
      <w:lvlText w:val=""/>
      <w:lvlJc w:val="left"/>
      <w:pPr>
        <w:ind w:left="3327" w:hanging="360"/>
      </w:pPr>
      <w:rPr>
        <w:rFonts w:ascii="Wingdings" w:eastAsiaTheme="minorHAnsi" w:hAnsi="Wingdings" w:cstheme="minorBidi" w:hint="default"/>
      </w:rPr>
    </w:lvl>
    <w:lvl w:ilvl="1" w:tplc="08090003" w:tentative="1">
      <w:start w:val="1"/>
      <w:numFmt w:val="bullet"/>
      <w:lvlText w:val="o"/>
      <w:lvlJc w:val="left"/>
      <w:pPr>
        <w:ind w:left="4047" w:hanging="360"/>
      </w:pPr>
      <w:rPr>
        <w:rFonts w:ascii="Courier New" w:hAnsi="Courier New" w:cs="Courier New" w:hint="default"/>
      </w:rPr>
    </w:lvl>
    <w:lvl w:ilvl="2" w:tplc="08090005" w:tentative="1">
      <w:start w:val="1"/>
      <w:numFmt w:val="bullet"/>
      <w:lvlText w:val=""/>
      <w:lvlJc w:val="left"/>
      <w:pPr>
        <w:ind w:left="4767" w:hanging="360"/>
      </w:pPr>
      <w:rPr>
        <w:rFonts w:ascii="Wingdings" w:hAnsi="Wingdings" w:hint="default"/>
      </w:rPr>
    </w:lvl>
    <w:lvl w:ilvl="3" w:tplc="08090001" w:tentative="1">
      <w:start w:val="1"/>
      <w:numFmt w:val="bullet"/>
      <w:lvlText w:val=""/>
      <w:lvlJc w:val="left"/>
      <w:pPr>
        <w:ind w:left="5487" w:hanging="360"/>
      </w:pPr>
      <w:rPr>
        <w:rFonts w:ascii="Symbol" w:hAnsi="Symbol" w:hint="default"/>
      </w:rPr>
    </w:lvl>
    <w:lvl w:ilvl="4" w:tplc="08090003" w:tentative="1">
      <w:start w:val="1"/>
      <w:numFmt w:val="bullet"/>
      <w:lvlText w:val="o"/>
      <w:lvlJc w:val="left"/>
      <w:pPr>
        <w:ind w:left="6207" w:hanging="360"/>
      </w:pPr>
      <w:rPr>
        <w:rFonts w:ascii="Courier New" w:hAnsi="Courier New" w:cs="Courier New" w:hint="default"/>
      </w:rPr>
    </w:lvl>
    <w:lvl w:ilvl="5" w:tplc="08090005" w:tentative="1">
      <w:start w:val="1"/>
      <w:numFmt w:val="bullet"/>
      <w:lvlText w:val=""/>
      <w:lvlJc w:val="left"/>
      <w:pPr>
        <w:ind w:left="6927" w:hanging="360"/>
      </w:pPr>
      <w:rPr>
        <w:rFonts w:ascii="Wingdings" w:hAnsi="Wingdings" w:hint="default"/>
      </w:rPr>
    </w:lvl>
    <w:lvl w:ilvl="6" w:tplc="08090001" w:tentative="1">
      <w:start w:val="1"/>
      <w:numFmt w:val="bullet"/>
      <w:lvlText w:val=""/>
      <w:lvlJc w:val="left"/>
      <w:pPr>
        <w:ind w:left="7647" w:hanging="360"/>
      </w:pPr>
      <w:rPr>
        <w:rFonts w:ascii="Symbol" w:hAnsi="Symbol" w:hint="default"/>
      </w:rPr>
    </w:lvl>
    <w:lvl w:ilvl="7" w:tplc="08090003" w:tentative="1">
      <w:start w:val="1"/>
      <w:numFmt w:val="bullet"/>
      <w:lvlText w:val="o"/>
      <w:lvlJc w:val="left"/>
      <w:pPr>
        <w:ind w:left="8367" w:hanging="360"/>
      </w:pPr>
      <w:rPr>
        <w:rFonts w:ascii="Courier New" w:hAnsi="Courier New" w:cs="Courier New" w:hint="default"/>
      </w:rPr>
    </w:lvl>
    <w:lvl w:ilvl="8" w:tplc="08090005" w:tentative="1">
      <w:start w:val="1"/>
      <w:numFmt w:val="bullet"/>
      <w:lvlText w:val=""/>
      <w:lvlJc w:val="left"/>
      <w:pPr>
        <w:ind w:left="9087" w:hanging="360"/>
      </w:pPr>
      <w:rPr>
        <w:rFonts w:ascii="Wingdings" w:hAnsi="Wingdings" w:hint="default"/>
      </w:rPr>
    </w:lvl>
  </w:abstractNum>
  <w:abstractNum w:abstractNumId="16" w15:restartNumberingAfterBreak="0">
    <w:nsid w:val="465B595D"/>
    <w:multiLevelType w:val="hybridMultilevel"/>
    <w:tmpl w:val="3A5890D0"/>
    <w:lvl w:ilvl="0" w:tplc="08090001">
      <w:start w:val="1"/>
      <w:numFmt w:val="bullet"/>
      <w:lvlText w:val=""/>
      <w:lvlJc w:val="left"/>
      <w:pPr>
        <w:ind w:left="1044" w:hanging="360"/>
      </w:pPr>
      <w:rPr>
        <w:rFonts w:ascii="Symbol" w:hAnsi="Symbol" w:hint="default"/>
      </w:rPr>
    </w:lvl>
    <w:lvl w:ilvl="1" w:tplc="08090019" w:tentative="1">
      <w:start w:val="1"/>
      <w:numFmt w:val="lowerLetter"/>
      <w:lvlText w:val="%2."/>
      <w:lvlJc w:val="left"/>
      <w:pPr>
        <w:ind w:left="1764" w:hanging="360"/>
      </w:pPr>
    </w:lvl>
    <w:lvl w:ilvl="2" w:tplc="0809001B" w:tentative="1">
      <w:start w:val="1"/>
      <w:numFmt w:val="lowerRoman"/>
      <w:lvlText w:val="%3."/>
      <w:lvlJc w:val="right"/>
      <w:pPr>
        <w:ind w:left="2484" w:hanging="180"/>
      </w:pPr>
    </w:lvl>
    <w:lvl w:ilvl="3" w:tplc="0809000F" w:tentative="1">
      <w:start w:val="1"/>
      <w:numFmt w:val="decimal"/>
      <w:lvlText w:val="%4."/>
      <w:lvlJc w:val="left"/>
      <w:pPr>
        <w:ind w:left="3204" w:hanging="360"/>
      </w:pPr>
    </w:lvl>
    <w:lvl w:ilvl="4" w:tplc="08090019" w:tentative="1">
      <w:start w:val="1"/>
      <w:numFmt w:val="lowerLetter"/>
      <w:lvlText w:val="%5."/>
      <w:lvlJc w:val="left"/>
      <w:pPr>
        <w:ind w:left="3924" w:hanging="360"/>
      </w:pPr>
    </w:lvl>
    <w:lvl w:ilvl="5" w:tplc="0809001B" w:tentative="1">
      <w:start w:val="1"/>
      <w:numFmt w:val="lowerRoman"/>
      <w:lvlText w:val="%6."/>
      <w:lvlJc w:val="right"/>
      <w:pPr>
        <w:ind w:left="4644" w:hanging="180"/>
      </w:pPr>
    </w:lvl>
    <w:lvl w:ilvl="6" w:tplc="0809000F" w:tentative="1">
      <w:start w:val="1"/>
      <w:numFmt w:val="decimal"/>
      <w:lvlText w:val="%7."/>
      <w:lvlJc w:val="left"/>
      <w:pPr>
        <w:ind w:left="5364" w:hanging="360"/>
      </w:pPr>
    </w:lvl>
    <w:lvl w:ilvl="7" w:tplc="08090019" w:tentative="1">
      <w:start w:val="1"/>
      <w:numFmt w:val="lowerLetter"/>
      <w:lvlText w:val="%8."/>
      <w:lvlJc w:val="left"/>
      <w:pPr>
        <w:ind w:left="6084" w:hanging="360"/>
      </w:pPr>
    </w:lvl>
    <w:lvl w:ilvl="8" w:tplc="0809001B" w:tentative="1">
      <w:start w:val="1"/>
      <w:numFmt w:val="lowerRoman"/>
      <w:lvlText w:val="%9."/>
      <w:lvlJc w:val="right"/>
      <w:pPr>
        <w:ind w:left="6804" w:hanging="180"/>
      </w:pPr>
    </w:lvl>
  </w:abstractNum>
  <w:abstractNum w:abstractNumId="17" w15:restartNumberingAfterBreak="0">
    <w:nsid w:val="51736067"/>
    <w:multiLevelType w:val="multilevel"/>
    <w:tmpl w:val="0EAE734A"/>
    <w:lvl w:ilvl="0">
      <w:start w:val="1"/>
      <w:numFmt w:val="bullet"/>
      <w:lvlText w:val=""/>
      <w:lvlJc w:val="left"/>
      <w:pPr>
        <w:ind w:left="1080" w:hanging="360"/>
      </w:pPr>
      <w:rPr>
        <w:rFonts w:ascii="Symbol" w:hAnsi="Symbol" w:hint="default"/>
        <w:color w:val="auto"/>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1800" w:hanging="360"/>
      </w:pPr>
      <w:rPr>
        <w:rFonts w:ascii="Symbol" w:hAnsi="Symbol" w:hint="default"/>
        <w:color w:val="auto"/>
      </w:rPr>
    </w:lvl>
    <w:lvl w:ilvl="3">
      <w:start w:val="1"/>
      <w:numFmt w:val="bullet"/>
      <w:lvlText w:val="o"/>
      <w:lvlJc w:val="left"/>
      <w:pPr>
        <w:ind w:left="2160" w:hanging="360"/>
      </w:pPr>
      <w:rPr>
        <w:rFonts w:ascii="Courier New" w:hAnsi="Courier New" w:cs="Courier New" w:hint="default"/>
      </w:rPr>
    </w:lvl>
    <w:lvl w:ilvl="4">
      <w:start w:val="1"/>
      <w:numFmt w:val="none"/>
      <w:lvlText w:val=""/>
      <w:lvlJc w:val="left"/>
      <w:pPr>
        <w:ind w:left="2520" w:hanging="360"/>
      </w:pPr>
      <w:rPr>
        <w:rFonts w:hint="default"/>
      </w:rPr>
    </w:lvl>
    <w:lvl w:ilvl="5">
      <w:start w:val="1"/>
      <w:numFmt w:val="none"/>
      <w:lvlText w:val=""/>
      <w:lvlJc w:val="left"/>
      <w:pPr>
        <w:ind w:left="2880" w:hanging="360"/>
      </w:pPr>
      <w:rPr>
        <w:rFonts w:hint="default"/>
      </w:rPr>
    </w:lvl>
    <w:lvl w:ilvl="6">
      <w:start w:val="1"/>
      <w:numFmt w:val="none"/>
      <w:lvlText w:val=""/>
      <w:lvlJc w:val="left"/>
      <w:pPr>
        <w:ind w:left="3240" w:hanging="360"/>
      </w:pPr>
      <w:rPr>
        <w:rFonts w:hint="default"/>
      </w:rPr>
    </w:lvl>
    <w:lvl w:ilvl="7">
      <w:start w:val="1"/>
      <w:numFmt w:val="none"/>
      <w:lvlText w:val=""/>
      <w:lvlJc w:val="left"/>
      <w:pPr>
        <w:ind w:left="3600" w:hanging="360"/>
      </w:pPr>
      <w:rPr>
        <w:rFonts w:hint="default"/>
      </w:rPr>
    </w:lvl>
    <w:lvl w:ilvl="8">
      <w:start w:val="1"/>
      <w:numFmt w:val="none"/>
      <w:lvlText w:val=""/>
      <w:lvlJc w:val="left"/>
      <w:pPr>
        <w:ind w:left="3960" w:hanging="360"/>
      </w:pPr>
      <w:rPr>
        <w:rFonts w:hint="default"/>
      </w:rPr>
    </w:lvl>
  </w:abstractNum>
  <w:abstractNum w:abstractNumId="18" w15:restartNumberingAfterBreak="0">
    <w:nsid w:val="54446D41"/>
    <w:multiLevelType w:val="hybridMultilevel"/>
    <w:tmpl w:val="70BA22E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5686199B"/>
    <w:multiLevelType w:val="hybridMultilevel"/>
    <w:tmpl w:val="FFC6D2E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5B8F427D"/>
    <w:multiLevelType w:val="hybridMultilevel"/>
    <w:tmpl w:val="953C97C0"/>
    <w:lvl w:ilvl="0" w:tplc="0809000F">
      <w:start w:val="1"/>
      <w:numFmt w:val="decimal"/>
      <w:lvlText w:val="%1."/>
      <w:lvlJc w:val="left"/>
      <w:pPr>
        <w:ind w:left="1224" w:hanging="360"/>
      </w:pPr>
      <w:rPr>
        <w:rFonts w:hint="default"/>
      </w:rPr>
    </w:lvl>
    <w:lvl w:ilvl="1" w:tplc="08090019">
      <w:start w:val="1"/>
      <w:numFmt w:val="lowerLetter"/>
      <w:lvlText w:val="%2."/>
      <w:lvlJc w:val="left"/>
      <w:pPr>
        <w:ind w:left="1944" w:hanging="360"/>
      </w:pPr>
    </w:lvl>
    <w:lvl w:ilvl="2" w:tplc="0809001B">
      <w:start w:val="1"/>
      <w:numFmt w:val="lowerRoman"/>
      <w:lvlText w:val="%3."/>
      <w:lvlJc w:val="right"/>
      <w:pPr>
        <w:ind w:left="2664" w:hanging="180"/>
      </w:pPr>
    </w:lvl>
    <w:lvl w:ilvl="3" w:tplc="0809000F" w:tentative="1">
      <w:start w:val="1"/>
      <w:numFmt w:val="decimal"/>
      <w:lvlText w:val="%4."/>
      <w:lvlJc w:val="left"/>
      <w:pPr>
        <w:ind w:left="3384" w:hanging="360"/>
      </w:pPr>
    </w:lvl>
    <w:lvl w:ilvl="4" w:tplc="08090019" w:tentative="1">
      <w:start w:val="1"/>
      <w:numFmt w:val="lowerLetter"/>
      <w:lvlText w:val="%5."/>
      <w:lvlJc w:val="left"/>
      <w:pPr>
        <w:ind w:left="4104" w:hanging="360"/>
      </w:pPr>
    </w:lvl>
    <w:lvl w:ilvl="5" w:tplc="0809001B" w:tentative="1">
      <w:start w:val="1"/>
      <w:numFmt w:val="lowerRoman"/>
      <w:lvlText w:val="%6."/>
      <w:lvlJc w:val="right"/>
      <w:pPr>
        <w:ind w:left="4824" w:hanging="180"/>
      </w:pPr>
    </w:lvl>
    <w:lvl w:ilvl="6" w:tplc="0809000F" w:tentative="1">
      <w:start w:val="1"/>
      <w:numFmt w:val="decimal"/>
      <w:lvlText w:val="%7."/>
      <w:lvlJc w:val="left"/>
      <w:pPr>
        <w:ind w:left="5544" w:hanging="360"/>
      </w:pPr>
    </w:lvl>
    <w:lvl w:ilvl="7" w:tplc="08090019" w:tentative="1">
      <w:start w:val="1"/>
      <w:numFmt w:val="lowerLetter"/>
      <w:lvlText w:val="%8."/>
      <w:lvlJc w:val="left"/>
      <w:pPr>
        <w:ind w:left="6264" w:hanging="360"/>
      </w:pPr>
    </w:lvl>
    <w:lvl w:ilvl="8" w:tplc="0809001B" w:tentative="1">
      <w:start w:val="1"/>
      <w:numFmt w:val="lowerRoman"/>
      <w:lvlText w:val="%9."/>
      <w:lvlJc w:val="right"/>
      <w:pPr>
        <w:ind w:left="6984" w:hanging="180"/>
      </w:pPr>
    </w:lvl>
  </w:abstractNum>
  <w:abstractNum w:abstractNumId="21" w15:restartNumberingAfterBreak="0">
    <w:nsid w:val="68B7033D"/>
    <w:multiLevelType w:val="hybridMultilevel"/>
    <w:tmpl w:val="C602E6C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6E4C2130"/>
    <w:multiLevelType w:val="multilevel"/>
    <w:tmpl w:val="0EAE734A"/>
    <w:lvl w:ilvl="0">
      <w:start w:val="1"/>
      <w:numFmt w:val="bullet"/>
      <w:lvlText w:val=""/>
      <w:lvlJc w:val="left"/>
      <w:pPr>
        <w:ind w:left="1080" w:hanging="360"/>
      </w:pPr>
      <w:rPr>
        <w:rFonts w:ascii="Symbol" w:hAnsi="Symbol" w:hint="default"/>
        <w:color w:val="auto"/>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1800" w:hanging="360"/>
      </w:pPr>
      <w:rPr>
        <w:rFonts w:ascii="Symbol" w:hAnsi="Symbol" w:hint="default"/>
        <w:color w:val="auto"/>
      </w:rPr>
    </w:lvl>
    <w:lvl w:ilvl="3">
      <w:start w:val="1"/>
      <w:numFmt w:val="bullet"/>
      <w:lvlText w:val="o"/>
      <w:lvlJc w:val="left"/>
      <w:pPr>
        <w:ind w:left="2160" w:hanging="360"/>
      </w:pPr>
      <w:rPr>
        <w:rFonts w:ascii="Courier New" w:hAnsi="Courier New" w:cs="Courier New" w:hint="default"/>
      </w:rPr>
    </w:lvl>
    <w:lvl w:ilvl="4">
      <w:start w:val="1"/>
      <w:numFmt w:val="none"/>
      <w:lvlText w:val=""/>
      <w:lvlJc w:val="left"/>
      <w:pPr>
        <w:ind w:left="2520" w:hanging="360"/>
      </w:pPr>
      <w:rPr>
        <w:rFonts w:hint="default"/>
      </w:rPr>
    </w:lvl>
    <w:lvl w:ilvl="5">
      <w:start w:val="1"/>
      <w:numFmt w:val="none"/>
      <w:lvlText w:val=""/>
      <w:lvlJc w:val="left"/>
      <w:pPr>
        <w:ind w:left="2880" w:hanging="360"/>
      </w:pPr>
      <w:rPr>
        <w:rFonts w:hint="default"/>
      </w:rPr>
    </w:lvl>
    <w:lvl w:ilvl="6">
      <w:start w:val="1"/>
      <w:numFmt w:val="none"/>
      <w:lvlText w:val=""/>
      <w:lvlJc w:val="left"/>
      <w:pPr>
        <w:ind w:left="3240" w:hanging="360"/>
      </w:pPr>
      <w:rPr>
        <w:rFonts w:hint="default"/>
      </w:rPr>
    </w:lvl>
    <w:lvl w:ilvl="7">
      <w:start w:val="1"/>
      <w:numFmt w:val="none"/>
      <w:lvlText w:val=""/>
      <w:lvlJc w:val="left"/>
      <w:pPr>
        <w:ind w:left="3600" w:hanging="360"/>
      </w:pPr>
      <w:rPr>
        <w:rFonts w:hint="default"/>
      </w:rPr>
    </w:lvl>
    <w:lvl w:ilvl="8">
      <w:start w:val="1"/>
      <w:numFmt w:val="none"/>
      <w:lvlText w:val=""/>
      <w:lvlJc w:val="left"/>
      <w:pPr>
        <w:ind w:left="3960" w:hanging="360"/>
      </w:pPr>
      <w:rPr>
        <w:rFonts w:hint="default"/>
      </w:rPr>
    </w:lvl>
  </w:abstractNum>
  <w:abstractNum w:abstractNumId="23" w15:restartNumberingAfterBreak="0">
    <w:nsid w:val="6F3D4766"/>
    <w:multiLevelType w:val="multilevel"/>
    <w:tmpl w:val="C3564E6C"/>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Symbol" w:hAnsi="Symbol" w:hint="default"/>
        <w:color w:val="auto"/>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4" w15:restartNumberingAfterBreak="0">
    <w:nsid w:val="785F285B"/>
    <w:multiLevelType w:val="hybridMultilevel"/>
    <w:tmpl w:val="E4F0873E"/>
    <w:lvl w:ilvl="0" w:tplc="0809000F">
      <w:start w:val="1"/>
      <w:numFmt w:val="decimal"/>
      <w:lvlText w:val="%1."/>
      <w:lvlJc w:val="left"/>
      <w:pPr>
        <w:ind w:left="992" w:hanging="360"/>
      </w:pPr>
    </w:lvl>
    <w:lvl w:ilvl="1" w:tplc="08090019" w:tentative="1">
      <w:start w:val="1"/>
      <w:numFmt w:val="lowerLetter"/>
      <w:lvlText w:val="%2."/>
      <w:lvlJc w:val="left"/>
      <w:pPr>
        <w:ind w:left="1712" w:hanging="360"/>
      </w:pPr>
    </w:lvl>
    <w:lvl w:ilvl="2" w:tplc="0809001B" w:tentative="1">
      <w:start w:val="1"/>
      <w:numFmt w:val="lowerRoman"/>
      <w:lvlText w:val="%3."/>
      <w:lvlJc w:val="right"/>
      <w:pPr>
        <w:ind w:left="2432" w:hanging="180"/>
      </w:pPr>
    </w:lvl>
    <w:lvl w:ilvl="3" w:tplc="0809000F" w:tentative="1">
      <w:start w:val="1"/>
      <w:numFmt w:val="decimal"/>
      <w:lvlText w:val="%4."/>
      <w:lvlJc w:val="left"/>
      <w:pPr>
        <w:ind w:left="3152" w:hanging="360"/>
      </w:pPr>
    </w:lvl>
    <w:lvl w:ilvl="4" w:tplc="08090019" w:tentative="1">
      <w:start w:val="1"/>
      <w:numFmt w:val="lowerLetter"/>
      <w:lvlText w:val="%5."/>
      <w:lvlJc w:val="left"/>
      <w:pPr>
        <w:ind w:left="3872" w:hanging="360"/>
      </w:pPr>
    </w:lvl>
    <w:lvl w:ilvl="5" w:tplc="0809001B" w:tentative="1">
      <w:start w:val="1"/>
      <w:numFmt w:val="lowerRoman"/>
      <w:lvlText w:val="%6."/>
      <w:lvlJc w:val="right"/>
      <w:pPr>
        <w:ind w:left="4592" w:hanging="180"/>
      </w:pPr>
    </w:lvl>
    <w:lvl w:ilvl="6" w:tplc="0809000F" w:tentative="1">
      <w:start w:val="1"/>
      <w:numFmt w:val="decimal"/>
      <w:lvlText w:val="%7."/>
      <w:lvlJc w:val="left"/>
      <w:pPr>
        <w:ind w:left="5312" w:hanging="360"/>
      </w:pPr>
    </w:lvl>
    <w:lvl w:ilvl="7" w:tplc="08090019" w:tentative="1">
      <w:start w:val="1"/>
      <w:numFmt w:val="lowerLetter"/>
      <w:lvlText w:val="%8."/>
      <w:lvlJc w:val="left"/>
      <w:pPr>
        <w:ind w:left="6032" w:hanging="360"/>
      </w:pPr>
    </w:lvl>
    <w:lvl w:ilvl="8" w:tplc="0809001B" w:tentative="1">
      <w:start w:val="1"/>
      <w:numFmt w:val="lowerRoman"/>
      <w:lvlText w:val="%9."/>
      <w:lvlJc w:val="right"/>
      <w:pPr>
        <w:ind w:left="6752" w:hanging="180"/>
      </w:pPr>
    </w:lvl>
  </w:abstractNum>
  <w:abstractNum w:abstractNumId="25" w15:restartNumberingAfterBreak="0">
    <w:nsid w:val="7D2D7F0F"/>
    <w:multiLevelType w:val="hybridMultilevel"/>
    <w:tmpl w:val="16D44364"/>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num w:numId="1">
    <w:abstractNumId w:val="5"/>
  </w:num>
  <w:num w:numId="2">
    <w:abstractNumId w:val="11"/>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0"/>
  </w:num>
  <w:num w:numId="12">
    <w:abstractNumId w:val="23"/>
  </w:num>
  <w:num w:numId="13">
    <w:abstractNumId w:val="17"/>
  </w:num>
  <w:num w:numId="14">
    <w:abstractNumId w:val="22"/>
  </w:num>
  <w:num w:numId="15">
    <w:abstractNumId w:val="2"/>
  </w:num>
  <w:num w:numId="16">
    <w:abstractNumId w:val="15"/>
  </w:num>
  <w:num w:numId="17">
    <w:abstractNumId w:val="3"/>
  </w:num>
  <w:num w:numId="18">
    <w:abstractNumId w:val="25"/>
  </w:num>
  <w:num w:numId="19">
    <w:abstractNumId w:val="21"/>
  </w:num>
  <w:num w:numId="20">
    <w:abstractNumId w:val="12"/>
  </w:num>
  <w:num w:numId="21">
    <w:abstractNumId w:val="7"/>
  </w:num>
  <w:num w:numId="22">
    <w:abstractNumId w:val="18"/>
  </w:num>
  <w:num w:numId="23">
    <w:abstractNumId w:val="14"/>
  </w:num>
  <w:num w:numId="24">
    <w:abstractNumId w:val="20"/>
  </w:num>
  <w:num w:numId="25">
    <w:abstractNumId w:val="4"/>
  </w:num>
  <w:num w:numId="26">
    <w:abstractNumId w:val="13"/>
  </w:num>
  <w:num w:numId="27">
    <w:abstractNumId w:val="24"/>
  </w:num>
  <w:num w:numId="28">
    <w:abstractNumId w:val="8"/>
  </w:num>
  <w:num w:numId="29">
    <w:abstractNumId w:val="1"/>
  </w:num>
  <w:num w:numId="30">
    <w:abstractNumId w:val="10"/>
  </w:num>
  <w:num w:numId="31">
    <w:abstractNumId w:val="19"/>
  </w:num>
  <w:num w:numId="32">
    <w:abstractNumId w:val="9"/>
  </w:num>
  <w:num w:numId="33">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ordon Rennie">
    <w15:presenceInfo w15:providerId="Windows Live" w15:userId="4d84eae47807ee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257A"/>
    <w:rsid w:val="00014C5A"/>
    <w:rsid w:val="00015AF9"/>
    <w:rsid w:val="00015C9C"/>
    <w:rsid w:val="00021B0D"/>
    <w:rsid w:val="0002280D"/>
    <w:rsid w:val="00043B9A"/>
    <w:rsid w:val="00055FF6"/>
    <w:rsid w:val="00066A16"/>
    <w:rsid w:val="00071BB6"/>
    <w:rsid w:val="00073740"/>
    <w:rsid w:val="00073E05"/>
    <w:rsid w:val="0008337D"/>
    <w:rsid w:val="000844C1"/>
    <w:rsid w:val="000A1E8F"/>
    <w:rsid w:val="000C7C62"/>
    <w:rsid w:val="000D1F1D"/>
    <w:rsid w:val="001550A8"/>
    <w:rsid w:val="00171E10"/>
    <w:rsid w:val="00176DFE"/>
    <w:rsid w:val="00185412"/>
    <w:rsid w:val="001A50B4"/>
    <w:rsid w:val="001C44BF"/>
    <w:rsid w:val="001F0B20"/>
    <w:rsid w:val="001F764A"/>
    <w:rsid w:val="002136E2"/>
    <w:rsid w:val="00226506"/>
    <w:rsid w:val="00230511"/>
    <w:rsid w:val="002363FF"/>
    <w:rsid w:val="00237CFC"/>
    <w:rsid w:val="002427F7"/>
    <w:rsid w:val="0026492B"/>
    <w:rsid w:val="002652F9"/>
    <w:rsid w:val="00267F2B"/>
    <w:rsid w:val="00276BE8"/>
    <w:rsid w:val="0028470C"/>
    <w:rsid w:val="00291AD5"/>
    <w:rsid w:val="0029742D"/>
    <w:rsid w:val="002D2A0A"/>
    <w:rsid w:val="002F45B9"/>
    <w:rsid w:val="0031379E"/>
    <w:rsid w:val="00314E5E"/>
    <w:rsid w:val="003157D7"/>
    <w:rsid w:val="00326926"/>
    <w:rsid w:val="00334671"/>
    <w:rsid w:val="003421D5"/>
    <w:rsid w:val="00355A60"/>
    <w:rsid w:val="003752F4"/>
    <w:rsid w:val="00385310"/>
    <w:rsid w:val="00385913"/>
    <w:rsid w:val="00397025"/>
    <w:rsid w:val="003A53C2"/>
    <w:rsid w:val="003B37FF"/>
    <w:rsid w:val="003D23B9"/>
    <w:rsid w:val="003D3572"/>
    <w:rsid w:val="003E79CC"/>
    <w:rsid w:val="00412E1F"/>
    <w:rsid w:val="00445A33"/>
    <w:rsid w:val="00445E25"/>
    <w:rsid w:val="004471C8"/>
    <w:rsid w:val="004842A5"/>
    <w:rsid w:val="00495E25"/>
    <w:rsid w:val="004A74E6"/>
    <w:rsid w:val="004B1638"/>
    <w:rsid w:val="004B78DC"/>
    <w:rsid w:val="004F19FB"/>
    <w:rsid w:val="005122B5"/>
    <w:rsid w:val="00517983"/>
    <w:rsid w:val="00522A00"/>
    <w:rsid w:val="00523323"/>
    <w:rsid w:val="00535051"/>
    <w:rsid w:val="00556BF3"/>
    <w:rsid w:val="005644E4"/>
    <w:rsid w:val="00590C1E"/>
    <w:rsid w:val="00597718"/>
    <w:rsid w:val="005A481B"/>
    <w:rsid w:val="005D6850"/>
    <w:rsid w:val="006262F7"/>
    <w:rsid w:val="0063256D"/>
    <w:rsid w:val="006739A8"/>
    <w:rsid w:val="00673DC0"/>
    <w:rsid w:val="0068085F"/>
    <w:rsid w:val="006E147D"/>
    <w:rsid w:val="006E1873"/>
    <w:rsid w:val="00710624"/>
    <w:rsid w:val="00722707"/>
    <w:rsid w:val="00727C8E"/>
    <w:rsid w:val="00745BB2"/>
    <w:rsid w:val="00750A68"/>
    <w:rsid w:val="007717A5"/>
    <w:rsid w:val="007A02D4"/>
    <w:rsid w:val="007D7683"/>
    <w:rsid w:val="007F797E"/>
    <w:rsid w:val="007F7B19"/>
    <w:rsid w:val="00811604"/>
    <w:rsid w:val="00821842"/>
    <w:rsid w:val="00826C0E"/>
    <w:rsid w:val="00842F37"/>
    <w:rsid w:val="00851F2F"/>
    <w:rsid w:val="00871463"/>
    <w:rsid w:val="00871A62"/>
    <w:rsid w:val="00872F4A"/>
    <w:rsid w:val="00880974"/>
    <w:rsid w:val="0089361A"/>
    <w:rsid w:val="0089443A"/>
    <w:rsid w:val="008B414A"/>
    <w:rsid w:val="008E4B4D"/>
    <w:rsid w:val="008F49C5"/>
    <w:rsid w:val="00911080"/>
    <w:rsid w:val="00917368"/>
    <w:rsid w:val="00923EDE"/>
    <w:rsid w:val="009271F6"/>
    <w:rsid w:val="00934523"/>
    <w:rsid w:val="0095219F"/>
    <w:rsid w:val="00952960"/>
    <w:rsid w:val="00954440"/>
    <w:rsid w:val="00980FAD"/>
    <w:rsid w:val="00994356"/>
    <w:rsid w:val="009963B6"/>
    <w:rsid w:val="00997C1F"/>
    <w:rsid w:val="009A3FDA"/>
    <w:rsid w:val="009A599D"/>
    <w:rsid w:val="009B0205"/>
    <w:rsid w:val="009C0368"/>
    <w:rsid w:val="009C4B73"/>
    <w:rsid w:val="009D6208"/>
    <w:rsid w:val="00A153EC"/>
    <w:rsid w:val="00A20B1A"/>
    <w:rsid w:val="00A50A06"/>
    <w:rsid w:val="00A84D6E"/>
    <w:rsid w:val="00A868BA"/>
    <w:rsid w:val="00AF036B"/>
    <w:rsid w:val="00AF3480"/>
    <w:rsid w:val="00B06623"/>
    <w:rsid w:val="00B11D30"/>
    <w:rsid w:val="00B16E0E"/>
    <w:rsid w:val="00B2115F"/>
    <w:rsid w:val="00B37830"/>
    <w:rsid w:val="00B45A73"/>
    <w:rsid w:val="00B51CAB"/>
    <w:rsid w:val="00B54348"/>
    <w:rsid w:val="00B73E67"/>
    <w:rsid w:val="00B96EF5"/>
    <w:rsid w:val="00BA572E"/>
    <w:rsid w:val="00BC3CEA"/>
    <w:rsid w:val="00BD2325"/>
    <w:rsid w:val="00BD46F6"/>
    <w:rsid w:val="00BF2E6B"/>
    <w:rsid w:val="00BF31DA"/>
    <w:rsid w:val="00BF37E0"/>
    <w:rsid w:val="00C13D92"/>
    <w:rsid w:val="00C14FA3"/>
    <w:rsid w:val="00C3678E"/>
    <w:rsid w:val="00C471CE"/>
    <w:rsid w:val="00C5149A"/>
    <w:rsid w:val="00C81399"/>
    <w:rsid w:val="00CA3ED3"/>
    <w:rsid w:val="00CC1378"/>
    <w:rsid w:val="00CC4E49"/>
    <w:rsid w:val="00CE146E"/>
    <w:rsid w:val="00CE29C6"/>
    <w:rsid w:val="00CF48AA"/>
    <w:rsid w:val="00D04754"/>
    <w:rsid w:val="00D062CB"/>
    <w:rsid w:val="00D16CF5"/>
    <w:rsid w:val="00D47525"/>
    <w:rsid w:val="00D63904"/>
    <w:rsid w:val="00D662E8"/>
    <w:rsid w:val="00D72159"/>
    <w:rsid w:val="00D82A91"/>
    <w:rsid w:val="00D8509A"/>
    <w:rsid w:val="00D9755B"/>
    <w:rsid w:val="00DA2050"/>
    <w:rsid w:val="00DC0C33"/>
    <w:rsid w:val="00DC1B84"/>
    <w:rsid w:val="00DC5375"/>
    <w:rsid w:val="00DF288F"/>
    <w:rsid w:val="00E0791B"/>
    <w:rsid w:val="00E12731"/>
    <w:rsid w:val="00E168FA"/>
    <w:rsid w:val="00E34607"/>
    <w:rsid w:val="00E6684F"/>
    <w:rsid w:val="00E717E8"/>
    <w:rsid w:val="00E95C78"/>
    <w:rsid w:val="00EB0206"/>
    <w:rsid w:val="00ED1CDC"/>
    <w:rsid w:val="00EE276A"/>
    <w:rsid w:val="00EE41E4"/>
    <w:rsid w:val="00F13403"/>
    <w:rsid w:val="00F17CD9"/>
    <w:rsid w:val="00F2257A"/>
    <w:rsid w:val="00F32BAE"/>
    <w:rsid w:val="00F34C02"/>
    <w:rsid w:val="00F41B5A"/>
    <w:rsid w:val="00F44039"/>
    <w:rsid w:val="00F54F33"/>
    <w:rsid w:val="00F75791"/>
    <w:rsid w:val="00FB1EFF"/>
    <w:rsid w:val="00FC0DDB"/>
    <w:rsid w:val="00FD28E8"/>
    <w:rsid w:val="00FD4A83"/>
    <w:rsid w:val="00FD6056"/>
    <w:rsid w:val="00FE37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210CDA"/>
  <w15:docId w15:val="{535E4DAE-50B9-4022-8003-1BEE20B6F8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17983"/>
  </w:style>
  <w:style w:type="paragraph" w:styleId="Heading1">
    <w:name w:val="heading 1"/>
    <w:basedOn w:val="Normal"/>
    <w:next w:val="Normal"/>
    <w:link w:val="Heading1Char"/>
    <w:uiPriority w:val="9"/>
    <w:qFormat/>
    <w:rsid w:val="00F2257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57A"/>
    <w:pPr>
      <w:keepNext/>
      <w:keepLines/>
      <w:numPr>
        <w:ilvl w:val="1"/>
        <w:numId w:val="1"/>
      </w:numPr>
      <w:spacing w:before="200" w:after="0"/>
      <w:ind w:left="851"/>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257A"/>
    <w:pPr>
      <w:keepNext/>
      <w:keepLines/>
      <w:numPr>
        <w:ilvl w:val="2"/>
        <w:numId w:val="1"/>
      </w:numPr>
      <w:spacing w:before="200" w:after="0"/>
      <w:ind w:left="993"/>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2257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2257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2257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2257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257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2257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2257A"/>
    <w:pPr>
      <w:spacing w:after="0" w:line="240" w:lineRule="auto"/>
    </w:pPr>
  </w:style>
  <w:style w:type="character" w:customStyle="1" w:styleId="Heading1Char">
    <w:name w:val="Heading 1 Char"/>
    <w:basedOn w:val="DefaultParagraphFont"/>
    <w:link w:val="Heading1"/>
    <w:uiPriority w:val="9"/>
    <w:rsid w:val="00F2257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57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225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225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225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225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225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225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2257A"/>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F225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57A"/>
    <w:rPr>
      <w:rFonts w:ascii="Tahoma" w:hAnsi="Tahoma" w:cs="Tahoma"/>
      <w:sz w:val="16"/>
      <w:szCs w:val="16"/>
    </w:rPr>
  </w:style>
  <w:style w:type="paragraph" w:styleId="ListParagraph">
    <w:name w:val="List Paragraph"/>
    <w:basedOn w:val="Normal"/>
    <w:uiPriority w:val="34"/>
    <w:qFormat/>
    <w:rsid w:val="00F2257A"/>
    <w:pPr>
      <w:ind w:left="720"/>
      <w:contextualSpacing/>
    </w:pPr>
  </w:style>
  <w:style w:type="paragraph" w:styleId="Caption">
    <w:name w:val="caption"/>
    <w:basedOn w:val="Normal"/>
    <w:next w:val="Normal"/>
    <w:uiPriority w:val="35"/>
    <w:unhideWhenUsed/>
    <w:qFormat/>
    <w:rsid w:val="00F2257A"/>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1A50B4"/>
  </w:style>
  <w:style w:type="paragraph" w:styleId="Header">
    <w:name w:val="header"/>
    <w:basedOn w:val="Normal"/>
    <w:link w:val="HeaderChar"/>
    <w:uiPriority w:val="99"/>
    <w:unhideWhenUsed/>
    <w:rsid w:val="001A50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50B4"/>
  </w:style>
  <w:style w:type="paragraph" w:styleId="Footer">
    <w:name w:val="footer"/>
    <w:basedOn w:val="Normal"/>
    <w:link w:val="FooterChar"/>
    <w:uiPriority w:val="99"/>
    <w:unhideWhenUsed/>
    <w:rsid w:val="001A50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50B4"/>
  </w:style>
  <w:style w:type="character" w:styleId="Hyperlink">
    <w:name w:val="Hyperlink"/>
    <w:basedOn w:val="DefaultParagraphFont"/>
    <w:uiPriority w:val="99"/>
    <w:unhideWhenUsed/>
    <w:rsid w:val="003B37FF"/>
    <w:rPr>
      <w:color w:val="0000FF" w:themeColor="hyperlink"/>
      <w:u w:val="single"/>
    </w:rPr>
  </w:style>
  <w:style w:type="character" w:styleId="FollowedHyperlink">
    <w:name w:val="FollowedHyperlink"/>
    <w:basedOn w:val="DefaultParagraphFont"/>
    <w:uiPriority w:val="99"/>
    <w:semiHidden/>
    <w:unhideWhenUsed/>
    <w:rsid w:val="0028470C"/>
    <w:rPr>
      <w:color w:val="800080" w:themeColor="followedHyperlink"/>
      <w:u w:val="single"/>
    </w:rPr>
  </w:style>
  <w:style w:type="paragraph" w:styleId="TOCHeading">
    <w:name w:val="TOC Heading"/>
    <w:basedOn w:val="Heading1"/>
    <w:next w:val="Normal"/>
    <w:uiPriority w:val="39"/>
    <w:semiHidden/>
    <w:unhideWhenUsed/>
    <w:qFormat/>
    <w:rsid w:val="00226506"/>
    <w:pPr>
      <w:numPr>
        <w:numId w:val="0"/>
      </w:numPr>
      <w:outlineLvl w:val="9"/>
    </w:pPr>
    <w:rPr>
      <w:lang w:val="en-US" w:eastAsia="ja-JP"/>
    </w:rPr>
  </w:style>
  <w:style w:type="paragraph" w:styleId="TOC1">
    <w:name w:val="toc 1"/>
    <w:basedOn w:val="Normal"/>
    <w:next w:val="Normal"/>
    <w:autoRedefine/>
    <w:uiPriority w:val="39"/>
    <w:unhideWhenUsed/>
    <w:rsid w:val="00226506"/>
    <w:pPr>
      <w:spacing w:after="100"/>
    </w:pPr>
  </w:style>
  <w:style w:type="paragraph" w:styleId="TOC2">
    <w:name w:val="toc 2"/>
    <w:basedOn w:val="Normal"/>
    <w:next w:val="Normal"/>
    <w:autoRedefine/>
    <w:uiPriority w:val="39"/>
    <w:unhideWhenUsed/>
    <w:rsid w:val="00226506"/>
    <w:pPr>
      <w:spacing w:after="100"/>
      <w:ind w:left="220"/>
    </w:pPr>
  </w:style>
  <w:style w:type="paragraph" w:styleId="TOC3">
    <w:name w:val="toc 3"/>
    <w:basedOn w:val="Normal"/>
    <w:next w:val="Normal"/>
    <w:autoRedefine/>
    <w:uiPriority w:val="39"/>
    <w:unhideWhenUsed/>
    <w:rsid w:val="00226506"/>
    <w:pPr>
      <w:spacing w:after="100"/>
      <w:ind w:left="440"/>
    </w:pPr>
  </w:style>
  <w:style w:type="table" w:styleId="TableGrid">
    <w:name w:val="Table Grid"/>
    <w:basedOn w:val="TableNormal"/>
    <w:uiPriority w:val="59"/>
    <w:unhideWhenUsed/>
    <w:rsid w:val="000D1F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23EDE"/>
    <w:rPr>
      <w:sz w:val="16"/>
      <w:szCs w:val="16"/>
    </w:rPr>
  </w:style>
  <w:style w:type="paragraph" w:styleId="CommentText">
    <w:name w:val="annotation text"/>
    <w:basedOn w:val="Normal"/>
    <w:link w:val="CommentTextChar"/>
    <w:uiPriority w:val="99"/>
    <w:semiHidden/>
    <w:unhideWhenUsed/>
    <w:rsid w:val="00923EDE"/>
    <w:pPr>
      <w:spacing w:line="240" w:lineRule="auto"/>
    </w:pPr>
    <w:rPr>
      <w:sz w:val="20"/>
      <w:szCs w:val="20"/>
    </w:rPr>
  </w:style>
  <w:style w:type="character" w:customStyle="1" w:styleId="CommentTextChar">
    <w:name w:val="Comment Text Char"/>
    <w:basedOn w:val="DefaultParagraphFont"/>
    <w:link w:val="CommentText"/>
    <w:uiPriority w:val="99"/>
    <w:semiHidden/>
    <w:rsid w:val="00923EDE"/>
    <w:rPr>
      <w:sz w:val="20"/>
      <w:szCs w:val="20"/>
    </w:rPr>
  </w:style>
  <w:style w:type="paragraph" w:styleId="CommentSubject">
    <w:name w:val="annotation subject"/>
    <w:basedOn w:val="CommentText"/>
    <w:next w:val="CommentText"/>
    <w:link w:val="CommentSubjectChar"/>
    <w:uiPriority w:val="99"/>
    <w:semiHidden/>
    <w:unhideWhenUsed/>
    <w:rsid w:val="00923EDE"/>
    <w:rPr>
      <w:b/>
      <w:bCs/>
    </w:rPr>
  </w:style>
  <w:style w:type="character" w:customStyle="1" w:styleId="CommentSubjectChar">
    <w:name w:val="Comment Subject Char"/>
    <w:basedOn w:val="CommentTextChar"/>
    <w:link w:val="CommentSubject"/>
    <w:uiPriority w:val="99"/>
    <w:semiHidden/>
    <w:rsid w:val="00923EDE"/>
    <w:rPr>
      <w:b/>
      <w:bCs/>
      <w:sz w:val="20"/>
      <w:szCs w:val="20"/>
    </w:rPr>
  </w:style>
  <w:style w:type="character" w:customStyle="1" w:styleId="invert">
    <w:name w:val="invert"/>
    <w:basedOn w:val="DefaultParagraphFont"/>
    <w:rsid w:val="00994356"/>
  </w:style>
  <w:style w:type="character" w:styleId="UnresolvedMention">
    <w:name w:val="Unresolved Mention"/>
    <w:basedOn w:val="DefaultParagraphFont"/>
    <w:uiPriority w:val="99"/>
    <w:semiHidden/>
    <w:unhideWhenUsed/>
    <w:rsid w:val="00412E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2298985">
      <w:bodyDiv w:val="1"/>
      <w:marLeft w:val="0"/>
      <w:marRight w:val="0"/>
      <w:marTop w:val="0"/>
      <w:marBottom w:val="0"/>
      <w:divBdr>
        <w:top w:val="none" w:sz="0" w:space="0" w:color="auto"/>
        <w:left w:val="none" w:sz="0" w:space="0" w:color="auto"/>
        <w:bottom w:val="none" w:sz="0" w:space="0" w:color="auto"/>
        <w:right w:val="none" w:sz="0" w:space="0" w:color="auto"/>
      </w:divBdr>
    </w:div>
    <w:div w:id="350229435">
      <w:bodyDiv w:val="1"/>
      <w:marLeft w:val="0"/>
      <w:marRight w:val="0"/>
      <w:marTop w:val="0"/>
      <w:marBottom w:val="0"/>
      <w:divBdr>
        <w:top w:val="none" w:sz="0" w:space="0" w:color="auto"/>
        <w:left w:val="none" w:sz="0" w:space="0" w:color="auto"/>
        <w:bottom w:val="none" w:sz="0" w:space="0" w:color="auto"/>
        <w:right w:val="none" w:sz="0" w:space="0" w:color="auto"/>
      </w:divBdr>
      <w:divsChild>
        <w:div w:id="1615942519">
          <w:marLeft w:val="0"/>
          <w:marRight w:val="0"/>
          <w:marTop w:val="120"/>
          <w:marBottom w:val="0"/>
          <w:divBdr>
            <w:top w:val="none" w:sz="0" w:space="0" w:color="auto"/>
            <w:left w:val="none" w:sz="0" w:space="0" w:color="auto"/>
            <w:bottom w:val="none" w:sz="0" w:space="0" w:color="auto"/>
            <w:right w:val="none" w:sz="0" w:space="0" w:color="auto"/>
          </w:divBdr>
        </w:div>
        <w:div w:id="678391596">
          <w:marLeft w:val="0"/>
          <w:marRight w:val="0"/>
          <w:marTop w:val="120"/>
          <w:marBottom w:val="0"/>
          <w:divBdr>
            <w:top w:val="none" w:sz="0" w:space="0" w:color="auto"/>
            <w:left w:val="none" w:sz="0" w:space="0" w:color="auto"/>
            <w:bottom w:val="none" w:sz="0" w:space="0" w:color="auto"/>
            <w:right w:val="none" w:sz="0" w:space="0" w:color="auto"/>
          </w:divBdr>
        </w:div>
      </w:divsChild>
    </w:div>
    <w:div w:id="974598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doi.org/10.1016/j.enbuild.2011.12.017" TargetMode="External"/><Relationship Id="rId50" Type="http://schemas.openxmlformats.org/officeDocument/2006/relationships/hyperlink" Target="https://doi.10/1145/1013115.1013152" TargetMode="External"/><Relationship Id="rId55" Type="http://schemas.openxmlformats.org/officeDocument/2006/relationships/hyperlink" Target="https://www.everydayhealth.com/senior-health/fun-ways-seniors-can-get-in-shape.aspx" TargetMode="Externa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hyperlink" Target="https://medconfidential.org/about/"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scrubbing.in/encouraging-the-elderly-to-exercise/" TargetMode="External"/><Relationship Id="rId53" Type="http://schemas.openxmlformats.org/officeDocument/2006/relationships/hyperlink" Target="https://doi.org/10.1111/jgs.15008" TargetMode="External"/><Relationship Id="rId58" Type="http://schemas.openxmlformats.org/officeDocument/2006/relationships/hyperlink" Target="https://www.helpguide.org/articles/healthy-living/exercise-and-fitness-as-you-age.htm/" TargetMode="External"/><Relationship Id="rId5" Type="http://schemas.openxmlformats.org/officeDocument/2006/relationships/settings" Target="settings.xml"/><Relationship Id="rId15" Type="http://schemas.openxmlformats.org/officeDocument/2006/relationships/chart" Target="charts/chart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doi.org/10.12968/npre.2015.13.8.398" TargetMode="External"/><Relationship Id="rId57" Type="http://schemas.openxmlformats.org/officeDocument/2006/relationships/hyperlink" Target="https://accessibility.blog.gov.uk/2016/09/02/dos-and-donts-on-designing-for-accessibility/" TargetMode="External"/><Relationship Id="rId61" Type="http://schemas.openxmlformats.org/officeDocument/2006/relationships/header" Target="header1.xml"/><Relationship Id="rId10" Type="http://schemas.openxmlformats.org/officeDocument/2006/relationships/comments" Target="comment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www.youtube.com/watch?v=tNUtAzh-C2U" TargetMode="External"/><Relationship Id="rId52" Type="http://schemas.openxmlformats.org/officeDocument/2006/relationships/hyperlink" Target="https://dx.doi.org/10.2147%2FHIV.S129992" TargetMode="External"/><Relationship Id="rId60" Type="http://schemas.openxmlformats.org/officeDocument/2006/relationships/hyperlink" Target="https://doi.org/10.1016/j.casemgr.2005.01.009" TargetMode="Externa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www.ukessays.com/referencing/apa/"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hyperlink" Target="https://www.drugs.com/article/taking-your-medicine.html" TargetMode="External"/><Relationship Id="rId48" Type="http://schemas.openxmlformats.org/officeDocument/2006/relationships/hyperlink" Target="https://dailycaring.com/seated-tai-chi-for-seniors-3-simple-routines-improve-flexibility-and-well-being-video/" TargetMode="External"/><Relationship Id="rId56" Type="http://schemas.openxmlformats.org/officeDocument/2006/relationships/hyperlink" Target="https://www.nhs.uk/live-well/exercise/physical-activity-guidelines-older-adults/" TargetMode="External"/><Relationship Id="rId64" Type="http://schemas.microsoft.com/office/2011/relationships/people" Target="people.xml"/><Relationship Id="rId8" Type="http://schemas.openxmlformats.org/officeDocument/2006/relationships/endnotes" Target="endnotes.xml"/><Relationship Id="rId51" Type="http://schemas.openxmlformats.org/officeDocument/2006/relationships/hyperlink" Target="https://doi.org/10.1155/2016/1604609" TargetMode="External"/><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www.bbc.co.uk/news" TargetMode="External"/><Relationship Id="rId59" Type="http://schemas.openxmlformats.org/officeDocument/2006/relationships/hyperlink" Target="https://doi.org/10.1023/A:1009536319034"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kanaw\Documents\University%20Study\MSc%20Artificial%20Intelligence\Advanced%20Interaction%20Design\Coursework\Coursework%20A\Gantt%20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Sheet1!$B$1</c:f>
              <c:strCache>
                <c:ptCount val="1"/>
                <c:pt idx="0">
                  <c:v>Start Date</c:v>
                </c:pt>
              </c:strCache>
            </c:strRef>
          </c:tx>
          <c:spPr>
            <a:noFill/>
            <a:ln>
              <a:noFill/>
            </a:ln>
            <a:effectLst/>
          </c:spPr>
          <c:invertIfNegative val="0"/>
          <c:cat>
            <c:strRef>
              <c:f>Sheet1!$A$2:$A$19</c:f>
              <c:strCache>
                <c:ptCount val="18"/>
                <c:pt idx="0">
                  <c:v>Introduction and planning (meeting)</c:v>
                </c:pt>
                <c:pt idx="1">
                  <c:v>Lit. review</c:v>
                </c:pt>
                <c:pt idx="2">
                  <c:v>Persona Building</c:v>
                </c:pt>
                <c:pt idx="3">
                  <c:v>Storyboard Design Planning (meeting )</c:v>
                </c:pt>
                <c:pt idx="4">
                  <c:v>Storyboards (Iteration 1)</c:v>
                </c:pt>
                <c:pt idx="5">
                  <c:v>Review of Storyboards (meeting)</c:v>
                </c:pt>
                <c:pt idx="6">
                  <c:v>Storyboards (Iteration 2)</c:v>
                </c:pt>
                <c:pt idx="7">
                  <c:v>Presentation of Storyboards</c:v>
                </c:pt>
                <c:pt idx="8">
                  <c:v>Introduction to cozmo</c:v>
                </c:pt>
                <c:pt idx="9">
                  <c:v>Building Cozmo Code (SDK)</c:v>
                </c:pt>
                <c:pt idx="10">
                  <c:v>Review of Prototype and Cozmo (meeting)</c:v>
                </c:pt>
                <c:pt idx="11">
                  <c:v>Write Report</c:v>
                </c:pt>
                <c:pt idx="12">
                  <c:v>Final review of Prototype</c:v>
                </c:pt>
                <c:pt idx="13">
                  <c:v>Final iteration for development</c:v>
                </c:pt>
                <c:pt idx="14">
                  <c:v>Presentation (Final)</c:v>
                </c:pt>
                <c:pt idx="15">
                  <c:v>Review of Group Report (meeting)</c:v>
                </c:pt>
                <c:pt idx="16">
                  <c:v>Finalise group report</c:v>
                </c:pt>
                <c:pt idx="17">
                  <c:v>Submission of Group Report</c:v>
                </c:pt>
              </c:strCache>
            </c:strRef>
          </c:cat>
          <c:val>
            <c:numRef>
              <c:f>Sheet1!$B$2:$B$19</c:f>
              <c:numCache>
                <c:formatCode>d\-mmm</c:formatCode>
                <c:ptCount val="18"/>
                <c:pt idx="0">
                  <c:v>43487</c:v>
                </c:pt>
                <c:pt idx="1">
                  <c:v>43488</c:v>
                </c:pt>
                <c:pt idx="2">
                  <c:v>43488</c:v>
                </c:pt>
                <c:pt idx="3">
                  <c:v>43494</c:v>
                </c:pt>
                <c:pt idx="4">
                  <c:v>43495</c:v>
                </c:pt>
                <c:pt idx="5">
                  <c:v>43501</c:v>
                </c:pt>
                <c:pt idx="6">
                  <c:v>43502</c:v>
                </c:pt>
                <c:pt idx="7">
                  <c:v>43504</c:v>
                </c:pt>
                <c:pt idx="8">
                  <c:v>43504</c:v>
                </c:pt>
                <c:pt idx="9">
                  <c:v>43505</c:v>
                </c:pt>
                <c:pt idx="10">
                  <c:v>43508</c:v>
                </c:pt>
                <c:pt idx="11">
                  <c:v>43508</c:v>
                </c:pt>
                <c:pt idx="12">
                  <c:v>43515</c:v>
                </c:pt>
                <c:pt idx="13">
                  <c:v>43515</c:v>
                </c:pt>
                <c:pt idx="14">
                  <c:v>43518</c:v>
                </c:pt>
                <c:pt idx="15">
                  <c:v>43518</c:v>
                </c:pt>
                <c:pt idx="16">
                  <c:v>43518</c:v>
                </c:pt>
                <c:pt idx="17">
                  <c:v>43522</c:v>
                </c:pt>
              </c:numCache>
            </c:numRef>
          </c:val>
          <c:extLst>
            <c:ext xmlns:c16="http://schemas.microsoft.com/office/drawing/2014/chart" uri="{C3380CC4-5D6E-409C-BE32-E72D297353CC}">
              <c16:uniqueId val="{00000000-FAAB-44A0-BBAE-00A59988DFAE}"/>
            </c:ext>
          </c:extLst>
        </c:ser>
        <c:ser>
          <c:idx val="1"/>
          <c:order val="1"/>
          <c:tx>
            <c:strRef>
              <c:f>Sheet1!$C$1</c:f>
              <c:strCache>
                <c:ptCount val="1"/>
                <c:pt idx="0">
                  <c:v>Days to Complete</c:v>
                </c:pt>
              </c:strCache>
            </c:strRef>
          </c:tx>
          <c:spPr>
            <a:solidFill>
              <a:schemeClr val="accent2"/>
            </a:solidFill>
            <a:ln>
              <a:noFill/>
            </a:ln>
            <a:effectLst/>
          </c:spPr>
          <c:invertIfNegative val="0"/>
          <c:cat>
            <c:strRef>
              <c:f>Sheet1!$A$2:$A$19</c:f>
              <c:strCache>
                <c:ptCount val="18"/>
                <c:pt idx="0">
                  <c:v>Introduction and planning (meeting)</c:v>
                </c:pt>
                <c:pt idx="1">
                  <c:v>Lit. review</c:v>
                </c:pt>
                <c:pt idx="2">
                  <c:v>Persona Building</c:v>
                </c:pt>
                <c:pt idx="3">
                  <c:v>Storyboard Design Planning (meeting )</c:v>
                </c:pt>
                <c:pt idx="4">
                  <c:v>Storyboards (Iteration 1)</c:v>
                </c:pt>
                <c:pt idx="5">
                  <c:v>Review of Storyboards (meeting)</c:v>
                </c:pt>
                <c:pt idx="6">
                  <c:v>Storyboards (Iteration 2)</c:v>
                </c:pt>
                <c:pt idx="7">
                  <c:v>Presentation of Storyboards</c:v>
                </c:pt>
                <c:pt idx="8">
                  <c:v>Introduction to cozmo</c:v>
                </c:pt>
                <c:pt idx="9">
                  <c:v>Building Cozmo Code (SDK)</c:v>
                </c:pt>
                <c:pt idx="10">
                  <c:v>Review of Prototype and Cozmo (meeting)</c:v>
                </c:pt>
                <c:pt idx="11">
                  <c:v>Write Report</c:v>
                </c:pt>
                <c:pt idx="12">
                  <c:v>Final review of Prototype</c:v>
                </c:pt>
                <c:pt idx="13">
                  <c:v>Final iteration for development</c:v>
                </c:pt>
                <c:pt idx="14">
                  <c:v>Presentation (Final)</c:v>
                </c:pt>
                <c:pt idx="15">
                  <c:v>Review of Group Report (meeting)</c:v>
                </c:pt>
                <c:pt idx="16">
                  <c:v>Finalise group report</c:v>
                </c:pt>
                <c:pt idx="17">
                  <c:v>Submission of Group Report</c:v>
                </c:pt>
              </c:strCache>
            </c:strRef>
          </c:cat>
          <c:val>
            <c:numRef>
              <c:f>Sheet1!$C$2:$C$19</c:f>
              <c:numCache>
                <c:formatCode>General</c:formatCode>
                <c:ptCount val="18"/>
                <c:pt idx="0">
                  <c:v>1</c:v>
                </c:pt>
                <c:pt idx="1">
                  <c:v>6</c:v>
                </c:pt>
                <c:pt idx="2">
                  <c:v>6</c:v>
                </c:pt>
                <c:pt idx="3">
                  <c:v>1</c:v>
                </c:pt>
                <c:pt idx="4">
                  <c:v>6</c:v>
                </c:pt>
                <c:pt idx="5">
                  <c:v>1</c:v>
                </c:pt>
                <c:pt idx="6">
                  <c:v>2</c:v>
                </c:pt>
                <c:pt idx="7">
                  <c:v>0.5</c:v>
                </c:pt>
                <c:pt idx="8">
                  <c:v>0.5</c:v>
                </c:pt>
                <c:pt idx="9">
                  <c:v>10</c:v>
                </c:pt>
                <c:pt idx="10">
                  <c:v>1</c:v>
                </c:pt>
                <c:pt idx="11">
                  <c:v>10</c:v>
                </c:pt>
                <c:pt idx="12">
                  <c:v>1</c:v>
                </c:pt>
                <c:pt idx="13">
                  <c:v>2</c:v>
                </c:pt>
                <c:pt idx="14">
                  <c:v>1</c:v>
                </c:pt>
                <c:pt idx="15">
                  <c:v>1</c:v>
                </c:pt>
                <c:pt idx="16">
                  <c:v>3</c:v>
                </c:pt>
                <c:pt idx="17">
                  <c:v>1</c:v>
                </c:pt>
              </c:numCache>
            </c:numRef>
          </c:val>
          <c:extLst>
            <c:ext xmlns:c16="http://schemas.microsoft.com/office/drawing/2014/chart" uri="{C3380CC4-5D6E-409C-BE32-E72D297353CC}">
              <c16:uniqueId val="{00000001-FAAB-44A0-BBAE-00A59988DFAE}"/>
            </c:ext>
          </c:extLst>
        </c:ser>
        <c:dLbls>
          <c:showLegendKey val="0"/>
          <c:showVal val="0"/>
          <c:showCatName val="0"/>
          <c:showSerName val="0"/>
          <c:showPercent val="0"/>
          <c:showBubbleSize val="0"/>
        </c:dLbls>
        <c:gapWidth val="150"/>
        <c:overlap val="100"/>
        <c:axId val="75900416"/>
        <c:axId val="75901952"/>
      </c:barChart>
      <c:catAx>
        <c:axId val="75900416"/>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901952"/>
        <c:crosses val="autoZero"/>
        <c:auto val="1"/>
        <c:lblAlgn val="ctr"/>
        <c:lblOffset val="100"/>
        <c:noMultiLvlLbl val="0"/>
      </c:catAx>
      <c:valAx>
        <c:axId val="75901952"/>
        <c:scaling>
          <c:orientation val="minMax"/>
          <c:min val="43487"/>
        </c:scaling>
        <c:delete val="0"/>
        <c:axPos val="t"/>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9004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B1C50A-1992-48D6-B7DF-0A1024422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34</Pages>
  <Words>8764</Words>
  <Characters>49961</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Design Report</vt:lpstr>
    </vt:vector>
  </TitlesOfParts>
  <Company>Heriot-Watt University</Company>
  <LinksUpToDate>false</LinksUpToDate>
  <CharactersWithSpaces>58608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Report</dc:title>
  <dc:subject>Advanced Interaction Design F21AD</dc:subject>
  <dc:creator>Group 4: Sam Haley, Mary Holderby and Gordon Rennie (H00155853)</dc:creator>
  <cp:lastModifiedBy>Gordon Rennie</cp:lastModifiedBy>
  <cp:revision>34</cp:revision>
  <dcterms:created xsi:type="dcterms:W3CDTF">2019-02-23T15:50:00Z</dcterms:created>
  <dcterms:modified xsi:type="dcterms:W3CDTF">2019-02-23T17:47:00Z</dcterms:modified>
</cp:coreProperties>
</file>