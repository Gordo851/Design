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026"/>
          </w:tblGrid>
          <w:tr w:rsidR="001A50B4" w:rsidRPr="003C1178"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5632D12F" w14:textId="77777777" w:rsidR="001A50B4" w:rsidRPr="003C1178" w:rsidRDefault="001A50B4" w:rsidP="001A50B4">
                    <w:pPr>
                      <w:pStyle w:val="NoSpacing"/>
                      <w:jc w:val="center"/>
                      <w:rPr>
                        <w:rFonts w:asciiTheme="majorHAnsi" w:eastAsiaTheme="majorEastAsia" w:hAnsiTheme="majorHAnsi" w:cstheme="majorBidi"/>
                        <w:caps/>
                      </w:rPr>
                    </w:pPr>
                    <w:r w:rsidRPr="003C1178">
                      <w:rPr>
                        <w:rFonts w:asciiTheme="majorHAnsi" w:eastAsiaTheme="majorEastAsia" w:hAnsiTheme="majorHAnsi" w:cstheme="majorBidi"/>
                        <w:caps/>
                      </w:rPr>
                      <w:t>Heriot-Watt University</w:t>
                    </w:r>
                  </w:p>
                </w:tc>
              </w:sdtContent>
            </w:sdt>
          </w:tr>
          <w:tr w:rsidR="001A50B4" w:rsidRPr="003C1178"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671EFD0" w14:textId="77777777" w:rsidR="001A50B4" w:rsidRPr="003C1178" w:rsidRDefault="001A50B4" w:rsidP="001A50B4">
                    <w:pPr>
                      <w:pStyle w:val="NoSpacing"/>
                      <w:jc w:val="center"/>
                      <w:rPr>
                        <w:rFonts w:asciiTheme="majorHAnsi" w:eastAsiaTheme="majorEastAsia" w:hAnsiTheme="majorHAnsi" w:cstheme="majorBidi"/>
                        <w:sz w:val="80"/>
                        <w:szCs w:val="80"/>
                      </w:rPr>
                    </w:pPr>
                    <w:r w:rsidRPr="003C1178">
                      <w:rPr>
                        <w:rFonts w:asciiTheme="majorHAnsi" w:eastAsiaTheme="majorEastAsia" w:hAnsiTheme="majorHAnsi" w:cstheme="majorBidi"/>
                        <w:sz w:val="80"/>
                        <w:szCs w:val="80"/>
                      </w:rPr>
                      <w:t>Design Report</w:t>
                    </w:r>
                  </w:p>
                </w:tc>
              </w:sdtContent>
            </w:sdt>
          </w:tr>
          <w:tr w:rsidR="001A50B4" w:rsidRPr="003C1178"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B8FB4D6" w14:textId="77777777" w:rsidR="001A50B4" w:rsidRPr="003C1178" w:rsidRDefault="001A50B4" w:rsidP="001A50B4">
                    <w:pPr>
                      <w:pStyle w:val="NoSpacing"/>
                      <w:jc w:val="center"/>
                      <w:rPr>
                        <w:rFonts w:asciiTheme="majorHAnsi" w:eastAsiaTheme="majorEastAsia" w:hAnsiTheme="majorHAnsi" w:cstheme="majorBidi"/>
                        <w:sz w:val="44"/>
                        <w:szCs w:val="44"/>
                      </w:rPr>
                    </w:pPr>
                    <w:r w:rsidRPr="003C1178">
                      <w:rPr>
                        <w:rFonts w:asciiTheme="majorHAnsi" w:eastAsiaTheme="majorEastAsia" w:hAnsiTheme="majorHAnsi" w:cstheme="majorBidi"/>
                        <w:sz w:val="44"/>
                        <w:szCs w:val="44"/>
                      </w:rPr>
                      <w:t>Advanced Interaction Design F21AD</w:t>
                    </w:r>
                  </w:p>
                </w:tc>
              </w:sdtContent>
            </w:sdt>
          </w:tr>
          <w:tr w:rsidR="001A50B4" w:rsidRPr="003C1178" w14:paraId="2C8D9F2F" w14:textId="77777777">
            <w:trPr>
              <w:trHeight w:val="360"/>
              <w:jc w:val="center"/>
            </w:trPr>
            <w:tc>
              <w:tcPr>
                <w:tcW w:w="5000" w:type="pct"/>
                <w:vAlign w:val="center"/>
              </w:tcPr>
              <w:p w14:paraId="109B3003" w14:textId="77777777" w:rsidR="001A50B4" w:rsidRPr="003C1178" w:rsidRDefault="001A50B4">
                <w:pPr>
                  <w:pStyle w:val="NoSpacing"/>
                  <w:jc w:val="center"/>
                </w:pPr>
              </w:p>
            </w:tc>
          </w:tr>
          <w:tr w:rsidR="001A50B4" w:rsidRPr="003C1178"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0209B79" w14:textId="784FD98F" w:rsidR="001A50B4" w:rsidRPr="003C1178" w:rsidRDefault="001A50B4">
                    <w:pPr>
                      <w:pStyle w:val="NoSpacing"/>
                      <w:jc w:val="center"/>
                      <w:rPr>
                        <w:b/>
                        <w:bCs/>
                      </w:rPr>
                    </w:pPr>
                    <w:r w:rsidRPr="003C1178">
                      <w:rPr>
                        <w:b/>
                        <w:bCs/>
                      </w:rPr>
                      <w:t>Group 4: Sam Haley</w:t>
                    </w:r>
                    <w:r w:rsidR="00126CB5">
                      <w:rPr>
                        <w:b/>
                        <w:bCs/>
                      </w:rPr>
                      <w:t xml:space="preserve"> (H00103552)</w:t>
                    </w:r>
                    <w:r w:rsidRPr="003C1178">
                      <w:rPr>
                        <w:b/>
                        <w:bCs/>
                      </w:rPr>
                      <w:t xml:space="preserve">, Mary Holderby </w:t>
                    </w:r>
                    <w:r w:rsidR="00126CB5">
                      <w:rPr>
                        <w:b/>
                        <w:bCs/>
                      </w:rPr>
                      <w:t>(</w:t>
                    </w:r>
                    <w:r w:rsidR="00855BC0" w:rsidRPr="003C1178">
                      <w:rPr>
                        <w:b/>
                        <w:bCs/>
                      </w:rPr>
                      <w:t>H00180635</w:t>
                    </w:r>
                    <w:r w:rsidR="00126CB5">
                      <w:rPr>
                        <w:b/>
                        <w:bCs/>
                      </w:rPr>
                      <w:t>),</w:t>
                    </w:r>
                    <w:r w:rsidRPr="003C1178">
                      <w:rPr>
                        <w:b/>
                        <w:bCs/>
                      </w:rPr>
                      <w:t xml:space="preserve"> Gordon Rennie</w:t>
                    </w:r>
                    <w:r w:rsidR="00923EDE" w:rsidRPr="003C1178">
                      <w:rPr>
                        <w:b/>
                        <w:bCs/>
                      </w:rPr>
                      <w:t xml:space="preserve"> (H00155853)</w:t>
                    </w:r>
                  </w:p>
                </w:tc>
              </w:sdtContent>
            </w:sdt>
          </w:tr>
          <w:tr w:rsidR="001A50B4" w:rsidRPr="003C1178"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14:paraId="335D7BC0" w14:textId="77777777" w:rsidR="001A50B4" w:rsidRPr="003C1178" w:rsidRDefault="00997C1F" w:rsidP="00872F4A">
                    <w:pPr>
                      <w:pStyle w:val="NoSpacing"/>
                      <w:jc w:val="center"/>
                      <w:rPr>
                        <w:b/>
                        <w:bCs/>
                      </w:rPr>
                    </w:pPr>
                    <w:r w:rsidRPr="003C1178">
                      <w:rPr>
                        <w:b/>
                        <w:bCs/>
                        <w:lang w:val="en-US"/>
                      </w:rPr>
                      <w:t>2/26/2019</w:t>
                    </w:r>
                  </w:p>
                </w:tc>
              </w:sdtContent>
            </w:sdt>
          </w:tr>
        </w:tbl>
        <w:p w14:paraId="4480E37C" w14:textId="77777777" w:rsidR="001A50B4" w:rsidRPr="003C1178" w:rsidRDefault="001A50B4"/>
        <w:p w14:paraId="1FA3DE2C" w14:textId="77777777" w:rsidR="001A50B4" w:rsidRPr="003C1178" w:rsidRDefault="001A50B4"/>
        <w:p w14:paraId="6C8EF474" w14:textId="77777777" w:rsidR="001A50B4" w:rsidRPr="003C1178" w:rsidRDefault="001A50B4"/>
        <w:p w14:paraId="4345085E" w14:textId="77777777" w:rsidR="00872F4A" w:rsidRPr="003C1178" w:rsidRDefault="00872F4A"/>
        <w:p w14:paraId="4A5ECC4C" w14:textId="77777777" w:rsidR="00872F4A" w:rsidRPr="003C1178" w:rsidRDefault="00872F4A"/>
        <w:p w14:paraId="31D06AC2" w14:textId="77777777" w:rsidR="00872F4A" w:rsidRPr="003C1178" w:rsidRDefault="00872F4A"/>
        <w:p w14:paraId="239C6494" w14:textId="77777777" w:rsidR="00872F4A" w:rsidRPr="003C1178" w:rsidRDefault="00872F4A"/>
        <w:p w14:paraId="41CB3BE9" w14:textId="77777777" w:rsidR="00872F4A" w:rsidRPr="003C1178" w:rsidRDefault="00872F4A"/>
        <w:p w14:paraId="2CC631B0" w14:textId="77777777" w:rsidR="00872F4A" w:rsidRPr="003C1178" w:rsidRDefault="00872F4A"/>
        <w:p w14:paraId="4A6CF0D2" w14:textId="77777777" w:rsidR="00872F4A" w:rsidRPr="003C1178" w:rsidRDefault="00872F4A"/>
        <w:p w14:paraId="505F97DB" w14:textId="77777777" w:rsidR="00872F4A" w:rsidRPr="003C1178" w:rsidRDefault="00872F4A"/>
        <w:p w14:paraId="7E519827" w14:textId="77777777" w:rsidR="00CE146E" w:rsidRPr="003C1178" w:rsidRDefault="00CE146E" w:rsidP="00872F4A">
          <w:pPr>
            <w:pStyle w:val="NoSpacing"/>
            <w:rPr>
              <w:b/>
            </w:rPr>
          </w:pPr>
        </w:p>
        <w:p w14:paraId="1B470A14" w14:textId="77777777" w:rsidR="00CE146E" w:rsidRPr="003C1178" w:rsidRDefault="00CE146E" w:rsidP="00872F4A">
          <w:pPr>
            <w:pStyle w:val="NoSpacing"/>
            <w:rPr>
              <w:b/>
            </w:rPr>
          </w:pPr>
        </w:p>
        <w:p w14:paraId="0F5A6920" w14:textId="77777777" w:rsidR="00CE146E" w:rsidRPr="003C1178" w:rsidRDefault="00CE146E" w:rsidP="00872F4A">
          <w:pPr>
            <w:pStyle w:val="NoSpacing"/>
            <w:rPr>
              <w:b/>
            </w:rPr>
          </w:pPr>
        </w:p>
        <w:p w14:paraId="1A7FAB85" w14:textId="77777777" w:rsidR="00872F4A" w:rsidRPr="003C1178" w:rsidRDefault="00872F4A" w:rsidP="00CE146E">
          <w:pPr>
            <w:pStyle w:val="NoSpacing"/>
            <w:ind w:left="720"/>
          </w:pPr>
          <w:r w:rsidRPr="003C1178">
            <w:rPr>
              <w:b/>
            </w:rPr>
            <w:t xml:space="preserve">Note: </w:t>
          </w:r>
          <w:r w:rsidRPr="003C1178">
            <w:t xml:space="preserve">This document uses APA Referencing Format. (Details found at </w:t>
          </w:r>
          <w:hyperlink r:id="rId9" w:history="1">
            <w:r w:rsidRPr="003C1178">
              <w:rPr>
                <w:rStyle w:val="Hyperlink"/>
                <w:bCs/>
              </w:rPr>
              <w:t>https://www.ukessays.com/referencing/apa/</w:t>
            </w:r>
          </w:hyperlink>
          <w:r w:rsidRPr="003C1178">
            <w:t xml:space="preserve">.) </w:t>
          </w:r>
        </w:p>
        <w:p w14:paraId="2EE3DE51" w14:textId="77777777" w:rsidR="00226506" w:rsidRPr="003C1178"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Pr="003C1178" w:rsidRDefault="00226506">
              <w:pPr>
                <w:pStyle w:val="TOCHeading"/>
              </w:pPr>
              <w:r w:rsidRPr="003C1178">
                <w:t>Table of Contents</w:t>
              </w:r>
            </w:p>
            <w:p w14:paraId="6DDDCF3A" w14:textId="61A5EAB0" w:rsidR="00126CB5" w:rsidRDefault="00226506">
              <w:pPr>
                <w:pStyle w:val="TOC1"/>
                <w:tabs>
                  <w:tab w:val="left" w:pos="440"/>
                  <w:tab w:val="right" w:leader="dot" w:pos="9016"/>
                </w:tabs>
                <w:rPr>
                  <w:rFonts w:eastAsiaTheme="minorEastAsia"/>
                  <w:noProof/>
                  <w:lang w:eastAsia="en-GB"/>
                </w:rPr>
              </w:pPr>
              <w:r w:rsidRPr="003C1178">
                <w:fldChar w:fldCharType="begin"/>
              </w:r>
              <w:r w:rsidRPr="003C1178">
                <w:instrText xml:space="preserve"> TOC \o "1-3" \h \z \u </w:instrText>
              </w:r>
              <w:r w:rsidRPr="003C1178">
                <w:fldChar w:fldCharType="separate"/>
              </w:r>
              <w:hyperlink w:anchor="_Toc2027235" w:history="1">
                <w:r w:rsidR="00126CB5" w:rsidRPr="00547969">
                  <w:rPr>
                    <w:rStyle w:val="Hyperlink"/>
                    <w:noProof/>
                  </w:rPr>
                  <w:t>1</w:t>
                </w:r>
                <w:r w:rsidR="00126CB5">
                  <w:rPr>
                    <w:rFonts w:eastAsiaTheme="minorEastAsia"/>
                    <w:noProof/>
                    <w:lang w:eastAsia="en-GB"/>
                  </w:rPr>
                  <w:tab/>
                </w:r>
                <w:r w:rsidR="00126CB5" w:rsidRPr="00547969">
                  <w:rPr>
                    <w:rStyle w:val="Hyperlink"/>
                    <w:noProof/>
                  </w:rPr>
                  <w:t>Background</w:t>
                </w:r>
                <w:r w:rsidR="00126CB5">
                  <w:rPr>
                    <w:noProof/>
                    <w:webHidden/>
                  </w:rPr>
                  <w:tab/>
                </w:r>
                <w:r w:rsidR="00126CB5">
                  <w:rPr>
                    <w:noProof/>
                    <w:webHidden/>
                  </w:rPr>
                  <w:fldChar w:fldCharType="begin"/>
                </w:r>
                <w:r w:rsidR="00126CB5">
                  <w:rPr>
                    <w:noProof/>
                    <w:webHidden/>
                  </w:rPr>
                  <w:instrText xml:space="preserve"> PAGEREF _Toc2027235 \h </w:instrText>
                </w:r>
                <w:r w:rsidR="00126CB5">
                  <w:rPr>
                    <w:noProof/>
                    <w:webHidden/>
                  </w:rPr>
                </w:r>
                <w:r w:rsidR="00126CB5">
                  <w:rPr>
                    <w:noProof/>
                    <w:webHidden/>
                  </w:rPr>
                  <w:fldChar w:fldCharType="separate"/>
                </w:r>
                <w:r w:rsidR="00E67EC7">
                  <w:rPr>
                    <w:noProof/>
                    <w:webHidden/>
                  </w:rPr>
                  <w:t>3</w:t>
                </w:r>
                <w:r w:rsidR="00126CB5">
                  <w:rPr>
                    <w:noProof/>
                    <w:webHidden/>
                  </w:rPr>
                  <w:fldChar w:fldCharType="end"/>
                </w:r>
              </w:hyperlink>
            </w:p>
            <w:p w14:paraId="7163D117" w14:textId="0E9B7CC8" w:rsidR="00126CB5" w:rsidRDefault="007C02D0">
              <w:pPr>
                <w:pStyle w:val="TOC1"/>
                <w:tabs>
                  <w:tab w:val="left" w:pos="440"/>
                  <w:tab w:val="right" w:leader="dot" w:pos="9016"/>
                </w:tabs>
                <w:rPr>
                  <w:rFonts w:eastAsiaTheme="minorEastAsia"/>
                  <w:noProof/>
                  <w:lang w:eastAsia="en-GB"/>
                </w:rPr>
              </w:pPr>
              <w:hyperlink w:anchor="_Toc2027236" w:history="1">
                <w:r w:rsidR="00126CB5" w:rsidRPr="00547969">
                  <w:rPr>
                    <w:rStyle w:val="Hyperlink"/>
                    <w:noProof/>
                  </w:rPr>
                  <w:t>2</w:t>
                </w:r>
                <w:r w:rsidR="00126CB5">
                  <w:rPr>
                    <w:rFonts w:eastAsiaTheme="minorEastAsia"/>
                    <w:noProof/>
                    <w:lang w:eastAsia="en-GB"/>
                  </w:rPr>
                  <w:tab/>
                </w:r>
                <w:r w:rsidR="00126CB5" w:rsidRPr="00547969">
                  <w:rPr>
                    <w:rStyle w:val="Hyperlink"/>
                    <w:noProof/>
                  </w:rPr>
                  <w:t>Stakeholder and Task Analysis</w:t>
                </w:r>
                <w:r w:rsidR="00126CB5">
                  <w:rPr>
                    <w:noProof/>
                    <w:webHidden/>
                  </w:rPr>
                  <w:tab/>
                </w:r>
                <w:r w:rsidR="00126CB5">
                  <w:rPr>
                    <w:noProof/>
                    <w:webHidden/>
                  </w:rPr>
                  <w:fldChar w:fldCharType="begin"/>
                </w:r>
                <w:r w:rsidR="00126CB5">
                  <w:rPr>
                    <w:noProof/>
                    <w:webHidden/>
                  </w:rPr>
                  <w:instrText xml:space="preserve"> PAGEREF _Toc2027236 \h </w:instrText>
                </w:r>
                <w:r w:rsidR="00126CB5">
                  <w:rPr>
                    <w:noProof/>
                    <w:webHidden/>
                  </w:rPr>
                </w:r>
                <w:r w:rsidR="00126CB5">
                  <w:rPr>
                    <w:noProof/>
                    <w:webHidden/>
                  </w:rPr>
                  <w:fldChar w:fldCharType="separate"/>
                </w:r>
                <w:r w:rsidR="00E67EC7">
                  <w:rPr>
                    <w:noProof/>
                    <w:webHidden/>
                  </w:rPr>
                  <w:t>4</w:t>
                </w:r>
                <w:r w:rsidR="00126CB5">
                  <w:rPr>
                    <w:noProof/>
                    <w:webHidden/>
                  </w:rPr>
                  <w:fldChar w:fldCharType="end"/>
                </w:r>
              </w:hyperlink>
            </w:p>
            <w:p w14:paraId="1D594449" w14:textId="159B2373" w:rsidR="00126CB5" w:rsidRDefault="007C02D0">
              <w:pPr>
                <w:pStyle w:val="TOC1"/>
                <w:tabs>
                  <w:tab w:val="left" w:pos="440"/>
                  <w:tab w:val="right" w:leader="dot" w:pos="9016"/>
                </w:tabs>
                <w:rPr>
                  <w:rFonts w:eastAsiaTheme="minorEastAsia"/>
                  <w:noProof/>
                  <w:lang w:eastAsia="en-GB"/>
                </w:rPr>
              </w:pPr>
              <w:hyperlink w:anchor="_Toc2027237" w:history="1">
                <w:r w:rsidR="00126CB5" w:rsidRPr="00547969">
                  <w:rPr>
                    <w:rStyle w:val="Hyperlink"/>
                    <w:noProof/>
                  </w:rPr>
                  <w:t>3</w:t>
                </w:r>
                <w:r w:rsidR="00126CB5">
                  <w:rPr>
                    <w:rFonts w:eastAsiaTheme="minorEastAsia"/>
                    <w:noProof/>
                    <w:lang w:eastAsia="en-GB"/>
                  </w:rPr>
                  <w:tab/>
                </w:r>
                <w:r w:rsidR="00126CB5" w:rsidRPr="00547969">
                  <w:rPr>
                    <w:rStyle w:val="Hyperlink"/>
                    <w:noProof/>
                  </w:rPr>
                  <w:t>Requirements Analysis</w:t>
                </w:r>
                <w:r w:rsidR="00126CB5">
                  <w:rPr>
                    <w:noProof/>
                    <w:webHidden/>
                  </w:rPr>
                  <w:tab/>
                </w:r>
                <w:r w:rsidR="00126CB5">
                  <w:rPr>
                    <w:noProof/>
                    <w:webHidden/>
                  </w:rPr>
                  <w:fldChar w:fldCharType="begin"/>
                </w:r>
                <w:r w:rsidR="00126CB5">
                  <w:rPr>
                    <w:noProof/>
                    <w:webHidden/>
                  </w:rPr>
                  <w:instrText xml:space="preserve"> PAGEREF _Toc2027237 \h </w:instrText>
                </w:r>
                <w:r w:rsidR="00126CB5">
                  <w:rPr>
                    <w:noProof/>
                    <w:webHidden/>
                  </w:rPr>
                </w:r>
                <w:r w:rsidR="00126CB5">
                  <w:rPr>
                    <w:noProof/>
                    <w:webHidden/>
                  </w:rPr>
                  <w:fldChar w:fldCharType="separate"/>
                </w:r>
                <w:r w:rsidR="00E67EC7">
                  <w:rPr>
                    <w:noProof/>
                    <w:webHidden/>
                  </w:rPr>
                  <w:t>4</w:t>
                </w:r>
                <w:r w:rsidR="00126CB5">
                  <w:rPr>
                    <w:noProof/>
                    <w:webHidden/>
                  </w:rPr>
                  <w:fldChar w:fldCharType="end"/>
                </w:r>
              </w:hyperlink>
            </w:p>
            <w:p w14:paraId="049D71C6" w14:textId="0412D1E9" w:rsidR="00126CB5" w:rsidRDefault="007C02D0">
              <w:pPr>
                <w:pStyle w:val="TOC1"/>
                <w:tabs>
                  <w:tab w:val="left" w:pos="440"/>
                  <w:tab w:val="right" w:leader="dot" w:pos="9016"/>
                </w:tabs>
                <w:rPr>
                  <w:rFonts w:eastAsiaTheme="minorEastAsia"/>
                  <w:noProof/>
                  <w:lang w:eastAsia="en-GB"/>
                </w:rPr>
              </w:pPr>
              <w:hyperlink w:anchor="_Toc2027238" w:history="1">
                <w:r w:rsidR="00126CB5" w:rsidRPr="00547969">
                  <w:rPr>
                    <w:rStyle w:val="Hyperlink"/>
                    <w:noProof/>
                  </w:rPr>
                  <w:t>4</w:t>
                </w:r>
                <w:r w:rsidR="00126CB5">
                  <w:rPr>
                    <w:rFonts w:eastAsiaTheme="minorEastAsia"/>
                    <w:noProof/>
                    <w:lang w:eastAsia="en-GB"/>
                  </w:rPr>
                  <w:tab/>
                </w:r>
                <w:r w:rsidR="00126CB5" w:rsidRPr="00547969">
                  <w:rPr>
                    <w:rStyle w:val="Hyperlink"/>
                    <w:noProof/>
                  </w:rPr>
                  <w:t>Storyboard Design</w:t>
                </w:r>
                <w:r w:rsidR="00126CB5">
                  <w:rPr>
                    <w:noProof/>
                    <w:webHidden/>
                  </w:rPr>
                  <w:tab/>
                </w:r>
                <w:r w:rsidR="00126CB5">
                  <w:rPr>
                    <w:noProof/>
                    <w:webHidden/>
                  </w:rPr>
                  <w:fldChar w:fldCharType="begin"/>
                </w:r>
                <w:r w:rsidR="00126CB5">
                  <w:rPr>
                    <w:noProof/>
                    <w:webHidden/>
                  </w:rPr>
                  <w:instrText xml:space="preserve"> PAGEREF _Toc2027238 \h </w:instrText>
                </w:r>
                <w:r w:rsidR="00126CB5">
                  <w:rPr>
                    <w:noProof/>
                    <w:webHidden/>
                  </w:rPr>
                </w:r>
                <w:r w:rsidR="00126CB5">
                  <w:rPr>
                    <w:noProof/>
                    <w:webHidden/>
                  </w:rPr>
                  <w:fldChar w:fldCharType="separate"/>
                </w:r>
                <w:r w:rsidR="00E67EC7">
                  <w:rPr>
                    <w:noProof/>
                    <w:webHidden/>
                  </w:rPr>
                  <w:t>5</w:t>
                </w:r>
                <w:r w:rsidR="00126CB5">
                  <w:rPr>
                    <w:noProof/>
                    <w:webHidden/>
                  </w:rPr>
                  <w:fldChar w:fldCharType="end"/>
                </w:r>
              </w:hyperlink>
            </w:p>
            <w:p w14:paraId="272276D3" w14:textId="103E9475" w:rsidR="00126CB5" w:rsidRDefault="007C02D0">
              <w:pPr>
                <w:pStyle w:val="TOC1"/>
                <w:tabs>
                  <w:tab w:val="left" w:pos="440"/>
                  <w:tab w:val="right" w:leader="dot" w:pos="9016"/>
                </w:tabs>
                <w:rPr>
                  <w:rFonts w:eastAsiaTheme="minorEastAsia"/>
                  <w:noProof/>
                  <w:lang w:eastAsia="en-GB"/>
                </w:rPr>
              </w:pPr>
              <w:hyperlink w:anchor="_Toc2027239" w:history="1">
                <w:r w:rsidR="00126CB5" w:rsidRPr="00547969">
                  <w:rPr>
                    <w:rStyle w:val="Hyperlink"/>
                    <w:noProof/>
                  </w:rPr>
                  <w:t>5</w:t>
                </w:r>
                <w:r w:rsidR="00126CB5">
                  <w:rPr>
                    <w:rFonts w:eastAsiaTheme="minorEastAsia"/>
                    <w:noProof/>
                    <w:lang w:eastAsia="en-GB"/>
                  </w:rPr>
                  <w:tab/>
                </w:r>
                <w:r w:rsidR="00126CB5" w:rsidRPr="00547969">
                  <w:rPr>
                    <w:rStyle w:val="Hyperlink"/>
                    <w:noProof/>
                  </w:rPr>
                  <w:t>Prototype Development</w:t>
                </w:r>
                <w:r w:rsidR="00126CB5">
                  <w:rPr>
                    <w:noProof/>
                    <w:webHidden/>
                  </w:rPr>
                  <w:tab/>
                </w:r>
                <w:r w:rsidR="00126CB5">
                  <w:rPr>
                    <w:noProof/>
                    <w:webHidden/>
                  </w:rPr>
                  <w:fldChar w:fldCharType="begin"/>
                </w:r>
                <w:r w:rsidR="00126CB5">
                  <w:rPr>
                    <w:noProof/>
                    <w:webHidden/>
                  </w:rPr>
                  <w:instrText xml:space="preserve"> PAGEREF _Toc2027239 \h </w:instrText>
                </w:r>
                <w:r w:rsidR="00126CB5">
                  <w:rPr>
                    <w:noProof/>
                    <w:webHidden/>
                  </w:rPr>
                </w:r>
                <w:r w:rsidR="00126CB5">
                  <w:rPr>
                    <w:noProof/>
                    <w:webHidden/>
                  </w:rPr>
                  <w:fldChar w:fldCharType="separate"/>
                </w:r>
                <w:r w:rsidR="00E67EC7">
                  <w:rPr>
                    <w:noProof/>
                    <w:webHidden/>
                  </w:rPr>
                  <w:t>6</w:t>
                </w:r>
                <w:r w:rsidR="00126CB5">
                  <w:rPr>
                    <w:noProof/>
                    <w:webHidden/>
                  </w:rPr>
                  <w:fldChar w:fldCharType="end"/>
                </w:r>
              </w:hyperlink>
            </w:p>
            <w:p w14:paraId="70353179" w14:textId="544A3B5A" w:rsidR="00126CB5" w:rsidRDefault="007C02D0">
              <w:pPr>
                <w:pStyle w:val="TOC2"/>
                <w:tabs>
                  <w:tab w:val="left" w:pos="880"/>
                  <w:tab w:val="right" w:leader="dot" w:pos="9016"/>
                </w:tabs>
                <w:rPr>
                  <w:rFonts w:eastAsiaTheme="minorEastAsia"/>
                  <w:noProof/>
                  <w:lang w:eastAsia="en-GB"/>
                </w:rPr>
              </w:pPr>
              <w:hyperlink w:anchor="_Toc2027240" w:history="1">
                <w:r w:rsidR="00126CB5" w:rsidRPr="00547969">
                  <w:rPr>
                    <w:rStyle w:val="Hyperlink"/>
                    <w:noProof/>
                  </w:rPr>
                  <w:t>5.1</w:t>
                </w:r>
                <w:r w:rsidR="00126CB5">
                  <w:rPr>
                    <w:rFonts w:eastAsiaTheme="minorEastAsia"/>
                    <w:noProof/>
                    <w:lang w:eastAsia="en-GB"/>
                  </w:rPr>
                  <w:tab/>
                </w:r>
                <w:r w:rsidR="00126CB5" w:rsidRPr="00547969">
                  <w:rPr>
                    <w:rStyle w:val="Hyperlink"/>
                    <w:noProof/>
                  </w:rPr>
                  <w:t>Introduction</w:t>
                </w:r>
                <w:r w:rsidR="00126CB5">
                  <w:rPr>
                    <w:noProof/>
                    <w:webHidden/>
                  </w:rPr>
                  <w:tab/>
                </w:r>
                <w:r w:rsidR="00126CB5">
                  <w:rPr>
                    <w:noProof/>
                    <w:webHidden/>
                  </w:rPr>
                  <w:fldChar w:fldCharType="begin"/>
                </w:r>
                <w:r w:rsidR="00126CB5">
                  <w:rPr>
                    <w:noProof/>
                    <w:webHidden/>
                  </w:rPr>
                  <w:instrText xml:space="preserve"> PAGEREF _Toc2027240 \h </w:instrText>
                </w:r>
                <w:r w:rsidR="00126CB5">
                  <w:rPr>
                    <w:noProof/>
                    <w:webHidden/>
                  </w:rPr>
                </w:r>
                <w:r w:rsidR="00126CB5">
                  <w:rPr>
                    <w:noProof/>
                    <w:webHidden/>
                  </w:rPr>
                  <w:fldChar w:fldCharType="separate"/>
                </w:r>
                <w:r w:rsidR="00E67EC7">
                  <w:rPr>
                    <w:noProof/>
                    <w:webHidden/>
                  </w:rPr>
                  <w:t>6</w:t>
                </w:r>
                <w:r w:rsidR="00126CB5">
                  <w:rPr>
                    <w:noProof/>
                    <w:webHidden/>
                  </w:rPr>
                  <w:fldChar w:fldCharType="end"/>
                </w:r>
              </w:hyperlink>
            </w:p>
            <w:p w14:paraId="43B7F155" w14:textId="5F02D6C8" w:rsidR="00126CB5" w:rsidRDefault="007C02D0">
              <w:pPr>
                <w:pStyle w:val="TOC2"/>
                <w:tabs>
                  <w:tab w:val="left" w:pos="880"/>
                  <w:tab w:val="right" w:leader="dot" w:pos="9016"/>
                </w:tabs>
                <w:rPr>
                  <w:rFonts w:eastAsiaTheme="minorEastAsia"/>
                  <w:noProof/>
                  <w:lang w:eastAsia="en-GB"/>
                </w:rPr>
              </w:pPr>
              <w:hyperlink w:anchor="_Toc2027241" w:history="1">
                <w:r w:rsidR="00126CB5" w:rsidRPr="00547969">
                  <w:rPr>
                    <w:rStyle w:val="Hyperlink"/>
                    <w:noProof/>
                  </w:rPr>
                  <w:t>5.2</w:t>
                </w:r>
                <w:r w:rsidR="00126CB5">
                  <w:rPr>
                    <w:rFonts w:eastAsiaTheme="minorEastAsia"/>
                    <w:noProof/>
                    <w:lang w:eastAsia="en-GB"/>
                  </w:rPr>
                  <w:tab/>
                </w:r>
                <w:r w:rsidR="00126CB5" w:rsidRPr="00547969">
                  <w:rPr>
                    <w:rStyle w:val="Hyperlink"/>
                    <w:noProof/>
                  </w:rPr>
                  <w:t>Log-in Screen</w:t>
                </w:r>
                <w:r w:rsidR="00126CB5">
                  <w:rPr>
                    <w:noProof/>
                    <w:webHidden/>
                  </w:rPr>
                  <w:tab/>
                </w:r>
                <w:r w:rsidR="00126CB5">
                  <w:rPr>
                    <w:noProof/>
                    <w:webHidden/>
                  </w:rPr>
                  <w:fldChar w:fldCharType="begin"/>
                </w:r>
                <w:r w:rsidR="00126CB5">
                  <w:rPr>
                    <w:noProof/>
                    <w:webHidden/>
                  </w:rPr>
                  <w:instrText xml:space="preserve"> PAGEREF _Toc2027241 \h </w:instrText>
                </w:r>
                <w:r w:rsidR="00126CB5">
                  <w:rPr>
                    <w:noProof/>
                    <w:webHidden/>
                  </w:rPr>
                </w:r>
                <w:r w:rsidR="00126CB5">
                  <w:rPr>
                    <w:noProof/>
                    <w:webHidden/>
                  </w:rPr>
                  <w:fldChar w:fldCharType="separate"/>
                </w:r>
                <w:r w:rsidR="00E67EC7">
                  <w:rPr>
                    <w:noProof/>
                    <w:webHidden/>
                  </w:rPr>
                  <w:t>6</w:t>
                </w:r>
                <w:r w:rsidR="00126CB5">
                  <w:rPr>
                    <w:noProof/>
                    <w:webHidden/>
                  </w:rPr>
                  <w:fldChar w:fldCharType="end"/>
                </w:r>
              </w:hyperlink>
            </w:p>
            <w:p w14:paraId="02B225D2" w14:textId="33DDBE19" w:rsidR="00126CB5" w:rsidRDefault="007C02D0">
              <w:pPr>
                <w:pStyle w:val="TOC2"/>
                <w:tabs>
                  <w:tab w:val="left" w:pos="880"/>
                  <w:tab w:val="right" w:leader="dot" w:pos="9016"/>
                </w:tabs>
                <w:rPr>
                  <w:rFonts w:eastAsiaTheme="minorEastAsia"/>
                  <w:noProof/>
                  <w:lang w:eastAsia="en-GB"/>
                </w:rPr>
              </w:pPr>
              <w:hyperlink w:anchor="_Toc2027242" w:history="1">
                <w:r w:rsidR="00126CB5" w:rsidRPr="00547969">
                  <w:rPr>
                    <w:rStyle w:val="Hyperlink"/>
                    <w:noProof/>
                  </w:rPr>
                  <w:t>5.3</w:t>
                </w:r>
                <w:r w:rsidR="00126CB5">
                  <w:rPr>
                    <w:rFonts w:eastAsiaTheme="minorEastAsia"/>
                    <w:noProof/>
                    <w:lang w:eastAsia="en-GB"/>
                  </w:rPr>
                  <w:tab/>
                </w:r>
                <w:r w:rsidR="00126CB5" w:rsidRPr="00547969">
                  <w:rPr>
                    <w:rStyle w:val="Hyperlink"/>
                    <w:noProof/>
                  </w:rPr>
                  <w:t>Home Screen</w:t>
                </w:r>
                <w:r w:rsidR="00126CB5">
                  <w:rPr>
                    <w:noProof/>
                    <w:webHidden/>
                  </w:rPr>
                  <w:tab/>
                </w:r>
                <w:r w:rsidR="00126CB5">
                  <w:rPr>
                    <w:noProof/>
                    <w:webHidden/>
                  </w:rPr>
                  <w:fldChar w:fldCharType="begin"/>
                </w:r>
                <w:r w:rsidR="00126CB5">
                  <w:rPr>
                    <w:noProof/>
                    <w:webHidden/>
                  </w:rPr>
                  <w:instrText xml:space="preserve"> PAGEREF _Toc2027242 \h </w:instrText>
                </w:r>
                <w:r w:rsidR="00126CB5">
                  <w:rPr>
                    <w:noProof/>
                    <w:webHidden/>
                  </w:rPr>
                </w:r>
                <w:r w:rsidR="00126CB5">
                  <w:rPr>
                    <w:noProof/>
                    <w:webHidden/>
                  </w:rPr>
                  <w:fldChar w:fldCharType="separate"/>
                </w:r>
                <w:r w:rsidR="00E67EC7">
                  <w:rPr>
                    <w:noProof/>
                    <w:webHidden/>
                  </w:rPr>
                  <w:t>7</w:t>
                </w:r>
                <w:r w:rsidR="00126CB5">
                  <w:rPr>
                    <w:noProof/>
                    <w:webHidden/>
                  </w:rPr>
                  <w:fldChar w:fldCharType="end"/>
                </w:r>
              </w:hyperlink>
            </w:p>
            <w:p w14:paraId="076197E6" w14:textId="15502A9E" w:rsidR="00126CB5" w:rsidRDefault="007C02D0">
              <w:pPr>
                <w:pStyle w:val="TOC2"/>
                <w:tabs>
                  <w:tab w:val="left" w:pos="880"/>
                  <w:tab w:val="right" w:leader="dot" w:pos="9016"/>
                </w:tabs>
                <w:rPr>
                  <w:rFonts w:eastAsiaTheme="minorEastAsia"/>
                  <w:noProof/>
                  <w:lang w:eastAsia="en-GB"/>
                </w:rPr>
              </w:pPr>
              <w:hyperlink w:anchor="_Toc2027243" w:history="1">
                <w:r w:rsidR="00126CB5" w:rsidRPr="00547969">
                  <w:rPr>
                    <w:rStyle w:val="Hyperlink"/>
                    <w:noProof/>
                  </w:rPr>
                  <w:t>5.4</w:t>
                </w:r>
                <w:r w:rsidR="00126CB5">
                  <w:rPr>
                    <w:rFonts w:eastAsiaTheme="minorEastAsia"/>
                    <w:noProof/>
                    <w:lang w:eastAsia="en-GB"/>
                  </w:rPr>
                  <w:tab/>
                </w:r>
                <w:r w:rsidR="00126CB5" w:rsidRPr="00547969">
                  <w:rPr>
                    <w:rStyle w:val="Hyperlink"/>
                    <w:noProof/>
                  </w:rPr>
                  <w:t>Medication Screen</w:t>
                </w:r>
                <w:r w:rsidR="00126CB5">
                  <w:rPr>
                    <w:noProof/>
                    <w:webHidden/>
                  </w:rPr>
                  <w:tab/>
                </w:r>
                <w:r w:rsidR="00126CB5">
                  <w:rPr>
                    <w:noProof/>
                    <w:webHidden/>
                  </w:rPr>
                  <w:fldChar w:fldCharType="begin"/>
                </w:r>
                <w:r w:rsidR="00126CB5">
                  <w:rPr>
                    <w:noProof/>
                    <w:webHidden/>
                  </w:rPr>
                  <w:instrText xml:space="preserve"> PAGEREF _Toc2027243 \h </w:instrText>
                </w:r>
                <w:r w:rsidR="00126CB5">
                  <w:rPr>
                    <w:noProof/>
                    <w:webHidden/>
                  </w:rPr>
                </w:r>
                <w:r w:rsidR="00126CB5">
                  <w:rPr>
                    <w:noProof/>
                    <w:webHidden/>
                  </w:rPr>
                  <w:fldChar w:fldCharType="separate"/>
                </w:r>
                <w:r w:rsidR="00E67EC7">
                  <w:rPr>
                    <w:noProof/>
                    <w:webHidden/>
                  </w:rPr>
                  <w:t>7</w:t>
                </w:r>
                <w:r w:rsidR="00126CB5">
                  <w:rPr>
                    <w:noProof/>
                    <w:webHidden/>
                  </w:rPr>
                  <w:fldChar w:fldCharType="end"/>
                </w:r>
              </w:hyperlink>
            </w:p>
            <w:p w14:paraId="460D0549" w14:textId="221354F5" w:rsidR="00126CB5" w:rsidRDefault="007C02D0">
              <w:pPr>
                <w:pStyle w:val="TOC3"/>
                <w:tabs>
                  <w:tab w:val="left" w:pos="1320"/>
                  <w:tab w:val="right" w:leader="dot" w:pos="9016"/>
                </w:tabs>
                <w:rPr>
                  <w:rFonts w:eastAsiaTheme="minorEastAsia"/>
                  <w:noProof/>
                  <w:lang w:eastAsia="en-GB"/>
                </w:rPr>
              </w:pPr>
              <w:hyperlink w:anchor="_Toc2027244" w:history="1">
                <w:r w:rsidR="00126CB5" w:rsidRPr="00547969">
                  <w:rPr>
                    <w:rStyle w:val="Hyperlink"/>
                    <w:noProof/>
                  </w:rPr>
                  <w:t>5.4.1</w:t>
                </w:r>
                <w:r w:rsidR="00126CB5">
                  <w:rPr>
                    <w:rFonts w:eastAsiaTheme="minorEastAsia"/>
                    <w:noProof/>
                    <w:lang w:eastAsia="en-GB"/>
                  </w:rPr>
                  <w:tab/>
                </w:r>
                <w:r w:rsidR="00126CB5" w:rsidRPr="00547969">
                  <w:rPr>
                    <w:rStyle w:val="Hyperlink"/>
                    <w:noProof/>
                  </w:rPr>
                  <w:t>Change Day Screen</w:t>
                </w:r>
                <w:r w:rsidR="00126CB5">
                  <w:rPr>
                    <w:noProof/>
                    <w:webHidden/>
                  </w:rPr>
                  <w:tab/>
                </w:r>
                <w:r w:rsidR="00126CB5">
                  <w:rPr>
                    <w:noProof/>
                    <w:webHidden/>
                  </w:rPr>
                  <w:fldChar w:fldCharType="begin"/>
                </w:r>
                <w:r w:rsidR="00126CB5">
                  <w:rPr>
                    <w:noProof/>
                    <w:webHidden/>
                  </w:rPr>
                  <w:instrText xml:space="preserve"> PAGEREF _Toc2027244 \h </w:instrText>
                </w:r>
                <w:r w:rsidR="00126CB5">
                  <w:rPr>
                    <w:noProof/>
                    <w:webHidden/>
                  </w:rPr>
                </w:r>
                <w:r w:rsidR="00126CB5">
                  <w:rPr>
                    <w:noProof/>
                    <w:webHidden/>
                  </w:rPr>
                  <w:fldChar w:fldCharType="separate"/>
                </w:r>
                <w:r w:rsidR="00E67EC7">
                  <w:rPr>
                    <w:noProof/>
                    <w:webHidden/>
                  </w:rPr>
                  <w:t>8</w:t>
                </w:r>
                <w:r w:rsidR="00126CB5">
                  <w:rPr>
                    <w:noProof/>
                    <w:webHidden/>
                  </w:rPr>
                  <w:fldChar w:fldCharType="end"/>
                </w:r>
              </w:hyperlink>
            </w:p>
            <w:p w14:paraId="7C908ADD" w14:textId="07F388D6" w:rsidR="00126CB5" w:rsidRDefault="007C02D0">
              <w:pPr>
                <w:pStyle w:val="TOC3"/>
                <w:tabs>
                  <w:tab w:val="left" w:pos="1320"/>
                  <w:tab w:val="right" w:leader="dot" w:pos="9016"/>
                </w:tabs>
                <w:rPr>
                  <w:rFonts w:eastAsiaTheme="minorEastAsia"/>
                  <w:noProof/>
                  <w:lang w:eastAsia="en-GB"/>
                </w:rPr>
              </w:pPr>
              <w:hyperlink w:anchor="_Toc2027245" w:history="1">
                <w:r w:rsidR="00126CB5" w:rsidRPr="00547969">
                  <w:rPr>
                    <w:rStyle w:val="Hyperlink"/>
                    <w:noProof/>
                  </w:rPr>
                  <w:t>5.4.2</w:t>
                </w:r>
                <w:r w:rsidR="00126CB5">
                  <w:rPr>
                    <w:rFonts w:eastAsiaTheme="minorEastAsia"/>
                    <w:noProof/>
                    <w:lang w:eastAsia="en-GB"/>
                  </w:rPr>
                  <w:tab/>
                </w:r>
                <w:r w:rsidR="00126CB5" w:rsidRPr="00547969">
                  <w:rPr>
                    <w:rStyle w:val="Hyperlink"/>
                    <w:noProof/>
                  </w:rPr>
                  <w:t>Add Medication Screen</w:t>
                </w:r>
                <w:r w:rsidR="00126CB5">
                  <w:rPr>
                    <w:noProof/>
                    <w:webHidden/>
                  </w:rPr>
                  <w:tab/>
                </w:r>
                <w:r w:rsidR="00126CB5">
                  <w:rPr>
                    <w:noProof/>
                    <w:webHidden/>
                  </w:rPr>
                  <w:fldChar w:fldCharType="begin"/>
                </w:r>
                <w:r w:rsidR="00126CB5">
                  <w:rPr>
                    <w:noProof/>
                    <w:webHidden/>
                  </w:rPr>
                  <w:instrText xml:space="preserve"> PAGEREF _Toc2027245 \h </w:instrText>
                </w:r>
                <w:r w:rsidR="00126CB5">
                  <w:rPr>
                    <w:noProof/>
                    <w:webHidden/>
                  </w:rPr>
                </w:r>
                <w:r w:rsidR="00126CB5">
                  <w:rPr>
                    <w:noProof/>
                    <w:webHidden/>
                  </w:rPr>
                  <w:fldChar w:fldCharType="separate"/>
                </w:r>
                <w:r w:rsidR="00E67EC7">
                  <w:rPr>
                    <w:noProof/>
                    <w:webHidden/>
                  </w:rPr>
                  <w:t>9</w:t>
                </w:r>
                <w:r w:rsidR="00126CB5">
                  <w:rPr>
                    <w:noProof/>
                    <w:webHidden/>
                  </w:rPr>
                  <w:fldChar w:fldCharType="end"/>
                </w:r>
              </w:hyperlink>
            </w:p>
            <w:p w14:paraId="502C2A88" w14:textId="22374361" w:rsidR="00126CB5" w:rsidRDefault="007C02D0">
              <w:pPr>
                <w:pStyle w:val="TOC3"/>
                <w:tabs>
                  <w:tab w:val="left" w:pos="1320"/>
                  <w:tab w:val="right" w:leader="dot" w:pos="9016"/>
                </w:tabs>
                <w:rPr>
                  <w:rFonts w:eastAsiaTheme="minorEastAsia"/>
                  <w:noProof/>
                  <w:lang w:eastAsia="en-GB"/>
                </w:rPr>
              </w:pPr>
              <w:hyperlink w:anchor="_Toc2027246" w:history="1">
                <w:r w:rsidR="00126CB5" w:rsidRPr="00547969">
                  <w:rPr>
                    <w:rStyle w:val="Hyperlink"/>
                    <w:noProof/>
                  </w:rPr>
                  <w:t>5.4.3</w:t>
                </w:r>
                <w:r w:rsidR="00126CB5">
                  <w:rPr>
                    <w:rFonts w:eastAsiaTheme="minorEastAsia"/>
                    <w:noProof/>
                    <w:lang w:eastAsia="en-GB"/>
                  </w:rPr>
                  <w:tab/>
                </w:r>
                <w:r w:rsidR="00126CB5" w:rsidRPr="00547969">
                  <w:rPr>
                    <w:rStyle w:val="Hyperlink"/>
                    <w:noProof/>
                  </w:rPr>
                  <w:t>Medication Details Screen</w:t>
                </w:r>
                <w:r w:rsidR="00126CB5">
                  <w:rPr>
                    <w:noProof/>
                    <w:webHidden/>
                  </w:rPr>
                  <w:tab/>
                </w:r>
                <w:r w:rsidR="00126CB5">
                  <w:rPr>
                    <w:noProof/>
                    <w:webHidden/>
                  </w:rPr>
                  <w:fldChar w:fldCharType="begin"/>
                </w:r>
                <w:r w:rsidR="00126CB5">
                  <w:rPr>
                    <w:noProof/>
                    <w:webHidden/>
                  </w:rPr>
                  <w:instrText xml:space="preserve"> PAGEREF _Toc2027246 \h </w:instrText>
                </w:r>
                <w:r w:rsidR="00126CB5">
                  <w:rPr>
                    <w:noProof/>
                    <w:webHidden/>
                  </w:rPr>
                </w:r>
                <w:r w:rsidR="00126CB5">
                  <w:rPr>
                    <w:noProof/>
                    <w:webHidden/>
                  </w:rPr>
                  <w:fldChar w:fldCharType="separate"/>
                </w:r>
                <w:r w:rsidR="00E67EC7">
                  <w:rPr>
                    <w:noProof/>
                    <w:webHidden/>
                  </w:rPr>
                  <w:t>9</w:t>
                </w:r>
                <w:r w:rsidR="00126CB5">
                  <w:rPr>
                    <w:noProof/>
                    <w:webHidden/>
                  </w:rPr>
                  <w:fldChar w:fldCharType="end"/>
                </w:r>
              </w:hyperlink>
            </w:p>
            <w:p w14:paraId="49689320" w14:textId="27A70FF2" w:rsidR="00126CB5" w:rsidRDefault="007C02D0">
              <w:pPr>
                <w:pStyle w:val="TOC2"/>
                <w:tabs>
                  <w:tab w:val="left" w:pos="880"/>
                  <w:tab w:val="right" w:leader="dot" w:pos="9016"/>
                </w:tabs>
                <w:rPr>
                  <w:rFonts w:eastAsiaTheme="minorEastAsia"/>
                  <w:noProof/>
                  <w:lang w:eastAsia="en-GB"/>
                </w:rPr>
              </w:pPr>
              <w:hyperlink w:anchor="_Toc2027247" w:history="1">
                <w:r w:rsidR="00126CB5" w:rsidRPr="00547969">
                  <w:rPr>
                    <w:rStyle w:val="Hyperlink"/>
                    <w:noProof/>
                  </w:rPr>
                  <w:t>5.5</w:t>
                </w:r>
                <w:r w:rsidR="00126CB5">
                  <w:rPr>
                    <w:rFonts w:eastAsiaTheme="minorEastAsia"/>
                    <w:noProof/>
                    <w:lang w:eastAsia="en-GB"/>
                  </w:rPr>
                  <w:tab/>
                </w:r>
                <w:r w:rsidR="00126CB5" w:rsidRPr="00547969">
                  <w:rPr>
                    <w:rStyle w:val="Hyperlink"/>
                    <w:noProof/>
                  </w:rPr>
                  <w:t>Energy Screen</w:t>
                </w:r>
                <w:r w:rsidR="00126CB5">
                  <w:rPr>
                    <w:noProof/>
                    <w:webHidden/>
                  </w:rPr>
                  <w:tab/>
                </w:r>
                <w:r w:rsidR="00126CB5">
                  <w:rPr>
                    <w:noProof/>
                    <w:webHidden/>
                  </w:rPr>
                  <w:fldChar w:fldCharType="begin"/>
                </w:r>
                <w:r w:rsidR="00126CB5">
                  <w:rPr>
                    <w:noProof/>
                    <w:webHidden/>
                  </w:rPr>
                  <w:instrText xml:space="preserve"> PAGEREF _Toc2027247 \h </w:instrText>
                </w:r>
                <w:r w:rsidR="00126CB5">
                  <w:rPr>
                    <w:noProof/>
                    <w:webHidden/>
                  </w:rPr>
                </w:r>
                <w:r w:rsidR="00126CB5">
                  <w:rPr>
                    <w:noProof/>
                    <w:webHidden/>
                  </w:rPr>
                  <w:fldChar w:fldCharType="separate"/>
                </w:r>
                <w:r w:rsidR="00E67EC7">
                  <w:rPr>
                    <w:noProof/>
                    <w:webHidden/>
                  </w:rPr>
                  <w:t>10</w:t>
                </w:r>
                <w:r w:rsidR="00126CB5">
                  <w:rPr>
                    <w:noProof/>
                    <w:webHidden/>
                  </w:rPr>
                  <w:fldChar w:fldCharType="end"/>
                </w:r>
              </w:hyperlink>
            </w:p>
            <w:p w14:paraId="4BE105CC" w14:textId="6BEF776D" w:rsidR="00126CB5" w:rsidRDefault="007C02D0">
              <w:pPr>
                <w:pStyle w:val="TOC3"/>
                <w:tabs>
                  <w:tab w:val="left" w:pos="1320"/>
                  <w:tab w:val="right" w:leader="dot" w:pos="9016"/>
                </w:tabs>
                <w:rPr>
                  <w:rFonts w:eastAsiaTheme="minorEastAsia"/>
                  <w:noProof/>
                  <w:lang w:eastAsia="en-GB"/>
                </w:rPr>
              </w:pPr>
              <w:hyperlink w:anchor="_Toc2027248" w:history="1">
                <w:r w:rsidR="00126CB5" w:rsidRPr="00547969">
                  <w:rPr>
                    <w:rStyle w:val="Hyperlink"/>
                    <w:noProof/>
                  </w:rPr>
                  <w:t>5.5.1</w:t>
                </w:r>
                <w:r w:rsidR="00126CB5">
                  <w:rPr>
                    <w:rFonts w:eastAsiaTheme="minorEastAsia"/>
                    <w:noProof/>
                    <w:lang w:eastAsia="en-GB"/>
                  </w:rPr>
                  <w:tab/>
                </w:r>
                <w:r w:rsidR="00126CB5" w:rsidRPr="00547969">
                  <w:rPr>
                    <w:rStyle w:val="Hyperlink"/>
                    <w:noProof/>
                  </w:rPr>
                  <w:t>Breakdown of Energy Usage Screen</w:t>
                </w:r>
                <w:r w:rsidR="00126CB5">
                  <w:rPr>
                    <w:noProof/>
                    <w:webHidden/>
                  </w:rPr>
                  <w:tab/>
                </w:r>
                <w:r w:rsidR="00126CB5">
                  <w:rPr>
                    <w:noProof/>
                    <w:webHidden/>
                  </w:rPr>
                  <w:fldChar w:fldCharType="begin"/>
                </w:r>
                <w:r w:rsidR="00126CB5">
                  <w:rPr>
                    <w:noProof/>
                    <w:webHidden/>
                  </w:rPr>
                  <w:instrText xml:space="preserve"> PAGEREF _Toc2027248 \h </w:instrText>
                </w:r>
                <w:r w:rsidR="00126CB5">
                  <w:rPr>
                    <w:noProof/>
                    <w:webHidden/>
                  </w:rPr>
                </w:r>
                <w:r w:rsidR="00126CB5">
                  <w:rPr>
                    <w:noProof/>
                    <w:webHidden/>
                  </w:rPr>
                  <w:fldChar w:fldCharType="separate"/>
                </w:r>
                <w:r w:rsidR="00E67EC7">
                  <w:rPr>
                    <w:noProof/>
                    <w:webHidden/>
                  </w:rPr>
                  <w:t>10</w:t>
                </w:r>
                <w:r w:rsidR="00126CB5">
                  <w:rPr>
                    <w:noProof/>
                    <w:webHidden/>
                  </w:rPr>
                  <w:fldChar w:fldCharType="end"/>
                </w:r>
              </w:hyperlink>
            </w:p>
            <w:p w14:paraId="12A82E6A" w14:textId="1FE3F628" w:rsidR="00126CB5" w:rsidRDefault="007C02D0">
              <w:pPr>
                <w:pStyle w:val="TOC3"/>
                <w:tabs>
                  <w:tab w:val="left" w:pos="1320"/>
                  <w:tab w:val="right" w:leader="dot" w:pos="9016"/>
                </w:tabs>
                <w:rPr>
                  <w:rFonts w:eastAsiaTheme="minorEastAsia"/>
                  <w:noProof/>
                  <w:lang w:eastAsia="en-GB"/>
                </w:rPr>
              </w:pPr>
              <w:hyperlink w:anchor="_Toc2027249" w:history="1">
                <w:r w:rsidR="00126CB5" w:rsidRPr="00547969">
                  <w:rPr>
                    <w:rStyle w:val="Hyperlink"/>
                    <w:noProof/>
                  </w:rPr>
                  <w:t>5.5.2</w:t>
                </w:r>
                <w:r w:rsidR="00126CB5">
                  <w:rPr>
                    <w:rFonts w:eastAsiaTheme="minorEastAsia"/>
                    <w:noProof/>
                    <w:lang w:eastAsia="en-GB"/>
                  </w:rPr>
                  <w:tab/>
                </w:r>
                <w:r w:rsidR="00126CB5" w:rsidRPr="00547969">
                  <w:rPr>
                    <w:rStyle w:val="Hyperlink"/>
                    <w:noProof/>
                  </w:rPr>
                  <w:t>Smart Appliances Screen</w:t>
                </w:r>
                <w:r w:rsidR="00126CB5">
                  <w:rPr>
                    <w:noProof/>
                    <w:webHidden/>
                  </w:rPr>
                  <w:tab/>
                </w:r>
                <w:r w:rsidR="00126CB5">
                  <w:rPr>
                    <w:noProof/>
                    <w:webHidden/>
                  </w:rPr>
                  <w:fldChar w:fldCharType="begin"/>
                </w:r>
                <w:r w:rsidR="00126CB5">
                  <w:rPr>
                    <w:noProof/>
                    <w:webHidden/>
                  </w:rPr>
                  <w:instrText xml:space="preserve"> PAGEREF _Toc2027249 \h </w:instrText>
                </w:r>
                <w:r w:rsidR="00126CB5">
                  <w:rPr>
                    <w:noProof/>
                    <w:webHidden/>
                  </w:rPr>
                </w:r>
                <w:r w:rsidR="00126CB5">
                  <w:rPr>
                    <w:noProof/>
                    <w:webHidden/>
                  </w:rPr>
                  <w:fldChar w:fldCharType="separate"/>
                </w:r>
                <w:r w:rsidR="00E67EC7">
                  <w:rPr>
                    <w:noProof/>
                    <w:webHidden/>
                  </w:rPr>
                  <w:t>11</w:t>
                </w:r>
                <w:r w:rsidR="00126CB5">
                  <w:rPr>
                    <w:noProof/>
                    <w:webHidden/>
                  </w:rPr>
                  <w:fldChar w:fldCharType="end"/>
                </w:r>
              </w:hyperlink>
            </w:p>
            <w:p w14:paraId="5909610A" w14:textId="1A02F5B3" w:rsidR="00126CB5" w:rsidRDefault="007C02D0">
              <w:pPr>
                <w:pStyle w:val="TOC2"/>
                <w:tabs>
                  <w:tab w:val="left" w:pos="880"/>
                  <w:tab w:val="right" w:leader="dot" w:pos="9016"/>
                </w:tabs>
                <w:rPr>
                  <w:rFonts w:eastAsiaTheme="minorEastAsia"/>
                  <w:noProof/>
                  <w:lang w:eastAsia="en-GB"/>
                </w:rPr>
              </w:pPr>
              <w:hyperlink w:anchor="_Toc2027250" w:history="1">
                <w:r w:rsidR="00126CB5" w:rsidRPr="00547969">
                  <w:rPr>
                    <w:rStyle w:val="Hyperlink"/>
                    <w:noProof/>
                  </w:rPr>
                  <w:t>5.6</w:t>
                </w:r>
                <w:r w:rsidR="00126CB5">
                  <w:rPr>
                    <w:rFonts w:eastAsiaTheme="minorEastAsia"/>
                    <w:noProof/>
                    <w:lang w:eastAsia="en-GB"/>
                  </w:rPr>
                  <w:tab/>
                </w:r>
                <w:r w:rsidR="00126CB5" w:rsidRPr="00547969">
                  <w:rPr>
                    <w:rStyle w:val="Hyperlink"/>
                    <w:noProof/>
                  </w:rPr>
                  <w:t>Exercise Screen</w:t>
                </w:r>
                <w:r w:rsidR="00126CB5">
                  <w:rPr>
                    <w:noProof/>
                    <w:webHidden/>
                  </w:rPr>
                  <w:tab/>
                </w:r>
                <w:r w:rsidR="00126CB5">
                  <w:rPr>
                    <w:noProof/>
                    <w:webHidden/>
                  </w:rPr>
                  <w:fldChar w:fldCharType="begin"/>
                </w:r>
                <w:r w:rsidR="00126CB5">
                  <w:rPr>
                    <w:noProof/>
                    <w:webHidden/>
                  </w:rPr>
                  <w:instrText xml:space="preserve"> PAGEREF _Toc2027250 \h </w:instrText>
                </w:r>
                <w:r w:rsidR="00126CB5">
                  <w:rPr>
                    <w:noProof/>
                    <w:webHidden/>
                  </w:rPr>
                </w:r>
                <w:r w:rsidR="00126CB5">
                  <w:rPr>
                    <w:noProof/>
                    <w:webHidden/>
                  </w:rPr>
                  <w:fldChar w:fldCharType="separate"/>
                </w:r>
                <w:r w:rsidR="00E67EC7">
                  <w:rPr>
                    <w:noProof/>
                    <w:webHidden/>
                  </w:rPr>
                  <w:t>11</w:t>
                </w:r>
                <w:r w:rsidR="00126CB5">
                  <w:rPr>
                    <w:noProof/>
                    <w:webHidden/>
                  </w:rPr>
                  <w:fldChar w:fldCharType="end"/>
                </w:r>
              </w:hyperlink>
            </w:p>
            <w:p w14:paraId="57DC8FE1" w14:textId="3F47F25E" w:rsidR="00126CB5" w:rsidRDefault="007C02D0">
              <w:pPr>
                <w:pStyle w:val="TOC3"/>
                <w:tabs>
                  <w:tab w:val="left" w:pos="1320"/>
                  <w:tab w:val="right" w:leader="dot" w:pos="9016"/>
                </w:tabs>
                <w:rPr>
                  <w:rFonts w:eastAsiaTheme="minorEastAsia"/>
                  <w:noProof/>
                  <w:lang w:eastAsia="en-GB"/>
                </w:rPr>
              </w:pPr>
              <w:hyperlink w:anchor="_Toc2027251" w:history="1">
                <w:r w:rsidR="00126CB5" w:rsidRPr="00547969">
                  <w:rPr>
                    <w:rStyle w:val="Hyperlink"/>
                    <w:noProof/>
                  </w:rPr>
                  <w:t>5.6.1</w:t>
                </w:r>
                <w:r w:rsidR="00126CB5">
                  <w:rPr>
                    <w:rFonts w:eastAsiaTheme="minorEastAsia"/>
                    <w:noProof/>
                    <w:lang w:eastAsia="en-GB"/>
                  </w:rPr>
                  <w:tab/>
                </w:r>
                <w:r w:rsidR="00126CB5" w:rsidRPr="00547969">
                  <w:rPr>
                    <w:rStyle w:val="Hyperlink"/>
                    <w:noProof/>
                  </w:rPr>
                  <w:t>Add Exercises Screen</w:t>
                </w:r>
                <w:r w:rsidR="00126CB5">
                  <w:rPr>
                    <w:noProof/>
                    <w:webHidden/>
                  </w:rPr>
                  <w:tab/>
                </w:r>
                <w:r w:rsidR="00126CB5">
                  <w:rPr>
                    <w:noProof/>
                    <w:webHidden/>
                  </w:rPr>
                  <w:fldChar w:fldCharType="begin"/>
                </w:r>
                <w:r w:rsidR="00126CB5">
                  <w:rPr>
                    <w:noProof/>
                    <w:webHidden/>
                  </w:rPr>
                  <w:instrText xml:space="preserve"> PAGEREF _Toc2027251 \h </w:instrText>
                </w:r>
                <w:r w:rsidR="00126CB5">
                  <w:rPr>
                    <w:noProof/>
                    <w:webHidden/>
                  </w:rPr>
                </w:r>
                <w:r w:rsidR="00126CB5">
                  <w:rPr>
                    <w:noProof/>
                    <w:webHidden/>
                  </w:rPr>
                  <w:fldChar w:fldCharType="separate"/>
                </w:r>
                <w:r w:rsidR="00E67EC7">
                  <w:rPr>
                    <w:noProof/>
                    <w:webHidden/>
                  </w:rPr>
                  <w:t>12</w:t>
                </w:r>
                <w:r w:rsidR="00126CB5">
                  <w:rPr>
                    <w:noProof/>
                    <w:webHidden/>
                  </w:rPr>
                  <w:fldChar w:fldCharType="end"/>
                </w:r>
              </w:hyperlink>
            </w:p>
            <w:p w14:paraId="43887D02" w14:textId="4F3209DB" w:rsidR="00126CB5" w:rsidRDefault="007C02D0">
              <w:pPr>
                <w:pStyle w:val="TOC3"/>
                <w:tabs>
                  <w:tab w:val="left" w:pos="1320"/>
                  <w:tab w:val="right" w:leader="dot" w:pos="9016"/>
                </w:tabs>
                <w:rPr>
                  <w:rFonts w:eastAsiaTheme="minorEastAsia"/>
                  <w:noProof/>
                  <w:lang w:eastAsia="en-GB"/>
                </w:rPr>
              </w:pPr>
              <w:hyperlink w:anchor="_Toc2027252" w:history="1">
                <w:r w:rsidR="00126CB5" w:rsidRPr="00547969">
                  <w:rPr>
                    <w:rStyle w:val="Hyperlink"/>
                    <w:noProof/>
                  </w:rPr>
                  <w:t>5.6.2</w:t>
                </w:r>
                <w:r w:rsidR="00126CB5">
                  <w:rPr>
                    <w:rFonts w:eastAsiaTheme="minorEastAsia"/>
                    <w:noProof/>
                    <w:lang w:eastAsia="en-GB"/>
                  </w:rPr>
                  <w:tab/>
                </w:r>
                <w:r w:rsidR="00126CB5" w:rsidRPr="00547969">
                  <w:rPr>
                    <w:rStyle w:val="Hyperlink"/>
                    <w:noProof/>
                  </w:rPr>
                  <w:t>Exercise Run-Through</w:t>
                </w:r>
                <w:r w:rsidR="00126CB5">
                  <w:rPr>
                    <w:noProof/>
                    <w:webHidden/>
                  </w:rPr>
                  <w:tab/>
                </w:r>
                <w:r w:rsidR="00126CB5">
                  <w:rPr>
                    <w:noProof/>
                    <w:webHidden/>
                  </w:rPr>
                  <w:fldChar w:fldCharType="begin"/>
                </w:r>
                <w:r w:rsidR="00126CB5">
                  <w:rPr>
                    <w:noProof/>
                    <w:webHidden/>
                  </w:rPr>
                  <w:instrText xml:space="preserve"> PAGEREF _Toc2027252 \h </w:instrText>
                </w:r>
                <w:r w:rsidR="00126CB5">
                  <w:rPr>
                    <w:noProof/>
                    <w:webHidden/>
                  </w:rPr>
                </w:r>
                <w:r w:rsidR="00126CB5">
                  <w:rPr>
                    <w:noProof/>
                    <w:webHidden/>
                  </w:rPr>
                  <w:fldChar w:fldCharType="separate"/>
                </w:r>
                <w:r w:rsidR="00E67EC7">
                  <w:rPr>
                    <w:noProof/>
                    <w:webHidden/>
                  </w:rPr>
                  <w:t>12</w:t>
                </w:r>
                <w:r w:rsidR="00126CB5">
                  <w:rPr>
                    <w:noProof/>
                    <w:webHidden/>
                  </w:rPr>
                  <w:fldChar w:fldCharType="end"/>
                </w:r>
              </w:hyperlink>
            </w:p>
            <w:p w14:paraId="6630A07F" w14:textId="1A537017" w:rsidR="00126CB5" w:rsidRDefault="007C02D0">
              <w:pPr>
                <w:pStyle w:val="TOC2"/>
                <w:tabs>
                  <w:tab w:val="left" w:pos="880"/>
                  <w:tab w:val="right" w:leader="dot" w:pos="9016"/>
                </w:tabs>
                <w:rPr>
                  <w:rFonts w:eastAsiaTheme="minorEastAsia"/>
                  <w:noProof/>
                  <w:lang w:eastAsia="en-GB"/>
                </w:rPr>
              </w:pPr>
              <w:hyperlink w:anchor="_Toc2027253" w:history="1">
                <w:r w:rsidR="00126CB5" w:rsidRPr="00547969">
                  <w:rPr>
                    <w:rStyle w:val="Hyperlink"/>
                    <w:noProof/>
                  </w:rPr>
                  <w:t>5.7</w:t>
                </w:r>
                <w:r w:rsidR="00126CB5">
                  <w:rPr>
                    <w:rFonts w:eastAsiaTheme="minorEastAsia"/>
                    <w:noProof/>
                    <w:lang w:eastAsia="en-GB"/>
                  </w:rPr>
                  <w:tab/>
                </w:r>
                <w:r w:rsidR="00126CB5" w:rsidRPr="00547969">
                  <w:rPr>
                    <w:rStyle w:val="Hyperlink"/>
                    <w:noProof/>
                  </w:rPr>
                  <w:t>Smart Robot (Cozmo)</w:t>
                </w:r>
                <w:r w:rsidR="00126CB5">
                  <w:rPr>
                    <w:noProof/>
                    <w:webHidden/>
                  </w:rPr>
                  <w:tab/>
                </w:r>
                <w:r w:rsidR="00126CB5">
                  <w:rPr>
                    <w:noProof/>
                    <w:webHidden/>
                  </w:rPr>
                  <w:fldChar w:fldCharType="begin"/>
                </w:r>
                <w:r w:rsidR="00126CB5">
                  <w:rPr>
                    <w:noProof/>
                    <w:webHidden/>
                  </w:rPr>
                  <w:instrText xml:space="preserve"> PAGEREF _Toc2027253 \h </w:instrText>
                </w:r>
                <w:r w:rsidR="00126CB5">
                  <w:rPr>
                    <w:noProof/>
                    <w:webHidden/>
                  </w:rPr>
                </w:r>
                <w:r w:rsidR="00126CB5">
                  <w:rPr>
                    <w:noProof/>
                    <w:webHidden/>
                  </w:rPr>
                  <w:fldChar w:fldCharType="separate"/>
                </w:r>
                <w:r w:rsidR="00E67EC7">
                  <w:rPr>
                    <w:noProof/>
                    <w:webHidden/>
                  </w:rPr>
                  <w:t>13</w:t>
                </w:r>
                <w:r w:rsidR="00126CB5">
                  <w:rPr>
                    <w:noProof/>
                    <w:webHidden/>
                  </w:rPr>
                  <w:fldChar w:fldCharType="end"/>
                </w:r>
              </w:hyperlink>
            </w:p>
            <w:p w14:paraId="728A221E" w14:textId="29EC275D" w:rsidR="00126CB5" w:rsidRDefault="007C02D0">
              <w:pPr>
                <w:pStyle w:val="TOC2"/>
                <w:tabs>
                  <w:tab w:val="left" w:pos="880"/>
                  <w:tab w:val="right" w:leader="dot" w:pos="9016"/>
                </w:tabs>
                <w:rPr>
                  <w:rFonts w:eastAsiaTheme="minorEastAsia"/>
                  <w:noProof/>
                  <w:lang w:eastAsia="en-GB"/>
                </w:rPr>
              </w:pPr>
              <w:hyperlink w:anchor="_Toc2027254" w:history="1">
                <w:r w:rsidR="00126CB5" w:rsidRPr="00547969">
                  <w:rPr>
                    <w:rStyle w:val="Hyperlink"/>
                    <w:noProof/>
                  </w:rPr>
                  <w:t>5.8</w:t>
                </w:r>
                <w:r w:rsidR="00126CB5">
                  <w:rPr>
                    <w:rFonts w:eastAsiaTheme="minorEastAsia"/>
                    <w:noProof/>
                    <w:lang w:eastAsia="en-GB"/>
                  </w:rPr>
                  <w:tab/>
                </w:r>
                <w:r w:rsidR="00126CB5" w:rsidRPr="00547969">
                  <w:rPr>
                    <w:rStyle w:val="Hyperlink"/>
                    <w:noProof/>
                  </w:rPr>
                  <w:t>Settings Screen</w:t>
                </w:r>
                <w:r w:rsidR="00126CB5">
                  <w:rPr>
                    <w:noProof/>
                    <w:webHidden/>
                  </w:rPr>
                  <w:tab/>
                </w:r>
                <w:r w:rsidR="00126CB5">
                  <w:rPr>
                    <w:noProof/>
                    <w:webHidden/>
                  </w:rPr>
                  <w:fldChar w:fldCharType="begin"/>
                </w:r>
                <w:r w:rsidR="00126CB5">
                  <w:rPr>
                    <w:noProof/>
                    <w:webHidden/>
                  </w:rPr>
                  <w:instrText xml:space="preserve"> PAGEREF _Toc2027254 \h </w:instrText>
                </w:r>
                <w:r w:rsidR="00126CB5">
                  <w:rPr>
                    <w:noProof/>
                    <w:webHidden/>
                  </w:rPr>
                </w:r>
                <w:r w:rsidR="00126CB5">
                  <w:rPr>
                    <w:noProof/>
                    <w:webHidden/>
                  </w:rPr>
                  <w:fldChar w:fldCharType="separate"/>
                </w:r>
                <w:r w:rsidR="00E67EC7">
                  <w:rPr>
                    <w:noProof/>
                    <w:webHidden/>
                  </w:rPr>
                  <w:t>14</w:t>
                </w:r>
                <w:r w:rsidR="00126CB5">
                  <w:rPr>
                    <w:noProof/>
                    <w:webHidden/>
                  </w:rPr>
                  <w:fldChar w:fldCharType="end"/>
                </w:r>
              </w:hyperlink>
            </w:p>
            <w:p w14:paraId="384BCE03" w14:textId="48534229" w:rsidR="00126CB5" w:rsidRDefault="007C02D0">
              <w:pPr>
                <w:pStyle w:val="TOC2"/>
                <w:tabs>
                  <w:tab w:val="left" w:pos="880"/>
                  <w:tab w:val="right" w:leader="dot" w:pos="9016"/>
                </w:tabs>
                <w:rPr>
                  <w:rFonts w:eastAsiaTheme="minorEastAsia"/>
                  <w:noProof/>
                  <w:lang w:eastAsia="en-GB"/>
                </w:rPr>
              </w:pPr>
              <w:hyperlink w:anchor="_Toc2027255" w:history="1">
                <w:r w:rsidR="00126CB5" w:rsidRPr="00547969">
                  <w:rPr>
                    <w:rStyle w:val="Hyperlink"/>
                    <w:noProof/>
                  </w:rPr>
                  <w:t>5.9</w:t>
                </w:r>
                <w:r w:rsidR="00126CB5">
                  <w:rPr>
                    <w:rFonts w:eastAsiaTheme="minorEastAsia"/>
                    <w:noProof/>
                    <w:lang w:eastAsia="en-GB"/>
                  </w:rPr>
                  <w:tab/>
                </w:r>
                <w:r w:rsidR="00126CB5" w:rsidRPr="00547969">
                  <w:rPr>
                    <w:rStyle w:val="Hyperlink"/>
                    <w:noProof/>
                  </w:rPr>
                  <w:t>Prototype Design Summary</w:t>
                </w:r>
                <w:r w:rsidR="00126CB5">
                  <w:rPr>
                    <w:noProof/>
                    <w:webHidden/>
                  </w:rPr>
                  <w:tab/>
                </w:r>
                <w:r w:rsidR="00126CB5">
                  <w:rPr>
                    <w:noProof/>
                    <w:webHidden/>
                  </w:rPr>
                  <w:fldChar w:fldCharType="begin"/>
                </w:r>
                <w:r w:rsidR="00126CB5">
                  <w:rPr>
                    <w:noProof/>
                    <w:webHidden/>
                  </w:rPr>
                  <w:instrText xml:space="preserve"> PAGEREF _Toc2027255 \h </w:instrText>
                </w:r>
                <w:r w:rsidR="00126CB5">
                  <w:rPr>
                    <w:noProof/>
                    <w:webHidden/>
                  </w:rPr>
                </w:r>
                <w:r w:rsidR="00126CB5">
                  <w:rPr>
                    <w:noProof/>
                    <w:webHidden/>
                  </w:rPr>
                  <w:fldChar w:fldCharType="separate"/>
                </w:r>
                <w:r w:rsidR="00E67EC7">
                  <w:rPr>
                    <w:noProof/>
                    <w:webHidden/>
                  </w:rPr>
                  <w:t>14</w:t>
                </w:r>
                <w:r w:rsidR="00126CB5">
                  <w:rPr>
                    <w:noProof/>
                    <w:webHidden/>
                  </w:rPr>
                  <w:fldChar w:fldCharType="end"/>
                </w:r>
              </w:hyperlink>
            </w:p>
            <w:p w14:paraId="4F2B1F55" w14:textId="434085EF" w:rsidR="00126CB5" w:rsidRDefault="007C02D0">
              <w:pPr>
                <w:pStyle w:val="TOC1"/>
                <w:tabs>
                  <w:tab w:val="left" w:pos="440"/>
                  <w:tab w:val="right" w:leader="dot" w:pos="9016"/>
                </w:tabs>
                <w:rPr>
                  <w:rFonts w:eastAsiaTheme="minorEastAsia"/>
                  <w:noProof/>
                  <w:lang w:eastAsia="en-GB"/>
                </w:rPr>
              </w:pPr>
              <w:hyperlink w:anchor="_Toc2027256" w:history="1">
                <w:r w:rsidR="00126CB5" w:rsidRPr="00547969">
                  <w:rPr>
                    <w:rStyle w:val="Hyperlink"/>
                    <w:noProof/>
                  </w:rPr>
                  <w:t>6</w:t>
                </w:r>
                <w:r w:rsidR="00126CB5">
                  <w:rPr>
                    <w:rFonts w:eastAsiaTheme="minorEastAsia"/>
                    <w:noProof/>
                    <w:lang w:eastAsia="en-GB"/>
                  </w:rPr>
                  <w:tab/>
                </w:r>
                <w:r w:rsidR="00126CB5" w:rsidRPr="00547969">
                  <w:rPr>
                    <w:rStyle w:val="Hyperlink"/>
                    <w:noProof/>
                  </w:rPr>
                  <w:t>Appendix</w:t>
                </w:r>
                <w:r w:rsidR="00126CB5">
                  <w:rPr>
                    <w:noProof/>
                    <w:webHidden/>
                  </w:rPr>
                  <w:tab/>
                </w:r>
                <w:r w:rsidR="00126CB5">
                  <w:rPr>
                    <w:noProof/>
                    <w:webHidden/>
                  </w:rPr>
                  <w:fldChar w:fldCharType="begin"/>
                </w:r>
                <w:r w:rsidR="00126CB5">
                  <w:rPr>
                    <w:noProof/>
                    <w:webHidden/>
                  </w:rPr>
                  <w:instrText xml:space="preserve"> PAGEREF _Toc2027256 \h </w:instrText>
                </w:r>
                <w:r w:rsidR="00126CB5">
                  <w:rPr>
                    <w:noProof/>
                    <w:webHidden/>
                  </w:rPr>
                </w:r>
                <w:r w:rsidR="00126CB5">
                  <w:rPr>
                    <w:noProof/>
                    <w:webHidden/>
                  </w:rPr>
                  <w:fldChar w:fldCharType="separate"/>
                </w:r>
                <w:r w:rsidR="00E67EC7">
                  <w:rPr>
                    <w:noProof/>
                    <w:webHidden/>
                  </w:rPr>
                  <w:t>15</w:t>
                </w:r>
                <w:r w:rsidR="00126CB5">
                  <w:rPr>
                    <w:noProof/>
                    <w:webHidden/>
                  </w:rPr>
                  <w:fldChar w:fldCharType="end"/>
                </w:r>
              </w:hyperlink>
            </w:p>
            <w:p w14:paraId="445DDC57" w14:textId="5E00D06A" w:rsidR="00126CB5" w:rsidRDefault="007C02D0">
              <w:pPr>
                <w:pStyle w:val="TOC2"/>
                <w:tabs>
                  <w:tab w:val="left" w:pos="880"/>
                  <w:tab w:val="right" w:leader="dot" w:pos="9016"/>
                </w:tabs>
                <w:rPr>
                  <w:rFonts w:eastAsiaTheme="minorEastAsia"/>
                  <w:noProof/>
                  <w:lang w:eastAsia="en-GB"/>
                </w:rPr>
              </w:pPr>
              <w:hyperlink w:anchor="_Toc2027257" w:history="1">
                <w:r w:rsidR="00126CB5" w:rsidRPr="00547969">
                  <w:rPr>
                    <w:rStyle w:val="Hyperlink"/>
                    <w:noProof/>
                  </w:rPr>
                  <w:t>6.1</w:t>
                </w:r>
                <w:r w:rsidR="00126CB5">
                  <w:rPr>
                    <w:rFonts w:eastAsiaTheme="minorEastAsia"/>
                    <w:noProof/>
                    <w:lang w:eastAsia="en-GB"/>
                  </w:rPr>
                  <w:tab/>
                </w:r>
                <w:r w:rsidR="00126CB5" w:rsidRPr="00547969">
                  <w:rPr>
                    <w:rStyle w:val="Hyperlink"/>
                    <w:noProof/>
                  </w:rPr>
                  <w:t>Gantt Chart</w:t>
                </w:r>
                <w:r w:rsidR="00126CB5">
                  <w:rPr>
                    <w:noProof/>
                    <w:webHidden/>
                  </w:rPr>
                  <w:tab/>
                </w:r>
                <w:r w:rsidR="00126CB5">
                  <w:rPr>
                    <w:noProof/>
                    <w:webHidden/>
                  </w:rPr>
                  <w:fldChar w:fldCharType="begin"/>
                </w:r>
                <w:r w:rsidR="00126CB5">
                  <w:rPr>
                    <w:noProof/>
                    <w:webHidden/>
                  </w:rPr>
                  <w:instrText xml:space="preserve"> PAGEREF _Toc2027257 \h </w:instrText>
                </w:r>
                <w:r w:rsidR="00126CB5">
                  <w:rPr>
                    <w:noProof/>
                    <w:webHidden/>
                  </w:rPr>
                </w:r>
                <w:r w:rsidR="00126CB5">
                  <w:rPr>
                    <w:noProof/>
                    <w:webHidden/>
                  </w:rPr>
                  <w:fldChar w:fldCharType="separate"/>
                </w:r>
                <w:r w:rsidR="00E67EC7">
                  <w:rPr>
                    <w:noProof/>
                    <w:webHidden/>
                  </w:rPr>
                  <w:t>15</w:t>
                </w:r>
                <w:r w:rsidR="00126CB5">
                  <w:rPr>
                    <w:noProof/>
                    <w:webHidden/>
                  </w:rPr>
                  <w:fldChar w:fldCharType="end"/>
                </w:r>
              </w:hyperlink>
            </w:p>
            <w:p w14:paraId="5FDAD4FD" w14:textId="5215B373" w:rsidR="00126CB5" w:rsidRDefault="007C02D0">
              <w:pPr>
                <w:pStyle w:val="TOC2"/>
                <w:tabs>
                  <w:tab w:val="left" w:pos="880"/>
                  <w:tab w:val="right" w:leader="dot" w:pos="9016"/>
                </w:tabs>
                <w:rPr>
                  <w:rFonts w:eastAsiaTheme="minorEastAsia"/>
                  <w:noProof/>
                  <w:lang w:eastAsia="en-GB"/>
                </w:rPr>
              </w:pPr>
              <w:hyperlink w:anchor="_Toc2027258" w:history="1">
                <w:r w:rsidR="00126CB5" w:rsidRPr="00547969">
                  <w:rPr>
                    <w:rStyle w:val="Hyperlink"/>
                    <w:noProof/>
                  </w:rPr>
                  <w:t>6.2</w:t>
                </w:r>
                <w:r w:rsidR="00126CB5">
                  <w:rPr>
                    <w:rFonts w:eastAsiaTheme="minorEastAsia"/>
                    <w:noProof/>
                    <w:lang w:eastAsia="en-GB"/>
                  </w:rPr>
                  <w:tab/>
                </w:r>
                <w:r w:rsidR="00126CB5" w:rsidRPr="00547969">
                  <w:rPr>
                    <w:rStyle w:val="Hyperlink"/>
                    <w:noProof/>
                  </w:rPr>
                  <w:t>Personae</w:t>
                </w:r>
                <w:r w:rsidR="00126CB5">
                  <w:rPr>
                    <w:noProof/>
                    <w:webHidden/>
                  </w:rPr>
                  <w:tab/>
                </w:r>
                <w:r w:rsidR="00126CB5">
                  <w:rPr>
                    <w:noProof/>
                    <w:webHidden/>
                  </w:rPr>
                  <w:fldChar w:fldCharType="begin"/>
                </w:r>
                <w:r w:rsidR="00126CB5">
                  <w:rPr>
                    <w:noProof/>
                    <w:webHidden/>
                  </w:rPr>
                  <w:instrText xml:space="preserve"> PAGEREF _Toc2027258 \h </w:instrText>
                </w:r>
                <w:r w:rsidR="00126CB5">
                  <w:rPr>
                    <w:noProof/>
                    <w:webHidden/>
                  </w:rPr>
                </w:r>
                <w:r w:rsidR="00126CB5">
                  <w:rPr>
                    <w:noProof/>
                    <w:webHidden/>
                  </w:rPr>
                  <w:fldChar w:fldCharType="separate"/>
                </w:r>
                <w:r w:rsidR="00E67EC7">
                  <w:rPr>
                    <w:noProof/>
                    <w:webHidden/>
                  </w:rPr>
                  <w:t>16</w:t>
                </w:r>
                <w:r w:rsidR="00126CB5">
                  <w:rPr>
                    <w:noProof/>
                    <w:webHidden/>
                  </w:rPr>
                  <w:fldChar w:fldCharType="end"/>
                </w:r>
              </w:hyperlink>
            </w:p>
            <w:p w14:paraId="6929D083" w14:textId="72BF5B4A" w:rsidR="00126CB5" w:rsidRDefault="007C02D0">
              <w:pPr>
                <w:pStyle w:val="TOC3"/>
                <w:tabs>
                  <w:tab w:val="left" w:pos="1320"/>
                  <w:tab w:val="right" w:leader="dot" w:pos="9016"/>
                </w:tabs>
                <w:rPr>
                  <w:rFonts w:eastAsiaTheme="minorEastAsia"/>
                  <w:noProof/>
                  <w:lang w:eastAsia="en-GB"/>
                </w:rPr>
              </w:pPr>
              <w:hyperlink w:anchor="_Toc2027259" w:history="1">
                <w:r w:rsidR="00126CB5" w:rsidRPr="00547969">
                  <w:rPr>
                    <w:rStyle w:val="Hyperlink"/>
                    <w:noProof/>
                  </w:rPr>
                  <w:t>6.2.1</w:t>
                </w:r>
                <w:r w:rsidR="00126CB5">
                  <w:rPr>
                    <w:rFonts w:eastAsiaTheme="minorEastAsia"/>
                    <w:noProof/>
                    <w:lang w:eastAsia="en-GB"/>
                  </w:rPr>
                  <w:tab/>
                </w:r>
                <w:r w:rsidR="00126CB5" w:rsidRPr="00547969">
                  <w:rPr>
                    <w:rStyle w:val="Hyperlink"/>
                    <w:noProof/>
                  </w:rPr>
                  <w:t>Al</w:t>
                </w:r>
                <w:r w:rsidR="00126CB5">
                  <w:rPr>
                    <w:noProof/>
                    <w:webHidden/>
                  </w:rPr>
                  <w:tab/>
                </w:r>
                <w:r w:rsidR="00126CB5">
                  <w:rPr>
                    <w:noProof/>
                    <w:webHidden/>
                  </w:rPr>
                  <w:fldChar w:fldCharType="begin"/>
                </w:r>
                <w:r w:rsidR="00126CB5">
                  <w:rPr>
                    <w:noProof/>
                    <w:webHidden/>
                  </w:rPr>
                  <w:instrText xml:space="preserve"> PAGEREF _Toc2027259 \h </w:instrText>
                </w:r>
                <w:r w:rsidR="00126CB5">
                  <w:rPr>
                    <w:noProof/>
                    <w:webHidden/>
                  </w:rPr>
                </w:r>
                <w:r w:rsidR="00126CB5">
                  <w:rPr>
                    <w:noProof/>
                    <w:webHidden/>
                  </w:rPr>
                  <w:fldChar w:fldCharType="separate"/>
                </w:r>
                <w:r w:rsidR="00E67EC7">
                  <w:rPr>
                    <w:noProof/>
                    <w:webHidden/>
                  </w:rPr>
                  <w:t>16</w:t>
                </w:r>
                <w:r w:rsidR="00126CB5">
                  <w:rPr>
                    <w:noProof/>
                    <w:webHidden/>
                  </w:rPr>
                  <w:fldChar w:fldCharType="end"/>
                </w:r>
              </w:hyperlink>
            </w:p>
            <w:p w14:paraId="0431334B" w14:textId="48FB7380" w:rsidR="00126CB5" w:rsidRDefault="007C02D0">
              <w:pPr>
                <w:pStyle w:val="TOC3"/>
                <w:tabs>
                  <w:tab w:val="left" w:pos="1320"/>
                  <w:tab w:val="right" w:leader="dot" w:pos="9016"/>
                </w:tabs>
                <w:rPr>
                  <w:rFonts w:eastAsiaTheme="minorEastAsia"/>
                  <w:noProof/>
                  <w:lang w:eastAsia="en-GB"/>
                </w:rPr>
              </w:pPr>
              <w:hyperlink w:anchor="_Toc2027260" w:history="1">
                <w:r w:rsidR="00126CB5" w:rsidRPr="00547969">
                  <w:rPr>
                    <w:rStyle w:val="Hyperlink"/>
                    <w:noProof/>
                  </w:rPr>
                  <w:t>6.2.2</w:t>
                </w:r>
                <w:r w:rsidR="00126CB5">
                  <w:rPr>
                    <w:rFonts w:eastAsiaTheme="minorEastAsia"/>
                    <w:noProof/>
                    <w:lang w:eastAsia="en-GB"/>
                  </w:rPr>
                  <w:tab/>
                </w:r>
                <w:r w:rsidR="00126CB5" w:rsidRPr="00547969">
                  <w:rPr>
                    <w:rStyle w:val="Hyperlink"/>
                    <w:noProof/>
                  </w:rPr>
                  <w:t>Kitty</w:t>
                </w:r>
                <w:r w:rsidR="00126CB5">
                  <w:rPr>
                    <w:noProof/>
                    <w:webHidden/>
                  </w:rPr>
                  <w:tab/>
                </w:r>
                <w:r w:rsidR="00126CB5">
                  <w:rPr>
                    <w:noProof/>
                    <w:webHidden/>
                  </w:rPr>
                  <w:fldChar w:fldCharType="begin"/>
                </w:r>
                <w:r w:rsidR="00126CB5">
                  <w:rPr>
                    <w:noProof/>
                    <w:webHidden/>
                  </w:rPr>
                  <w:instrText xml:space="preserve"> PAGEREF _Toc2027260 \h </w:instrText>
                </w:r>
                <w:r w:rsidR="00126CB5">
                  <w:rPr>
                    <w:noProof/>
                    <w:webHidden/>
                  </w:rPr>
                </w:r>
                <w:r w:rsidR="00126CB5">
                  <w:rPr>
                    <w:noProof/>
                    <w:webHidden/>
                  </w:rPr>
                  <w:fldChar w:fldCharType="separate"/>
                </w:r>
                <w:r w:rsidR="00E67EC7">
                  <w:rPr>
                    <w:noProof/>
                    <w:webHidden/>
                  </w:rPr>
                  <w:t>17</w:t>
                </w:r>
                <w:r w:rsidR="00126CB5">
                  <w:rPr>
                    <w:noProof/>
                    <w:webHidden/>
                  </w:rPr>
                  <w:fldChar w:fldCharType="end"/>
                </w:r>
              </w:hyperlink>
            </w:p>
            <w:p w14:paraId="6E8987D4" w14:textId="730AC7C0" w:rsidR="00126CB5" w:rsidRDefault="007C02D0">
              <w:pPr>
                <w:pStyle w:val="TOC3"/>
                <w:tabs>
                  <w:tab w:val="left" w:pos="1320"/>
                  <w:tab w:val="right" w:leader="dot" w:pos="9016"/>
                </w:tabs>
                <w:rPr>
                  <w:rFonts w:eastAsiaTheme="minorEastAsia"/>
                  <w:noProof/>
                  <w:lang w:eastAsia="en-GB"/>
                </w:rPr>
              </w:pPr>
              <w:hyperlink w:anchor="_Toc2027261" w:history="1">
                <w:r w:rsidR="00126CB5" w:rsidRPr="00547969">
                  <w:rPr>
                    <w:rStyle w:val="Hyperlink"/>
                    <w:noProof/>
                  </w:rPr>
                  <w:t>6.2.3</w:t>
                </w:r>
                <w:r w:rsidR="00126CB5">
                  <w:rPr>
                    <w:rFonts w:eastAsiaTheme="minorEastAsia"/>
                    <w:noProof/>
                    <w:lang w:eastAsia="en-GB"/>
                  </w:rPr>
                  <w:tab/>
                </w:r>
                <w:r w:rsidR="00126CB5" w:rsidRPr="00547969">
                  <w:rPr>
                    <w:rStyle w:val="Hyperlink"/>
                    <w:noProof/>
                  </w:rPr>
                  <w:t>Joe</w:t>
                </w:r>
                <w:r w:rsidR="00126CB5">
                  <w:rPr>
                    <w:noProof/>
                    <w:webHidden/>
                  </w:rPr>
                  <w:tab/>
                </w:r>
                <w:r w:rsidR="00126CB5">
                  <w:rPr>
                    <w:noProof/>
                    <w:webHidden/>
                  </w:rPr>
                  <w:fldChar w:fldCharType="begin"/>
                </w:r>
                <w:r w:rsidR="00126CB5">
                  <w:rPr>
                    <w:noProof/>
                    <w:webHidden/>
                  </w:rPr>
                  <w:instrText xml:space="preserve"> PAGEREF _Toc2027261 \h </w:instrText>
                </w:r>
                <w:r w:rsidR="00126CB5">
                  <w:rPr>
                    <w:noProof/>
                    <w:webHidden/>
                  </w:rPr>
                </w:r>
                <w:r w:rsidR="00126CB5">
                  <w:rPr>
                    <w:noProof/>
                    <w:webHidden/>
                  </w:rPr>
                  <w:fldChar w:fldCharType="separate"/>
                </w:r>
                <w:r w:rsidR="00E67EC7">
                  <w:rPr>
                    <w:noProof/>
                    <w:webHidden/>
                  </w:rPr>
                  <w:t>18</w:t>
                </w:r>
                <w:r w:rsidR="00126CB5">
                  <w:rPr>
                    <w:noProof/>
                    <w:webHidden/>
                  </w:rPr>
                  <w:fldChar w:fldCharType="end"/>
                </w:r>
              </w:hyperlink>
            </w:p>
            <w:p w14:paraId="2D2CCA13" w14:textId="6EDD684C" w:rsidR="00126CB5" w:rsidRDefault="007C02D0">
              <w:pPr>
                <w:pStyle w:val="TOC2"/>
                <w:tabs>
                  <w:tab w:val="left" w:pos="880"/>
                  <w:tab w:val="right" w:leader="dot" w:pos="9016"/>
                </w:tabs>
                <w:rPr>
                  <w:rFonts w:eastAsiaTheme="minorEastAsia"/>
                  <w:noProof/>
                  <w:lang w:eastAsia="en-GB"/>
                </w:rPr>
              </w:pPr>
              <w:hyperlink w:anchor="_Toc2027262" w:history="1">
                <w:r w:rsidR="00126CB5" w:rsidRPr="00547969">
                  <w:rPr>
                    <w:rStyle w:val="Hyperlink"/>
                    <w:noProof/>
                  </w:rPr>
                  <w:t>6.3</w:t>
                </w:r>
                <w:r w:rsidR="00126CB5">
                  <w:rPr>
                    <w:rFonts w:eastAsiaTheme="minorEastAsia"/>
                    <w:noProof/>
                    <w:lang w:eastAsia="en-GB"/>
                  </w:rPr>
                  <w:tab/>
                </w:r>
                <w:r w:rsidR="00126CB5" w:rsidRPr="00547969">
                  <w:rPr>
                    <w:rStyle w:val="Hyperlink"/>
                    <w:noProof/>
                  </w:rPr>
                  <w:t>Scenarios and Use-Case</w:t>
                </w:r>
                <w:r w:rsidR="00126CB5">
                  <w:rPr>
                    <w:noProof/>
                    <w:webHidden/>
                  </w:rPr>
                  <w:tab/>
                </w:r>
                <w:r w:rsidR="00126CB5">
                  <w:rPr>
                    <w:noProof/>
                    <w:webHidden/>
                  </w:rPr>
                  <w:fldChar w:fldCharType="begin"/>
                </w:r>
                <w:r w:rsidR="00126CB5">
                  <w:rPr>
                    <w:noProof/>
                    <w:webHidden/>
                  </w:rPr>
                  <w:instrText xml:space="preserve"> PAGEREF _Toc2027262 \h </w:instrText>
                </w:r>
                <w:r w:rsidR="00126CB5">
                  <w:rPr>
                    <w:noProof/>
                    <w:webHidden/>
                  </w:rPr>
                </w:r>
                <w:r w:rsidR="00126CB5">
                  <w:rPr>
                    <w:noProof/>
                    <w:webHidden/>
                  </w:rPr>
                  <w:fldChar w:fldCharType="separate"/>
                </w:r>
                <w:r w:rsidR="00E67EC7">
                  <w:rPr>
                    <w:noProof/>
                    <w:webHidden/>
                  </w:rPr>
                  <w:t>19</w:t>
                </w:r>
                <w:r w:rsidR="00126CB5">
                  <w:rPr>
                    <w:noProof/>
                    <w:webHidden/>
                  </w:rPr>
                  <w:fldChar w:fldCharType="end"/>
                </w:r>
              </w:hyperlink>
            </w:p>
            <w:p w14:paraId="2A5110B2" w14:textId="2A27EA05" w:rsidR="00126CB5" w:rsidRDefault="007C02D0">
              <w:pPr>
                <w:pStyle w:val="TOC3"/>
                <w:tabs>
                  <w:tab w:val="left" w:pos="1320"/>
                  <w:tab w:val="right" w:leader="dot" w:pos="9016"/>
                </w:tabs>
                <w:rPr>
                  <w:rFonts w:eastAsiaTheme="minorEastAsia"/>
                  <w:noProof/>
                  <w:lang w:eastAsia="en-GB"/>
                </w:rPr>
              </w:pPr>
              <w:hyperlink w:anchor="_Toc2027263" w:history="1">
                <w:r w:rsidR="00126CB5" w:rsidRPr="00547969">
                  <w:rPr>
                    <w:rStyle w:val="Hyperlink"/>
                    <w:noProof/>
                  </w:rPr>
                  <w:t>6.3.1</w:t>
                </w:r>
                <w:r w:rsidR="00126CB5">
                  <w:rPr>
                    <w:rFonts w:eastAsiaTheme="minorEastAsia"/>
                    <w:noProof/>
                    <w:lang w:eastAsia="en-GB"/>
                  </w:rPr>
                  <w:tab/>
                </w:r>
                <w:r w:rsidR="00126CB5" w:rsidRPr="00547969">
                  <w:rPr>
                    <w:rStyle w:val="Hyperlink"/>
                    <w:noProof/>
                  </w:rPr>
                  <w:t>Scenario 1 – Log-in Screen, User</w:t>
                </w:r>
                <w:r w:rsidR="00126CB5">
                  <w:rPr>
                    <w:noProof/>
                    <w:webHidden/>
                  </w:rPr>
                  <w:tab/>
                </w:r>
                <w:r w:rsidR="00126CB5">
                  <w:rPr>
                    <w:noProof/>
                    <w:webHidden/>
                  </w:rPr>
                  <w:fldChar w:fldCharType="begin"/>
                </w:r>
                <w:r w:rsidR="00126CB5">
                  <w:rPr>
                    <w:noProof/>
                    <w:webHidden/>
                  </w:rPr>
                  <w:instrText xml:space="preserve"> PAGEREF _Toc2027263 \h </w:instrText>
                </w:r>
                <w:r w:rsidR="00126CB5">
                  <w:rPr>
                    <w:noProof/>
                    <w:webHidden/>
                  </w:rPr>
                </w:r>
                <w:r w:rsidR="00126CB5">
                  <w:rPr>
                    <w:noProof/>
                    <w:webHidden/>
                  </w:rPr>
                  <w:fldChar w:fldCharType="separate"/>
                </w:r>
                <w:r w:rsidR="00E67EC7">
                  <w:rPr>
                    <w:noProof/>
                    <w:webHidden/>
                  </w:rPr>
                  <w:t>19</w:t>
                </w:r>
                <w:r w:rsidR="00126CB5">
                  <w:rPr>
                    <w:noProof/>
                    <w:webHidden/>
                  </w:rPr>
                  <w:fldChar w:fldCharType="end"/>
                </w:r>
              </w:hyperlink>
            </w:p>
            <w:p w14:paraId="02FA55AF" w14:textId="1858CB10" w:rsidR="00126CB5" w:rsidRDefault="007C02D0">
              <w:pPr>
                <w:pStyle w:val="TOC3"/>
                <w:tabs>
                  <w:tab w:val="left" w:pos="1320"/>
                  <w:tab w:val="right" w:leader="dot" w:pos="9016"/>
                </w:tabs>
                <w:rPr>
                  <w:rFonts w:eastAsiaTheme="minorEastAsia"/>
                  <w:noProof/>
                  <w:lang w:eastAsia="en-GB"/>
                </w:rPr>
              </w:pPr>
              <w:hyperlink w:anchor="_Toc2027264" w:history="1">
                <w:r w:rsidR="00126CB5" w:rsidRPr="00547969">
                  <w:rPr>
                    <w:rStyle w:val="Hyperlink"/>
                    <w:noProof/>
                  </w:rPr>
                  <w:t>6.3.2</w:t>
                </w:r>
                <w:r w:rsidR="00126CB5">
                  <w:rPr>
                    <w:rFonts w:eastAsiaTheme="minorEastAsia"/>
                    <w:noProof/>
                    <w:lang w:eastAsia="en-GB"/>
                  </w:rPr>
                  <w:tab/>
                </w:r>
                <w:r w:rsidR="00126CB5" w:rsidRPr="00547969">
                  <w:rPr>
                    <w:rStyle w:val="Hyperlink"/>
                    <w:noProof/>
                  </w:rPr>
                  <w:t>Scenario 2 – User encounters problem</w:t>
                </w:r>
                <w:r w:rsidR="00126CB5">
                  <w:rPr>
                    <w:noProof/>
                    <w:webHidden/>
                  </w:rPr>
                  <w:tab/>
                </w:r>
                <w:r w:rsidR="00126CB5">
                  <w:rPr>
                    <w:noProof/>
                    <w:webHidden/>
                  </w:rPr>
                  <w:fldChar w:fldCharType="begin"/>
                </w:r>
                <w:r w:rsidR="00126CB5">
                  <w:rPr>
                    <w:noProof/>
                    <w:webHidden/>
                  </w:rPr>
                  <w:instrText xml:space="preserve"> PAGEREF _Toc2027264 \h </w:instrText>
                </w:r>
                <w:r w:rsidR="00126CB5">
                  <w:rPr>
                    <w:noProof/>
                    <w:webHidden/>
                  </w:rPr>
                </w:r>
                <w:r w:rsidR="00126CB5">
                  <w:rPr>
                    <w:noProof/>
                    <w:webHidden/>
                  </w:rPr>
                  <w:fldChar w:fldCharType="separate"/>
                </w:r>
                <w:r w:rsidR="00E67EC7">
                  <w:rPr>
                    <w:noProof/>
                    <w:webHidden/>
                  </w:rPr>
                  <w:t>19</w:t>
                </w:r>
                <w:r w:rsidR="00126CB5">
                  <w:rPr>
                    <w:noProof/>
                    <w:webHidden/>
                  </w:rPr>
                  <w:fldChar w:fldCharType="end"/>
                </w:r>
              </w:hyperlink>
            </w:p>
            <w:p w14:paraId="58B5C5F5" w14:textId="500567DA" w:rsidR="00126CB5" w:rsidRDefault="007C02D0">
              <w:pPr>
                <w:pStyle w:val="TOC3"/>
                <w:tabs>
                  <w:tab w:val="left" w:pos="1320"/>
                  <w:tab w:val="right" w:leader="dot" w:pos="9016"/>
                </w:tabs>
                <w:rPr>
                  <w:rFonts w:eastAsiaTheme="minorEastAsia"/>
                  <w:noProof/>
                  <w:lang w:eastAsia="en-GB"/>
                </w:rPr>
              </w:pPr>
              <w:hyperlink w:anchor="_Toc2027265" w:history="1">
                <w:r w:rsidR="00126CB5" w:rsidRPr="00547969">
                  <w:rPr>
                    <w:rStyle w:val="Hyperlink"/>
                    <w:noProof/>
                  </w:rPr>
                  <w:t>6.3.3</w:t>
                </w:r>
                <w:r w:rsidR="00126CB5">
                  <w:rPr>
                    <w:rFonts w:eastAsiaTheme="minorEastAsia"/>
                    <w:noProof/>
                    <w:lang w:eastAsia="en-GB"/>
                  </w:rPr>
                  <w:tab/>
                </w:r>
                <w:r w:rsidR="00126CB5" w:rsidRPr="00547969">
                  <w:rPr>
                    <w:rStyle w:val="Hyperlink"/>
                    <w:noProof/>
                  </w:rPr>
                  <w:t>Scenario 3 – Home Screen, Medication Bottle Button Flashing, Chime Sounding</w:t>
                </w:r>
                <w:r w:rsidR="00126CB5">
                  <w:rPr>
                    <w:noProof/>
                    <w:webHidden/>
                  </w:rPr>
                  <w:tab/>
                </w:r>
                <w:r w:rsidR="00126CB5">
                  <w:rPr>
                    <w:noProof/>
                    <w:webHidden/>
                  </w:rPr>
                  <w:fldChar w:fldCharType="begin"/>
                </w:r>
                <w:r w:rsidR="00126CB5">
                  <w:rPr>
                    <w:noProof/>
                    <w:webHidden/>
                  </w:rPr>
                  <w:instrText xml:space="preserve"> PAGEREF _Toc2027265 \h </w:instrText>
                </w:r>
                <w:r w:rsidR="00126CB5">
                  <w:rPr>
                    <w:noProof/>
                    <w:webHidden/>
                  </w:rPr>
                </w:r>
                <w:r w:rsidR="00126CB5">
                  <w:rPr>
                    <w:noProof/>
                    <w:webHidden/>
                  </w:rPr>
                  <w:fldChar w:fldCharType="separate"/>
                </w:r>
                <w:r w:rsidR="00E67EC7">
                  <w:rPr>
                    <w:noProof/>
                    <w:webHidden/>
                  </w:rPr>
                  <w:t>19</w:t>
                </w:r>
                <w:r w:rsidR="00126CB5">
                  <w:rPr>
                    <w:noProof/>
                    <w:webHidden/>
                  </w:rPr>
                  <w:fldChar w:fldCharType="end"/>
                </w:r>
              </w:hyperlink>
            </w:p>
            <w:p w14:paraId="5078285D" w14:textId="69531BC6" w:rsidR="00126CB5" w:rsidRDefault="007C02D0">
              <w:pPr>
                <w:pStyle w:val="TOC3"/>
                <w:tabs>
                  <w:tab w:val="left" w:pos="1320"/>
                  <w:tab w:val="right" w:leader="dot" w:pos="9016"/>
                </w:tabs>
                <w:rPr>
                  <w:rFonts w:eastAsiaTheme="minorEastAsia"/>
                  <w:noProof/>
                  <w:lang w:eastAsia="en-GB"/>
                </w:rPr>
              </w:pPr>
              <w:hyperlink w:anchor="_Toc2027266" w:history="1">
                <w:r w:rsidR="00126CB5" w:rsidRPr="00547969">
                  <w:rPr>
                    <w:rStyle w:val="Hyperlink"/>
                    <w:noProof/>
                  </w:rPr>
                  <w:t>6.3.4</w:t>
                </w:r>
                <w:r w:rsidR="00126CB5">
                  <w:rPr>
                    <w:rFonts w:eastAsiaTheme="minorEastAsia"/>
                    <w:noProof/>
                    <w:lang w:eastAsia="en-GB"/>
                  </w:rPr>
                  <w:tab/>
                </w:r>
                <w:r w:rsidR="00126CB5" w:rsidRPr="00547969">
                  <w:rPr>
                    <w:rStyle w:val="Hyperlink"/>
                    <w:noProof/>
                  </w:rPr>
                  <w:t>Scenario 4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_Toc2027266 \h </w:instrText>
                </w:r>
                <w:r w:rsidR="00126CB5">
                  <w:rPr>
                    <w:noProof/>
                    <w:webHidden/>
                  </w:rPr>
                </w:r>
                <w:r w:rsidR="00126CB5">
                  <w:rPr>
                    <w:noProof/>
                    <w:webHidden/>
                  </w:rPr>
                  <w:fldChar w:fldCharType="separate"/>
                </w:r>
                <w:r w:rsidR="00E67EC7">
                  <w:rPr>
                    <w:noProof/>
                    <w:webHidden/>
                  </w:rPr>
                  <w:t>20</w:t>
                </w:r>
                <w:r w:rsidR="00126CB5">
                  <w:rPr>
                    <w:noProof/>
                    <w:webHidden/>
                  </w:rPr>
                  <w:fldChar w:fldCharType="end"/>
                </w:r>
              </w:hyperlink>
            </w:p>
            <w:p w14:paraId="2CB158E5" w14:textId="7C1F5483" w:rsidR="00126CB5" w:rsidRDefault="007C02D0">
              <w:pPr>
                <w:pStyle w:val="TOC3"/>
                <w:tabs>
                  <w:tab w:val="left" w:pos="1320"/>
                  <w:tab w:val="right" w:leader="dot" w:pos="9016"/>
                </w:tabs>
                <w:rPr>
                  <w:rFonts w:eastAsiaTheme="minorEastAsia"/>
                  <w:noProof/>
                  <w:lang w:eastAsia="en-GB"/>
                </w:rPr>
              </w:pPr>
              <w:hyperlink w:anchor="_Toc2027267" w:history="1">
                <w:r w:rsidR="00126CB5" w:rsidRPr="00547969">
                  <w:rPr>
                    <w:rStyle w:val="Hyperlink"/>
                    <w:noProof/>
                  </w:rPr>
                  <w:t>6.3.5</w:t>
                </w:r>
                <w:r w:rsidR="00126CB5">
                  <w:rPr>
                    <w:rFonts w:eastAsiaTheme="minorEastAsia"/>
                    <w:noProof/>
                    <w:lang w:eastAsia="en-GB"/>
                  </w:rPr>
                  <w:tab/>
                </w:r>
                <w:r w:rsidR="00126CB5" w:rsidRPr="00547969">
                  <w:rPr>
                    <w:rStyle w:val="Hyperlink"/>
                    <w:noProof/>
                  </w:rPr>
                  <w:t>Scenario 5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_Toc2027267 \h </w:instrText>
                </w:r>
                <w:r w:rsidR="00126CB5">
                  <w:rPr>
                    <w:noProof/>
                    <w:webHidden/>
                  </w:rPr>
                </w:r>
                <w:r w:rsidR="00126CB5">
                  <w:rPr>
                    <w:noProof/>
                    <w:webHidden/>
                  </w:rPr>
                  <w:fldChar w:fldCharType="separate"/>
                </w:r>
                <w:r w:rsidR="00E67EC7">
                  <w:rPr>
                    <w:noProof/>
                    <w:webHidden/>
                  </w:rPr>
                  <w:t>20</w:t>
                </w:r>
                <w:r w:rsidR="00126CB5">
                  <w:rPr>
                    <w:noProof/>
                    <w:webHidden/>
                  </w:rPr>
                  <w:fldChar w:fldCharType="end"/>
                </w:r>
              </w:hyperlink>
            </w:p>
            <w:p w14:paraId="2AAC0C41" w14:textId="0C191612" w:rsidR="00126CB5" w:rsidRDefault="007C02D0">
              <w:pPr>
                <w:pStyle w:val="TOC3"/>
                <w:tabs>
                  <w:tab w:val="left" w:pos="1320"/>
                  <w:tab w:val="right" w:leader="dot" w:pos="9016"/>
                </w:tabs>
                <w:rPr>
                  <w:rFonts w:eastAsiaTheme="minorEastAsia"/>
                  <w:noProof/>
                  <w:lang w:eastAsia="en-GB"/>
                </w:rPr>
              </w:pPr>
              <w:hyperlink w:anchor="_Toc2027268" w:history="1">
                <w:r w:rsidR="00126CB5" w:rsidRPr="00547969">
                  <w:rPr>
                    <w:rStyle w:val="Hyperlink"/>
                    <w:noProof/>
                  </w:rPr>
                  <w:t>6.3.6</w:t>
                </w:r>
                <w:r w:rsidR="00126CB5">
                  <w:rPr>
                    <w:rFonts w:eastAsiaTheme="minorEastAsia"/>
                    <w:noProof/>
                    <w:lang w:eastAsia="en-GB"/>
                  </w:rPr>
                  <w:tab/>
                </w:r>
                <w:r w:rsidR="00126CB5" w:rsidRPr="00547969">
                  <w:rPr>
                    <w:rStyle w:val="Hyperlink"/>
                    <w:noProof/>
                  </w:rPr>
                  <w:t>Scenario 6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_Toc2027268 \h </w:instrText>
                </w:r>
                <w:r w:rsidR="00126CB5">
                  <w:rPr>
                    <w:noProof/>
                    <w:webHidden/>
                  </w:rPr>
                </w:r>
                <w:r w:rsidR="00126CB5">
                  <w:rPr>
                    <w:noProof/>
                    <w:webHidden/>
                  </w:rPr>
                  <w:fldChar w:fldCharType="separate"/>
                </w:r>
                <w:r w:rsidR="00E67EC7">
                  <w:rPr>
                    <w:noProof/>
                    <w:webHidden/>
                  </w:rPr>
                  <w:t>20</w:t>
                </w:r>
                <w:r w:rsidR="00126CB5">
                  <w:rPr>
                    <w:noProof/>
                    <w:webHidden/>
                  </w:rPr>
                  <w:fldChar w:fldCharType="end"/>
                </w:r>
              </w:hyperlink>
            </w:p>
            <w:p w14:paraId="255EE2E5" w14:textId="27F61C69" w:rsidR="00126CB5" w:rsidRDefault="007C02D0">
              <w:pPr>
                <w:pStyle w:val="TOC3"/>
                <w:tabs>
                  <w:tab w:val="left" w:pos="1320"/>
                  <w:tab w:val="right" w:leader="dot" w:pos="9016"/>
                </w:tabs>
                <w:rPr>
                  <w:rFonts w:eastAsiaTheme="minorEastAsia"/>
                  <w:noProof/>
                  <w:lang w:eastAsia="en-GB"/>
                </w:rPr>
              </w:pPr>
              <w:hyperlink w:anchor="_Toc2027269" w:history="1">
                <w:r w:rsidR="00126CB5" w:rsidRPr="00547969">
                  <w:rPr>
                    <w:rStyle w:val="Hyperlink"/>
                    <w:noProof/>
                  </w:rPr>
                  <w:t>6.3.7</w:t>
                </w:r>
                <w:r w:rsidR="00126CB5">
                  <w:rPr>
                    <w:rFonts w:eastAsiaTheme="minorEastAsia"/>
                    <w:noProof/>
                    <w:lang w:eastAsia="en-GB"/>
                  </w:rPr>
                  <w:tab/>
                </w:r>
                <w:r w:rsidR="00126CB5" w:rsidRPr="00547969">
                  <w:rPr>
                    <w:rStyle w:val="Hyperlink"/>
                    <w:noProof/>
                  </w:rPr>
                  <w:t>Scenario 7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_Toc2027269 \h </w:instrText>
                </w:r>
                <w:r w:rsidR="00126CB5">
                  <w:rPr>
                    <w:noProof/>
                    <w:webHidden/>
                  </w:rPr>
                </w:r>
                <w:r w:rsidR="00126CB5">
                  <w:rPr>
                    <w:noProof/>
                    <w:webHidden/>
                  </w:rPr>
                  <w:fldChar w:fldCharType="separate"/>
                </w:r>
                <w:r w:rsidR="00E67EC7">
                  <w:rPr>
                    <w:noProof/>
                    <w:webHidden/>
                  </w:rPr>
                  <w:t>20</w:t>
                </w:r>
                <w:r w:rsidR="00126CB5">
                  <w:rPr>
                    <w:noProof/>
                    <w:webHidden/>
                  </w:rPr>
                  <w:fldChar w:fldCharType="end"/>
                </w:r>
              </w:hyperlink>
            </w:p>
            <w:p w14:paraId="44333765" w14:textId="2810E3F0" w:rsidR="00126CB5" w:rsidRDefault="007C02D0">
              <w:pPr>
                <w:pStyle w:val="TOC3"/>
                <w:tabs>
                  <w:tab w:val="left" w:pos="1320"/>
                  <w:tab w:val="right" w:leader="dot" w:pos="9016"/>
                </w:tabs>
                <w:rPr>
                  <w:rFonts w:eastAsiaTheme="minorEastAsia"/>
                  <w:noProof/>
                  <w:lang w:eastAsia="en-GB"/>
                </w:rPr>
              </w:pPr>
              <w:hyperlink w:anchor="_Toc2027270" w:history="1">
                <w:r w:rsidR="00126CB5" w:rsidRPr="00547969">
                  <w:rPr>
                    <w:rStyle w:val="Hyperlink"/>
                    <w:noProof/>
                  </w:rPr>
                  <w:t>6.3.8</w:t>
                </w:r>
                <w:r w:rsidR="00126CB5">
                  <w:rPr>
                    <w:rFonts w:eastAsiaTheme="minorEastAsia"/>
                    <w:noProof/>
                    <w:lang w:eastAsia="en-GB"/>
                  </w:rPr>
                  <w:tab/>
                </w:r>
                <w:r w:rsidR="00126CB5" w:rsidRPr="00547969">
                  <w:rPr>
                    <w:rStyle w:val="Hyperlink"/>
                    <w:noProof/>
                  </w:rPr>
                  <w:t>Scenario 8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_Toc2027270 \h </w:instrText>
                </w:r>
                <w:r w:rsidR="00126CB5">
                  <w:rPr>
                    <w:noProof/>
                    <w:webHidden/>
                  </w:rPr>
                </w:r>
                <w:r w:rsidR="00126CB5">
                  <w:rPr>
                    <w:noProof/>
                    <w:webHidden/>
                  </w:rPr>
                  <w:fldChar w:fldCharType="separate"/>
                </w:r>
                <w:r w:rsidR="00E67EC7">
                  <w:rPr>
                    <w:noProof/>
                    <w:webHidden/>
                  </w:rPr>
                  <w:t>21</w:t>
                </w:r>
                <w:r w:rsidR="00126CB5">
                  <w:rPr>
                    <w:noProof/>
                    <w:webHidden/>
                  </w:rPr>
                  <w:fldChar w:fldCharType="end"/>
                </w:r>
              </w:hyperlink>
            </w:p>
            <w:p w14:paraId="7BE0ED1D" w14:textId="02F6F9BF" w:rsidR="00126CB5" w:rsidRDefault="007C02D0">
              <w:pPr>
                <w:pStyle w:val="TOC3"/>
                <w:tabs>
                  <w:tab w:val="left" w:pos="1320"/>
                  <w:tab w:val="right" w:leader="dot" w:pos="9016"/>
                </w:tabs>
                <w:rPr>
                  <w:rFonts w:eastAsiaTheme="minorEastAsia"/>
                  <w:noProof/>
                  <w:lang w:eastAsia="en-GB"/>
                </w:rPr>
              </w:pPr>
              <w:hyperlink w:anchor="_Toc2027271" w:history="1">
                <w:r w:rsidR="00126CB5" w:rsidRPr="00547969">
                  <w:rPr>
                    <w:rStyle w:val="Hyperlink"/>
                    <w:noProof/>
                  </w:rPr>
                  <w:t>6.3.9</w:t>
                </w:r>
                <w:r w:rsidR="00126CB5">
                  <w:rPr>
                    <w:rFonts w:eastAsiaTheme="minorEastAsia"/>
                    <w:noProof/>
                    <w:lang w:eastAsia="en-GB"/>
                  </w:rPr>
                  <w:tab/>
                </w:r>
                <w:r w:rsidR="00126CB5" w:rsidRPr="00547969">
                  <w:rPr>
                    <w:rStyle w:val="Hyperlink"/>
                    <w:noProof/>
                  </w:rPr>
                  <w:t>Scenario 9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_Toc2027271 \h </w:instrText>
                </w:r>
                <w:r w:rsidR="00126CB5">
                  <w:rPr>
                    <w:noProof/>
                    <w:webHidden/>
                  </w:rPr>
                </w:r>
                <w:r w:rsidR="00126CB5">
                  <w:rPr>
                    <w:noProof/>
                    <w:webHidden/>
                  </w:rPr>
                  <w:fldChar w:fldCharType="separate"/>
                </w:r>
                <w:r w:rsidR="00E67EC7">
                  <w:rPr>
                    <w:noProof/>
                    <w:webHidden/>
                  </w:rPr>
                  <w:t>21</w:t>
                </w:r>
                <w:r w:rsidR="00126CB5">
                  <w:rPr>
                    <w:noProof/>
                    <w:webHidden/>
                  </w:rPr>
                  <w:fldChar w:fldCharType="end"/>
                </w:r>
              </w:hyperlink>
            </w:p>
            <w:p w14:paraId="7EF5600D" w14:textId="0D4ECD20" w:rsidR="00126CB5" w:rsidRDefault="007C02D0">
              <w:pPr>
                <w:pStyle w:val="TOC3"/>
                <w:tabs>
                  <w:tab w:val="left" w:pos="1320"/>
                  <w:tab w:val="right" w:leader="dot" w:pos="9016"/>
                </w:tabs>
                <w:rPr>
                  <w:rFonts w:eastAsiaTheme="minorEastAsia"/>
                  <w:noProof/>
                  <w:lang w:eastAsia="en-GB"/>
                </w:rPr>
              </w:pPr>
              <w:hyperlink w:anchor="_Toc2027272" w:history="1">
                <w:r w:rsidR="00126CB5" w:rsidRPr="00547969">
                  <w:rPr>
                    <w:rStyle w:val="Hyperlink"/>
                    <w:noProof/>
                  </w:rPr>
                  <w:t>6.3.10</w:t>
                </w:r>
                <w:r w:rsidR="00126CB5">
                  <w:rPr>
                    <w:rFonts w:eastAsiaTheme="minorEastAsia"/>
                    <w:noProof/>
                    <w:lang w:eastAsia="en-GB"/>
                  </w:rPr>
                  <w:tab/>
                </w:r>
                <w:r w:rsidR="00126CB5" w:rsidRPr="00547969">
                  <w:rPr>
                    <w:rStyle w:val="Hyperlink"/>
                    <w:noProof/>
                  </w:rPr>
                  <w:t>Scenario 10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_Toc2027272 \h </w:instrText>
                </w:r>
                <w:r w:rsidR="00126CB5">
                  <w:rPr>
                    <w:noProof/>
                    <w:webHidden/>
                  </w:rPr>
                </w:r>
                <w:r w:rsidR="00126CB5">
                  <w:rPr>
                    <w:noProof/>
                    <w:webHidden/>
                  </w:rPr>
                  <w:fldChar w:fldCharType="separate"/>
                </w:r>
                <w:r w:rsidR="00E67EC7">
                  <w:rPr>
                    <w:noProof/>
                    <w:webHidden/>
                  </w:rPr>
                  <w:t>21</w:t>
                </w:r>
                <w:r w:rsidR="00126CB5">
                  <w:rPr>
                    <w:noProof/>
                    <w:webHidden/>
                  </w:rPr>
                  <w:fldChar w:fldCharType="end"/>
                </w:r>
              </w:hyperlink>
            </w:p>
            <w:p w14:paraId="2672CFEE" w14:textId="1D07C8E9" w:rsidR="00126CB5" w:rsidRDefault="007C02D0">
              <w:pPr>
                <w:pStyle w:val="TOC3"/>
                <w:tabs>
                  <w:tab w:val="left" w:pos="1320"/>
                  <w:tab w:val="right" w:leader="dot" w:pos="9016"/>
                </w:tabs>
                <w:rPr>
                  <w:rFonts w:eastAsiaTheme="minorEastAsia"/>
                  <w:noProof/>
                  <w:lang w:eastAsia="en-GB"/>
                </w:rPr>
              </w:pPr>
              <w:hyperlink w:anchor="_Toc2027273" w:history="1">
                <w:r w:rsidR="00126CB5" w:rsidRPr="00547969">
                  <w:rPr>
                    <w:rStyle w:val="Hyperlink"/>
                    <w:noProof/>
                  </w:rPr>
                  <w:t>6.3.11</w:t>
                </w:r>
                <w:r w:rsidR="00126CB5">
                  <w:rPr>
                    <w:rFonts w:eastAsiaTheme="minorEastAsia"/>
                    <w:noProof/>
                    <w:lang w:eastAsia="en-GB"/>
                  </w:rPr>
                  <w:tab/>
                </w:r>
                <w:r w:rsidR="00126CB5" w:rsidRPr="00547969">
                  <w:rPr>
                    <w:rStyle w:val="Hyperlink"/>
                    <w:noProof/>
                  </w:rPr>
                  <w:t>Scenario 11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_Toc2027273 \h </w:instrText>
                </w:r>
                <w:r w:rsidR="00126CB5">
                  <w:rPr>
                    <w:noProof/>
                    <w:webHidden/>
                  </w:rPr>
                </w:r>
                <w:r w:rsidR="00126CB5">
                  <w:rPr>
                    <w:noProof/>
                    <w:webHidden/>
                  </w:rPr>
                  <w:fldChar w:fldCharType="separate"/>
                </w:r>
                <w:r w:rsidR="00E67EC7">
                  <w:rPr>
                    <w:noProof/>
                    <w:webHidden/>
                  </w:rPr>
                  <w:t>21</w:t>
                </w:r>
                <w:r w:rsidR="00126CB5">
                  <w:rPr>
                    <w:noProof/>
                    <w:webHidden/>
                  </w:rPr>
                  <w:fldChar w:fldCharType="end"/>
                </w:r>
              </w:hyperlink>
            </w:p>
            <w:p w14:paraId="1D9FA505" w14:textId="535E6DD7" w:rsidR="00126CB5" w:rsidRDefault="007C02D0">
              <w:pPr>
                <w:pStyle w:val="TOC3"/>
                <w:tabs>
                  <w:tab w:val="left" w:pos="1320"/>
                  <w:tab w:val="right" w:leader="dot" w:pos="9016"/>
                </w:tabs>
                <w:rPr>
                  <w:rFonts w:eastAsiaTheme="minorEastAsia"/>
                  <w:noProof/>
                  <w:lang w:eastAsia="en-GB"/>
                </w:rPr>
              </w:pPr>
              <w:hyperlink w:anchor="_Toc2027274" w:history="1">
                <w:r w:rsidR="00126CB5" w:rsidRPr="00547969">
                  <w:rPr>
                    <w:rStyle w:val="Hyperlink"/>
                    <w:rFonts w:cstheme="minorHAnsi"/>
                    <w:noProof/>
                  </w:rPr>
                  <w:t>6.3.12</w:t>
                </w:r>
                <w:r w:rsidR="00126CB5">
                  <w:rPr>
                    <w:rFonts w:eastAsiaTheme="minorEastAsia"/>
                    <w:noProof/>
                    <w:lang w:eastAsia="en-GB"/>
                  </w:rPr>
                  <w:tab/>
                </w:r>
                <w:r w:rsidR="00126CB5" w:rsidRPr="00547969">
                  <w:rPr>
                    <w:rStyle w:val="Hyperlink"/>
                    <w:rFonts w:cstheme="minorHAnsi"/>
                    <w:noProof/>
                  </w:rPr>
                  <w:t>Use-Case for Cozmo Robot</w:t>
                </w:r>
                <w:r w:rsidR="00126CB5">
                  <w:rPr>
                    <w:noProof/>
                    <w:webHidden/>
                  </w:rPr>
                  <w:tab/>
                </w:r>
                <w:r w:rsidR="00126CB5">
                  <w:rPr>
                    <w:noProof/>
                    <w:webHidden/>
                  </w:rPr>
                  <w:fldChar w:fldCharType="begin"/>
                </w:r>
                <w:r w:rsidR="00126CB5">
                  <w:rPr>
                    <w:noProof/>
                    <w:webHidden/>
                  </w:rPr>
                  <w:instrText xml:space="preserve"> PAGEREF _Toc2027274 \h </w:instrText>
                </w:r>
                <w:r w:rsidR="00126CB5">
                  <w:rPr>
                    <w:noProof/>
                    <w:webHidden/>
                  </w:rPr>
                </w:r>
                <w:r w:rsidR="00126CB5">
                  <w:rPr>
                    <w:noProof/>
                    <w:webHidden/>
                  </w:rPr>
                  <w:fldChar w:fldCharType="separate"/>
                </w:r>
                <w:r w:rsidR="00E67EC7">
                  <w:rPr>
                    <w:noProof/>
                    <w:webHidden/>
                  </w:rPr>
                  <w:t>22</w:t>
                </w:r>
                <w:r w:rsidR="00126CB5">
                  <w:rPr>
                    <w:noProof/>
                    <w:webHidden/>
                  </w:rPr>
                  <w:fldChar w:fldCharType="end"/>
                </w:r>
              </w:hyperlink>
            </w:p>
            <w:p w14:paraId="108A7634" w14:textId="2B004896" w:rsidR="00126CB5" w:rsidRDefault="007C02D0">
              <w:pPr>
                <w:pStyle w:val="TOC2"/>
                <w:tabs>
                  <w:tab w:val="left" w:pos="880"/>
                  <w:tab w:val="right" w:leader="dot" w:pos="9016"/>
                </w:tabs>
                <w:rPr>
                  <w:rFonts w:eastAsiaTheme="minorEastAsia"/>
                  <w:noProof/>
                  <w:lang w:eastAsia="en-GB"/>
                </w:rPr>
              </w:pPr>
              <w:hyperlink w:anchor="_Toc2027275" w:history="1">
                <w:r w:rsidR="00126CB5" w:rsidRPr="00547969">
                  <w:rPr>
                    <w:rStyle w:val="Hyperlink"/>
                    <w:noProof/>
                  </w:rPr>
                  <w:t>6.4</w:t>
                </w:r>
                <w:r w:rsidR="00126CB5">
                  <w:rPr>
                    <w:rFonts w:eastAsiaTheme="minorEastAsia"/>
                    <w:noProof/>
                    <w:lang w:eastAsia="en-GB"/>
                  </w:rPr>
                  <w:tab/>
                </w:r>
                <w:r w:rsidR="00126CB5" w:rsidRPr="00547969">
                  <w:rPr>
                    <w:rStyle w:val="Hyperlink"/>
                    <w:noProof/>
                  </w:rPr>
                  <w:t>Proposed Design for 1</w:t>
                </w:r>
                <w:r w:rsidR="00126CB5" w:rsidRPr="00547969">
                  <w:rPr>
                    <w:rStyle w:val="Hyperlink"/>
                    <w:noProof/>
                    <w:vertAlign w:val="superscript"/>
                  </w:rPr>
                  <w:t>st</w:t>
                </w:r>
                <w:r w:rsidR="00126CB5" w:rsidRPr="00547969">
                  <w:rPr>
                    <w:rStyle w:val="Hyperlink"/>
                    <w:noProof/>
                  </w:rPr>
                  <w:t xml:space="preserve"> February Presentation</w:t>
                </w:r>
                <w:r w:rsidR="00126CB5">
                  <w:rPr>
                    <w:noProof/>
                    <w:webHidden/>
                  </w:rPr>
                  <w:tab/>
                </w:r>
                <w:r w:rsidR="00126CB5">
                  <w:rPr>
                    <w:noProof/>
                    <w:webHidden/>
                  </w:rPr>
                  <w:fldChar w:fldCharType="begin"/>
                </w:r>
                <w:r w:rsidR="00126CB5">
                  <w:rPr>
                    <w:noProof/>
                    <w:webHidden/>
                  </w:rPr>
                  <w:instrText xml:space="preserve"> PAGEREF _Toc2027275 \h </w:instrText>
                </w:r>
                <w:r w:rsidR="00126CB5">
                  <w:rPr>
                    <w:noProof/>
                    <w:webHidden/>
                  </w:rPr>
                </w:r>
                <w:r w:rsidR="00126CB5">
                  <w:rPr>
                    <w:noProof/>
                    <w:webHidden/>
                  </w:rPr>
                  <w:fldChar w:fldCharType="separate"/>
                </w:r>
                <w:r w:rsidR="00E67EC7">
                  <w:rPr>
                    <w:noProof/>
                    <w:webHidden/>
                  </w:rPr>
                  <w:t>23</w:t>
                </w:r>
                <w:r w:rsidR="00126CB5">
                  <w:rPr>
                    <w:noProof/>
                    <w:webHidden/>
                  </w:rPr>
                  <w:fldChar w:fldCharType="end"/>
                </w:r>
              </w:hyperlink>
            </w:p>
            <w:p w14:paraId="2AE56403" w14:textId="630FF9D9" w:rsidR="00126CB5" w:rsidRDefault="007C02D0">
              <w:pPr>
                <w:pStyle w:val="TOC2"/>
                <w:tabs>
                  <w:tab w:val="left" w:pos="880"/>
                  <w:tab w:val="right" w:leader="dot" w:pos="9016"/>
                </w:tabs>
                <w:rPr>
                  <w:rFonts w:eastAsiaTheme="minorEastAsia"/>
                  <w:noProof/>
                  <w:lang w:eastAsia="en-GB"/>
                </w:rPr>
              </w:pPr>
              <w:hyperlink w:anchor="_Toc2027276" w:history="1">
                <w:r w:rsidR="00126CB5" w:rsidRPr="00547969">
                  <w:rPr>
                    <w:rStyle w:val="Hyperlink"/>
                    <w:noProof/>
                  </w:rPr>
                  <w:t>6.5</w:t>
                </w:r>
                <w:r w:rsidR="00126CB5">
                  <w:rPr>
                    <w:rFonts w:eastAsiaTheme="minorEastAsia"/>
                    <w:noProof/>
                    <w:lang w:eastAsia="en-GB"/>
                  </w:rPr>
                  <w:tab/>
                </w:r>
                <w:r w:rsidR="00126CB5" w:rsidRPr="00547969">
                  <w:rPr>
                    <w:rStyle w:val="Hyperlink"/>
                    <w:noProof/>
                  </w:rPr>
                  <w:t>Code for Cozmo Robot</w:t>
                </w:r>
                <w:r w:rsidR="00126CB5">
                  <w:rPr>
                    <w:noProof/>
                    <w:webHidden/>
                  </w:rPr>
                  <w:tab/>
                </w:r>
                <w:r w:rsidR="00126CB5">
                  <w:rPr>
                    <w:noProof/>
                    <w:webHidden/>
                  </w:rPr>
                  <w:fldChar w:fldCharType="begin"/>
                </w:r>
                <w:r w:rsidR="00126CB5">
                  <w:rPr>
                    <w:noProof/>
                    <w:webHidden/>
                  </w:rPr>
                  <w:instrText xml:space="preserve"> PAGEREF _Toc2027276 \h </w:instrText>
                </w:r>
                <w:r w:rsidR="00126CB5">
                  <w:rPr>
                    <w:noProof/>
                    <w:webHidden/>
                  </w:rPr>
                </w:r>
                <w:r w:rsidR="00126CB5">
                  <w:rPr>
                    <w:noProof/>
                    <w:webHidden/>
                  </w:rPr>
                  <w:fldChar w:fldCharType="separate"/>
                </w:r>
                <w:r w:rsidR="00E67EC7">
                  <w:rPr>
                    <w:noProof/>
                    <w:webHidden/>
                  </w:rPr>
                  <w:t>25</w:t>
                </w:r>
                <w:r w:rsidR="00126CB5">
                  <w:rPr>
                    <w:noProof/>
                    <w:webHidden/>
                  </w:rPr>
                  <w:fldChar w:fldCharType="end"/>
                </w:r>
              </w:hyperlink>
            </w:p>
            <w:p w14:paraId="3D3A86A1" w14:textId="0FDE4032" w:rsidR="00126CB5" w:rsidRDefault="007C02D0">
              <w:pPr>
                <w:pStyle w:val="TOC1"/>
                <w:tabs>
                  <w:tab w:val="left" w:pos="440"/>
                  <w:tab w:val="right" w:leader="dot" w:pos="9016"/>
                </w:tabs>
                <w:rPr>
                  <w:rFonts w:eastAsiaTheme="minorEastAsia"/>
                  <w:noProof/>
                  <w:lang w:eastAsia="en-GB"/>
                </w:rPr>
              </w:pPr>
              <w:hyperlink w:anchor="_Toc2027277" w:history="1">
                <w:r w:rsidR="00126CB5" w:rsidRPr="00547969">
                  <w:rPr>
                    <w:rStyle w:val="Hyperlink"/>
                    <w:noProof/>
                  </w:rPr>
                  <w:t>7</w:t>
                </w:r>
                <w:r w:rsidR="00126CB5">
                  <w:rPr>
                    <w:rFonts w:eastAsiaTheme="minorEastAsia"/>
                    <w:noProof/>
                    <w:lang w:eastAsia="en-GB"/>
                  </w:rPr>
                  <w:tab/>
                </w:r>
                <w:r w:rsidR="00126CB5" w:rsidRPr="00547969">
                  <w:rPr>
                    <w:rStyle w:val="Hyperlink"/>
                    <w:noProof/>
                  </w:rPr>
                  <w:t>Prototype Screenshots</w:t>
                </w:r>
                <w:r w:rsidR="00126CB5">
                  <w:rPr>
                    <w:noProof/>
                    <w:webHidden/>
                  </w:rPr>
                  <w:tab/>
                </w:r>
                <w:r w:rsidR="00126CB5">
                  <w:rPr>
                    <w:noProof/>
                    <w:webHidden/>
                  </w:rPr>
                  <w:fldChar w:fldCharType="begin"/>
                </w:r>
                <w:r w:rsidR="00126CB5">
                  <w:rPr>
                    <w:noProof/>
                    <w:webHidden/>
                  </w:rPr>
                  <w:instrText xml:space="preserve"> PAGEREF _Toc2027277 \h </w:instrText>
                </w:r>
                <w:r w:rsidR="00126CB5">
                  <w:rPr>
                    <w:noProof/>
                    <w:webHidden/>
                  </w:rPr>
                </w:r>
                <w:r w:rsidR="00126CB5">
                  <w:rPr>
                    <w:noProof/>
                    <w:webHidden/>
                  </w:rPr>
                  <w:fldChar w:fldCharType="separate"/>
                </w:r>
                <w:r w:rsidR="00E67EC7">
                  <w:rPr>
                    <w:noProof/>
                    <w:webHidden/>
                  </w:rPr>
                  <w:t>25</w:t>
                </w:r>
                <w:r w:rsidR="00126CB5">
                  <w:rPr>
                    <w:noProof/>
                    <w:webHidden/>
                  </w:rPr>
                  <w:fldChar w:fldCharType="end"/>
                </w:r>
              </w:hyperlink>
            </w:p>
            <w:p w14:paraId="094BA988" w14:textId="3AA6FC14" w:rsidR="00126CB5" w:rsidRDefault="007C02D0">
              <w:pPr>
                <w:pStyle w:val="TOC3"/>
                <w:tabs>
                  <w:tab w:val="left" w:pos="1320"/>
                  <w:tab w:val="right" w:leader="dot" w:pos="9016"/>
                </w:tabs>
                <w:rPr>
                  <w:rFonts w:eastAsiaTheme="minorEastAsia"/>
                  <w:noProof/>
                  <w:lang w:eastAsia="en-GB"/>
                </w:rPr>
              </w:pPr>
              <w:hyperlink w:anchor="_Toc2027278" w:history="1">
                <w:r w:rsidR="00126CB5" w:rsidRPr="00547969">
                  <w:rPr>
                    <w:rStyle w:val="Hyperlink"/>
                    <w:noProof/>
                  </w:rPr>
                  <w:t>7.1.1</w:t>
                </w:r>
                <w:r w:rsidR="00126CB5">
                  <w:rPr>
                    <w:rFonts w:eastAsiaTheme="minorEastAsia"/>
                    <w:noProof/>
                    <w:lang w:eastAsia="en-GB"/>
                  </w:rPr>
                  <w:tab/>
                </w:r>
                <w:r w:rsidR="00126CB5" w:rsidRPr="00547969">
                  <w:rPr>
                    <w:rStyle w:val="Hyperlink"/>
                    <w:noProof/>
                  </w:rPr>
                  <w:t>Log-In Screen</w:t>
                </w:r>
                <w:r w:rsidR="00126CB5">
                  <w:rPr>
                    <w:noProof/>
                    <w:webHidden/>
                  </w:rPr>
                  <w:tab/>
                </w:r>
                <w:r w:rsidR="00126CB5">
                  <w:rPr>
                    <w:noProof/>
                    <w:webHidden/>
                  </w:rPr>
                  <w:fldChar w:fldCharType="begin"/>
                </w:r>
                <w:r w:rsidR="00126CB5">
                  <w:rPr>
                    <w:noProof/>
                    <w:webHidden/>
                  </w:rPr>
                  <w:instrText xml:space="preserve"> PAGEREF _Toc2027278 \h </w:instrText>
                </w:r>
                <w:r w:rsidR="00126CB5">
                  <w:rPr>
                    <w:noProof/>
                    <w:webHidden/>
                  </w:rPr>
                </w:r>
                <w:r w:rsidR="00126CB5">
                  <w:rPr>
                    <w:noProof/>
                    <w:webHidden/>
                  </w:rPr>
                  <w:fldChar w:fldCharType="separate"/>
                </w:r>
                <w:r w:rsidR="00E67EC7">
                  <w:rPr>
                    <w:noProof/>
                    <w:webHidden/>
                  </w:rPr>
                  <w:t>25</w:t>
                </w:r>
                <w:r w:rsidR="00126CB5">
                  <w:rPr>
                    <w:noProof/>
                    <w:webHidden/>
                  </w:rPr>
                  <w:fldChar w:fldCharType="end"/>
                </w:r>
              </w:hyperlink>
            </w:p>
            <w:p w14:paraId="36B36E1F" w14:textId="2410C465" w:rsidR="00126CB5" w:rsidRDefault="007C02D0">
              <w:pPr>
                <w:pStyle w:val="TOC3"/>
                <w:tabs>
                  <w:tab w:val="left" w:pos="1320"/>
                  <w:tab w:val="right" w:leader="dot" w:pos="9016"/>
                </w:tabs>
                <w:rPr>
                  <w:rFonts w:eastAsiaTheme="minorEastAsia"/>
                  <w:noProof/>
                  <w:lang w:eastAsia="en-GB"/>
                </w:rPr>
              </w:pPr>
              <w:hyperlink w:anchor="_Toc2027279" w:history="1">
                <w:r w:rsidR="00126CB5" w:rsidRPr="00547969">
                  <w:rPr>
                    <w:rStyle w:val="Hyperlink"/>
                    <w:noProof/>
                  </w:rPr>
                  <w:t>7.1.2</w:t>
                </w:r>
                <w:r w:rsidR="00126CB5">
                  <w:rPr>
                    <w:rFonts w:eastAsiaTheme="minorEastAsia"/>
                    <w:noProof/>
                    <w:lang w:eastAsia="en-GB"/>
                  </w:rPr>
                  <w:tab/>
                </w:r>
                <w:r w:rsidR="00126CB5" w:rsidRPr="00547969">
                  <w:rPr>
                    <w:rStyle w:val="Hyperlink"/>
                    <w:noProof/>
                  </w:rPr>
                  <w:t>Home Screen</w:t>
                </w:r>
                <w:r w:rsidR="00126CB5">
                  <w:rPr>
                    <w:noProof/>
                    <w:webHidden/>
                  </w:rPr>
                  <w:tab/>
                </w:r>
                <w:r w:rsidR="00126CB5">
                  <w:rPr>
                    <w:noProof/>
                    <w:webHidden/>
                  </w:rPr>
                  <w:fldChar w:fldCharType="begin"/>
                </w:r>
                <w:r w:rsidR="00126CB5">
                  <w:rPr>
                    <w:noProof/>
                    <w:webHidden/>
                  </w:rPr>
                  <w:instrText xml:space="preserve"> PAGEREF _Toc2027279 \h </w:instrText>
                </w:r>
                <w:r w:rsidR="00126CB5">
                  <w:rPr>
                    <w:noProof/>
                    <w:webHidden/>
                  </w:rPr>
                </w:r>
                <w:r w:rsidR="00126CB5">
                  <w:rPr>
                    <w:noProof/>
                    <w:webHidden/>
                  </w:rPr>
                  <w:fldChar w:fldCharType="separate"/>
                </w:r>
                <w:r w:rsidR="00E67EC7">
                  <w:rPr>
                    <w:noProof/>
                    <w:webHidden/>
                  </w:rPr>
                  <w:t>26</w:t>
                </w:r>
                <w:r w:rsidR="00126CB5">
                  <w:rPr>
                    <w:noProof/>
                    <w:webHidden/>
                  </w:rPr>
                  <w:fldChar w:fldCharType="end"/>
                </w:r>
              </w:hyperlink>
            </w:p>
            <w:p w14:paraId="1C945914" w14:textId="0752BCF2" w:rsidR="00126CB5" w:rsidRDefault="007C02D0">
              <w:pPr>
                <w:pStyle w:val="TOC3"/>
                <w:tabs>
                  <w:tab w:val="left" w:pos="1320"/>
                  <w:tab w:val="right" w:leader="dot" w:pos="9016"/>
                </w:tabs>
                <w:rPr>
                  <w:rFonts w:eastAsiaTheme="minorEastAsia"/>
                  <w:noProof/>
                  <w:lang w:eastAsia="en-GB"/>
                </w:rPr>
              </w:pPr>
              <w:hyperlink w:anchor="_Toc2027280" w:history="1">
                <w:r w:rsidR="00126CB5" w:rsidRPr="00547969">
                  <w:rPr>
                    <w:rStyle w:val="Hyperlink"/>
                    <w:noProof/>
                  </w:rPr>
                  <w:t>7.1.3</w:t>
                </w:r>
                <w:r w:rsidR="00126CB5">
                  <w:rPr>
                    <w:rFonts w:eastAsiaTheme="minorEastAsia"/>
                    <w:noProof/>
                    <w:lang w:eastAsia="en-GB"/>
                  </w:rPr>
                  <w:tab/>
                </w:r>
                <w:r w:rsidR="00126CB5" w:rsidRPr="00547969">
                  <w:rPr>
                    <w:rStyle w:val="Hyperlink"/>
                    <w:noProof/>
                  </w:rPr>
                  <w:t>Help screen</w:t>
                </w:r>
                <w:r w:rsidR="00126CB5">
                  <w:rPr>
                    <w:noProof/>
                    <w:webHidden/>
                  </w:rPr>
                  <w:tab/>
                </w:r>
                <w:r w:rsidR="00126CB5">
                  <w:rPr>
                    <w:noProof/>
                    <w:webHidden/>
                  </w:rPr>
                  <w:fldChar w:fldCharType="begin"/>
                </w:r>
                <w:r w:rsidR="00126CB5">
                  <w:rPr>
                    <w:noProof/>
                    <w:webHidden/>
                  </w:rPr>
                  <w:instrText xml:space="preserve"> PAGEREF _Toc2027280 \h </w:instrText>
                </w:r>
                <w:r w:rsidR="00126CB5">
                  <w:rPr>
                    <w:noProof/>
                    <w:webHidden/>
                  </w:rPr>
                </w:r>
                <w:r w:rsidR="00126CB5">
                  <w:rPr>
                    <w:noProof/>
                    <w:webHidden/>
                  </w:rPr>
                  <w:fldChar w:fldCharType="separate"/>
                </w:r>
                <w:r w:rsidR="00E67EC7">
                  <w:rPr>
                    <w:noProof/>
                    <w:webHidden/>
                  </w:rPr>
                  <w:t>26</w:t>
                </w:r>
                <w:r w:rsidR="00126CB5">
                  <w:rPr>
                    <w:noProof/>
                    <w:webHidden/>
                  </w:rPr>
                  <w:fldChar w:fldCharType="end"/>
                </w:r>
              </w:hyperlink>
            </w:p>
            <w:p w14:paraId="022A287D" w14:textId="5C08C5B4" w:rsidR="00126CB5" w:rsidRDefault="007C02D0">
              <w:pPr>
                <w:pStyle w:val="TOC3"/>
                <w:tabs>
                  <w:tab w:val="left" w:pos="1320"/>
                  <w:tab w:val="right" w:leader="dot" w:pos="9016"/>
                </w:tabs>
                <w:rPr>
                  <w:rFonts w:eastAsiaTheme="minorEastAsia"/>
                  <w:noProof/>
                  <w:lang w:eastAsia="en-GB"/>
                </w:rPr>
              </w:pPr>
              <w:hyperlink w:anchor="_Toc2027281" w:history="1">
                <w:r w:rsidR="00126CB5" w:rsidRPr="00547969">
                  <w:rPr>
                    <w:rStyle w:val="Hyperlink"/>
                    <w:noProof/>
                  </w:rPr>
                  <w:t>7.1.4</w:t>
                </w:r>
                <w:r w:rsidR="00126CB5">
                  <w:rPr>
                    <w:rFonts w:eastAsiaTheme="minorEastAsia"/>
                    <w:noProof/>
                    <w:lang w:eastAsia="en-GB"/>
                  </w:rPr>
                  <w:tab/>
                </w:r>
                <w:r w:rsidR="00126CB5" w:rsidRPr="00547969">
                  <w:rPr>
                    <w:rStyle w:val="Hyperlink"/>
                    <w:noProof/>
                  </w:rPr>
                  <w:t>Medication Screen</w:t>
                </w:r>
                <w:r w:rsidR="00126CB5">
                  <w:rPr>
                    <w:noProof/>
                    <w:webHidden/>
                  </w:rPr>
                  <w:tab/>
                </w:r>
                <w:r w:rsidR="00126CB5">
                  <w:rPr>
                    <w:noProof/>
                    <w:webHidden/>
                  </w:rPr>
                  <w:fldChar w:fldCharType="begin"/>
                </w:r>
                <w:r w:rsidR="00126CB5">
                  <w:rPr>
                    <w:noProof/>
                    <w:webHidden/>
                  </w:rPr>
                  <w:instrText xml:space="preserve"> PAGEREF _Toc2027281 \h </w:instrText>
                </w:r>
                <w:r w:rsidR="00126CB5">
                  <w:rPr>
                    <w:noProof/>
                    <w:webHidden/>
                  </w:rPr>
                </w:r>
                <w:r w:rsidR="00126CB5">
                  <w:rPr>
                    <w:noProof/>
                    <w:webHidden/>
                  </w:rPr>
                  <w:fldChar w:fldCharType="separate"/>
                </w:r>
                <w:r w:rsidR="00E67EC7">
                  <w:rPr>
                    <w:noProof/>
                    <w:webHidden/>
                  </w:rPr>
                  <w:t>27</w:t>
                </w:r>
                <w:r w:rsidR="00126CB5">
                  <w:rPr>
                    <w:noProof/>
                    <w:webHidden/>
                  </w:rPr>
                  <w:fldChar w:fldCharType="end"/>
                </w:r>
              </w:hyperlink>
            </w:p>
            <w:p w14:paraId="265FFD2F" w14:textId="19277DA0" w:rsidR="00126CB5" w:rsidRDefault="007C02D0">
              <w:pPr>
                <w:pStyle w:val="TOC3"/>
                <w:tabs>
                  <w:tab w:val="left" w:pos="1320"/>
                  <w:tab w:val="right" w:leader="dot" w:pos="9016"/>
                </w:tabs>
                <w:rPr>
                  <w:rFonts w:eastAsiaTheme="minorEastAsia"/>
                  <w:noProof/>
                  <w:lang w:eastAsia="en-GB"/>
                </w:rPr>
              </w:pPr>
              <w:hyperlink w:anchor="_Toc2027282" w:history="1">
                <w:r w:rsidR="00126CB5" w:rsidRPr="00547969">
                  <w:rPr>
                    <w:rStyle w:val="Hyperlink"/>
                    <w:noProof/>
                    <w:lang w:eastAsia="en-GB"/>
                  </w:rPr>
                  <w:t>7.1.5</w:t>
                </w:r>
                <w:r w:rsidR="00126CB5">
                  <w:rPr>
                    <w:rFonts w:eastAsiaTheme="minorEastAsia"/>
                    <w:noProof/>
                    <w:lang w:eastAsia="en-GB"/>
                  </w:rPr>
                  <w:tab/>
                </w:r>
                <w:r w:rsidR="00126CB5" w:rsidRPr="00547969">
                  <w:rPr>
                    <w:rStyle w:val="Hyperlink"/>
                    <w:noProof/>
                    <w:lang w:eastAsia="en-GB"/>
                  </w:rPr>
                  <w:t>Medication Screen with Warning about Dosage Time</w:t>
                </w:r>
                <w:r w:rsidR="00126CB5">
                  <w:rPr>
                    <w:noProof/>
                    <w:webHidden/>
                  </w:rPr>
                  <w:tab/>
                </w:r>
                <w:r w:rsidR="00126CB5">
                  <w:rPr>
                    <w:noProof/>
                    <w:webHidden/>
                  </w:rPr>
                  <w:fldChar w:fldCharType="begin"/>
                </w:r>
                <w:r w:rsidR="00126CB5">
                  <w:rPr>
                    <w:noProof/>
                    <w:webHidden/>
                  </w:rPr>
                  <w:instrText xml:space="preserve"> PAGEREF _Toc2027282 \h </w:instrText>
                </w:r>
                <w:r w:rsidR="00126CB5">
                  <w:rPr>
                    <w:noProof/>
                    <w:webHidden/>
                  </w:rPr>
                </w:r>
                <w:r w:rsidR="00126CB5">
                  <w:rPr>
                    <w:noProof/>
                    <w:webHidden/>
                  </w:rPr>
                  <w:fldChar w:fldCharType="separate"/>
                </w:r>
                <w:r w:rsidR="00E67EC7">
                  <w:rPr>
                    <w:noProof/>
                    <w:webHidden/>
                  </w:rPr>
                  <w:t>27</w:t>
                </w:r>
                <w:r w:rsidR="00126CB5">
                  <w:rPr>
                    <w:noProof/>
                    <w:webHidden/>
                  </w:rPr>
                  <w:fldChar w:fldCharType="end"/>
                </w:r>
              </w:hyperlink>
            </w:p>
            <w:p w14:paraId="4B80A946" w14:textId="15D607F2" w:rsidR="00126CB5" w:rsidRDefault="007C02D0">
              <w:pPr>
                <w:pStyle w:val="TOC3"/>
                <w:tabs>
                  <w:tab w:val="left" w:pos="1320"/>
                  <w:tab w:val="right" w:leader="dot" w:pos="9016"/>
                </w:tabs>
                <w:rPr>
                  <w:rFonts w:eastAsiaTheme="minorEastAsia"/>
                  <w:noProof/>
                  <w:lang w:eastAsia="en-GB"/>
                </w:rPr>
              </w:pPr>
              <w:hyperlink w:anchor="_Toc2027283" w:history="1">
                <w:r w:rsidR="00126CB5" w:rsidRPr="00547969">
                  <w:rPr>
                    <w:rStyle w:val="Hyperlink"/>
                    <w:noProof/>
                  </w:rPr>
                  <w:t>7.1.6</w:t>
                </w:r>
                <w:r w:rsidR="00126CB5">
                  <w:rPr>
                    <w:rFonts w:eastAsiaTheme="minorEastAsia"/>
                    <w:noProof/>
                    <w:lang w:eastAsia="en-GB"/>
                  </w:rPr>
                  <w:tab/>
                </w:r>
                <w:r w:rsidR="00126CB5" w:rsidRPr="00547969">
                  <w:rPr>
                    <w:rStyle w:val="Hyperlink"/>
                    <w:noProof/>
                  </w:rPr>
                  <w:t>Medication screen change day</w:t>
                </w:r>
                <w:r w:rsidR="00126CB5">
                  <w:rPr>
                    <w:noProof/>
                    <w:webHidden/>
                  </w:rPr>
                  <w:tab/>
                </w:r>
                <w:r w:rsidR="00126CB5">
                  <w:rPr>
                    <w:noProof/>
                    <w:webHidden/>
                  </w:rPr>
                  <w:fldChar w:fldCharType="begin"/>
                </w:r>
                <w:r w:rsidR="00126CB5">
                  <w:rPr>
                    <w:noProof/>
                    <w:webHidden/>
                  </w:rPr>
                  <w:instrText xml:space="preserve"> PAGEREF _Toc2027283 \h </w:instrText>
                </w:r>
                <w:r w:rsidR="00126CB5">
                  <w:rPr>
                    <w:noProof/>
                    <w:webHidden/>
                  </w:rPr>
                </w:r>
                <w:r w:rsidR="00126CB5">
                  <w:rPr>
                    <w:noProof/>
                    <w:webHidden/>
                  </w:rPr>
                  <w:fldChar w:fldCharType="separate"/>
                </w:r>
                <w:r w:rsidR="00E67EC7">
                  <w:rPr>
                    <w:noProof/>
                    <w:webHidden/>
                  </w:rPr>
                  <w:t>28</w:t>
                </w:r>
                <w:r w:rsidR="00126CB5">
                  <w:rPr>
                    <w:noProof/>
                    <w:webHidden/>
                  </w:rPr>
                  <w:fldChar w:fldCharType="end"/>
                </w:r>
              </w:hyperlink>
            </w:p>
            <w:p w14:paraId="21EAD1ED" w14:textId="21C60801" w:rsidR="00126CB5" w:rsidRDefault="007C02D0">
              <w:pPr>
                <w:pStyle w:val="TOC3"/>
                <w:tabs>
                  <w:tab w:val="left" w:pos="1320"/>
                  <w:tab w:val="right" w:leader="dot" w:pos="9016"/>
                </w:tabs>
                <w:rPr>
                  <w:rFonts w:eastAsiaTheme="minorEastAsia"/>
                  <w:noProof/>
                  <w:lang w:eastAsia="en-GB"/>
                </w:rPr>
              </w:pPr>
              <w:hyperlink w:anchor="_Toc2027284" w:history="1">
                <w:r w:rsidR="00126CB5" w:rsidRPr="00547969">
                  <w:rPr>
                    <w:rStyle w:val="Hyperlink"/>
                    <w:noProof/>
                  </w:rPr>
                  <w:t>7.1.7</w:t>
                </w:r>
                <w:r w:rsidR="00126CB5">
                  <w:rPr>
                    <w:rFonts w:eastAsiaTheme="minorEastAsia"/>
                    <w:noProof/>
                    <w:lang w:eastAsia="en-GB"/>
                  </w:rPr>
                  <w:tab/>
                </w:r>
                <w:r w:rsidR="00126CB5" w:rsidRPr="00547969">
                  <w:rPr>
                    <w:rStyle w:val="Hyperlink"/>
                    <w:noProof/>
                  </w:rPr>
                  <w:t>Add Medication Screen</w:t>
                </w:r>
                <w:r w:rsidR="00126CB5">
                  <w:rPr>
                    <w:noProof/>
                    <w:webHidden/>
                  </w:rPr>
                  <w:tab/>
                </w:r>
                <w:r w:rsidR="00126CB5">
                  <w:rPr>
                    <w:noProof/>
                    <w:webHidden/>
                  </w:rPr>
                  <w:fldChar w:fldCharType="begin"/>
                </w:r>
                <w:r w:rsidR="00126CB5">
                  <w:rPr>
                    <w:noProof/>
                    <w:webHidden/>
                  </w:rPr>
                  <w:instrText xml:space="preserve"> PAGEREF _Toc2027284 \h </w:instrText>
                </w:r>
                <w:r w:rsidR="00126CB5">
                  <w:rPr>
                    <w:noProof/>
                    <w:webHidden/>
                  </w:rPr>
                </w:r>
                <w:r w:rsidR="00126CB5">
                  <w:rPr>
                    <w:noProof/>
                    <w:webHidden/>
                  </w:rPr>
                  <w:fldChar w:fldCharType="separate"/>
                </w:r>
                <w:r w:rsidR="00E67EC7">
                  <w:rPr>
                    <w:noProof/>
                    <w:webHidden/>
                  </w:rPr>
                  <w:t>28</w:t>
                </w:r>
                <w:r w:rsidR="00126CB5">
                  <w:rPr>
                    <w:noProof/>
                    <w:webHidden/>
                  </w:rPr>
                  <w:fldChar w:fldCharType="end"/>
                </w:r>
              </w:hyperlink>
            </w:p>
            <w:p w14:paraId="48842F5D" w14:textId="0760E78F" w:rsidR="00126CB5" w:rsidRDefault="007C02D0">
              <w:pPr>
                <w:pStyle w:val="TOC3"/>
                <w:tabs>
                  <w:tab w:val="left" w:pos="1320"/>
                  <w:tab w:val="right" w:leader="dot" w:pos="9016"/>
                </w:tabs>
                <w:rPr>
                  <w:rFonts w:eastAsiaTheme="minorEastAsia"/>
                  <w:noProof/>
                  <w:lang w:eastAsia="en-GB"/>
                </w:rPr>
              </w:pPr>
              <w:hyperlink w:anchor="_Toc2027285" w:history="1">
                <w:r w:rsidR="00126CB5" w:rsidRPr="00547969">
                  <w:rPr>
                    <w:rStyle w:val="Hyperlink"/>
                    <w:noProof/>
                  </w:rPr>
                  <w:t>7.1.8</w:t>
                </w:r>
                <w:r w:rsidR="00126CB5">
                  <w:rPr>
                    <w:rFonts w:eastAsiaTheme="minorEastAsia"/>
                    <w:noProof/>
                    <w:lang w:eastAsia="en-GB"/>
                  </w:rPr>
                  <w:tab/>
                </w:r>
                <w:r w:rsidR="00126CB5" w:rsidRPr="00547969">
                  <w:rPr>
                    <w:rStyle w:val="Hyperlink"/>
                    <w:noProof/>
                  </w:rPr>
                  <w:t>Medication Details Screen</w:t>
                </w:r>
                <w:r w:rsidR="00126CB5">
                  <w:rPr>
                    <w:noProof/>
                    <w:webHidden/>
                  </w:rPr>
                  <w:tab/>
                </w:r>
                <w:r w:rsidR="00126CB5">
                  <w:rPr>
                    <w:noProof/>
                    <w:webHidden/>
                  </w:rPr>
                  <w:fldChar w:fldCharType="begin"/>
                </w:r>
                <w:r w:rsidR="00126CB5">
                  <w:rPr>
                    <w:noProof/>
                    <w:webHidden/>
                  </w:rPr>
                  <w:instrText xml:space="preserve"> PAGEREF _Toc2027285 \h </w:instrText>
                </w:r>
                <w:r w:rsidR="00126CB5">
                  <w:rPr>
                    <w:noProof/>
                    <w:webHidden/>
                  </w:rPr>
                </w:r>
                <w:r w:rsidR="00126CB5">
                  <w:rPr>
                    <w:noProof/>
                    <w:webHidden/>
                  </w:rPr>
                  <w:fldChar w:fldCharType="separate"/>
                </w:r>
                <w:r w:rsidR="00E67EC7">
                  <w:rPr>
                    <w:noProof/>
                    <w:webHidden/>
                  </w:rPr>
                  <w:t>29</w:t>
                </w:r>
                <w:r w:rsidR="00126CB5">
                  <w:rPr>
                    <w:noProof/>
                    <w:webHidden/>
                  </w:rPr>
                  <w:fldChar w:fldCharType="end"/>
                </w:r>
              </w:hyperlink>
            </w:p>
            <w:p w14:paraId="1219DA74" w14:textId="33ED1B95" w:rsidR="00126CB5" w:rsidRDefault="007C02D0">
              <w:pPr>
                <w:pStyle w:val="TOC3"/>
                <w:tabs>
                  <w:tab w:val="left" w:pos="1320"/>
                  <w:tab w:val="right" w:leader="dot" w:pos="9016"/>
                </w:tabs>
                <w:rPr>
                  <w:rFonts w:eastAsiaTheme="minorEastAsia"/>
                  <w:noProof/>
                  <w:lang w:eastAsia="en-GB"/>
                </w:rPr>
              </w:pPr>
              <w:hyperlink w:anchor="_Toc2027286" w:history="1">
                <w:r w:rsidR="00126CB5" w:rsidRPr="00547969">
                  <w:rPr>
                    <w:rStyle w:val="Hyperlink"/>
                    <w:noProof/>
                  </w:rPr>
                  <w:t>7.1.9</w:t>
                </w:r>
                <w:r w:rsidR="00126CB5">
                  <w:rPr>
                    <w:rFonts w:eastAsiaTheme="minorEastAsia"/>
                    <w:noProof/>
                    <w:lang w:eastAsia="en-GB"/>
                  </w:rPr>
                  <w:tab/>
                </w:r>
                <w:r w:rsidR="00126CB5" w:rsidRPr="00547969">
                  <w:rPr>
                    <w:rStyle w:val="Hyperlink"/>
                    <w:noProof/>
                  </w:rPr>
                  <w:t>Energy Screen</w:t>
                </w:r>
                <w:r w:rsidR="00126CB5">
                  <w:rPr>
                    <w:noProof/>
                    <w:webHidden/>
                  </w:rPr>
                  <w:tab/>
                </w:r>
                <w:r w:rsidR="00126CB5">
                  <w:rPr>
                    <w:noProof/>
                    <w:webHidden/>
                  </w:rPr>
                  <w:fldChar w:fldCharType="begin"/>
                </w:r>
                <w:r w:rsidR="00126CB5">
                  <w:rPr>
                    <w:noProof/>
                    <w:webHidden/>
                  </w:rPr>
                  <w:instrText xml:space="preserve"> PAGEREF _Toc2027286 \h </w:instrText>
                </w:r>
                <w:r w:rsidR="00126CB5">
                  <w:rPr>
                    <w:noProof/>
                    <w:webHidden/>
                  </w:rPr>
                </w:r>
                <w:r w:rsidR="00126CB5">
                  <w:rPr>
                    <w:noProof/>
                    <w:webHidden/>
                  </w:rPr>
                  <w:fldChar w:fldCharType="separate"/>
                </w:r>
                <w:r w:rsidR="00E67EC7">
                  <w:rPr>
                    <w:noProof/>
                    <w:webHidden/>
                  </w:rPr>
                  <w:t>29</w:t>
                </w:r>
                <w:r w:rsidR="00126CB5">
                  <w:rPr>
                    <w:noProof/>
                    <w:webHidden/>
                  </w:rPr>
                  <w:fldChar w:fldCharType="end"/>
                </w:r>
              </w:hyperlink>
            </w:p>
            <w:p w14:paraId="04DE5B8D" w14:textId="27CEBB9C" w:rsidR="00126CB5" w:rsidRDefault="007C02D0">
              <w:pPr>
                <w:pStyle w:val="TOC3"/>
                <w:tabs>
                  <w:tab w:val="left" w:pos="1320"/>
                  <w:tab w:val="right" w:leader="dot" w:pos="9016"/>
                </w:tabs>
                <w:rPr>
                  <w:rFonts w:eastAsiaTheme="minorEastAsia"/>
                  <w:noProof/>
                  <w:lang w:eastAsia="en-GB"/>
                </w:rPr>
              </w:pPr>
              <w:hyperlink w:anchor="_Toc2027287" w:history="1">
                <w:r w:rsidR="00126CB5" w:rsidRPr="00547969">
                  <w:rPr>
                    <w:rStyle w:val="Hyperlink"/>
                    <w:noProof/>
                  </w:rPr>
                  <w:t>7.1.10</w:t>
                </w:r>
                <w:r w:rsidR="00126CB5">
                  <w:rPr>
                    <w:rFonts w:eastAsiaTheme="minorEastAsia"/>
                    <w:noProof/>
                    <w:lang w:eastAsia="en-GB"/>
                  </w:rPr>
                  <w:tab/>
                </w:r>
                <w:r w:rsidR="00126CB5" w:rsidRPr="00547969">
                  <w:rPr>
                    <w:rStyle w:val="Hyperlink"/>
                    <w:noProof/>
                  </w:rPr>
                  <w:t>Energy Usage Breakdown Screen</w:t>
                </w:r>
                <w:r w:rsidR="00126CB5">
                  <w:rPr>
                    <w:noProof/>
                    <w:webHidden/>
                  </w:rPr>
                  <w:tab/>
                </w:r>
                <w:r w:rsidR="00126CB5">
                  <w:rPr>
                    <w:noProof/>
                    <w:webHidden/>
                  </w:rPr>
                  <w:fldChar w:fldCharType="begin"/>
                </w:r>
                <w:r w:rsidR="00126CB5">
                  <w:rPr>
                    <w:noProof/>
                    <w:webHidden/>
                  </w:rPr>
                  <w:instrText xml:space="preserve"> PAGEREF _Toc2027287 \h </w:instrText>
                </w:r>
                <w:r w:rsidR="00126CB5">
                  <w:rPr>
                    <w:noProof/>
                    <w:webHidden/>
                  </w:rPr>
                </w:r>
                <w:r w:rsidR="00126CB5">
                  <w:rPr>
                    <w:noProof/>
                    <w:webHidden/>
                  </w:rPr>
                  <w:fldChar w:fldCharType="separate"/>
                </w:r>
                <w:r w:rsidR="00E67EC7">
                  <w:rPr>
                    <w:noProof/>
                    <w:webHidden/>
                  </w:rPr>
                  <w:t>30</w:t>
                </w:r>
                <w:r w:rsidR="00126CB5">
                  <w:rPr>
                    <w:noProof/>
                    <w:webHidden/>
                  </w:rPr>
                  <w:fldChar w:fldCharType="end"/>
                </w:r>
              </w:hyperlink>
            </w:p>
            <w:p w14:paraId="616AE7AB" w14:textId="3DA45F81" w:rsidR="00126CB5" w:rsidRDefault="007C02D0">
              <w:pPr>
                <w:pStyle w:val="TOC3"/>
                <w:tabs>
                  <w:tab w:val="left" w:pos="1320"/>
                  <w:tab w:val="right" w:leader="dot" w:pos="9016"/>
                </w:tabs>
                <w:rPr>
                  <w:rFonts w:eastAsiaTheme="minorEastAsia"/>
                  <w:noProof/>
                  <w:lang w:eastAsia="en-GB"/>
                </w:rPr>
              </w:pPr>
              <w:hyperlink w:anchor="_Toc2027288" w:history="1">
                <w:r w:rsidR="00126CB5" w:rsidRPr="00547969">
                  <w:rPr>
                    <w:rStyle w:val="Hyperlink"/>
                    <w:noProof/>
                  </w:rPr>
                  <w:t>7.1.11</w:t>
                </w:r>
                <w:r w:rsidR="00126CB5">
                  <w:rPr>
                    <w:rFonts w:eastAsiaTheme="minorEastAsia"/>
                    <w:noProof/>
                    <w:lang w:eastAsia="en-GB"/>
                  </w:rPr>
                  <w:tab/>
                </w:r>
                <w:r w:rsidR="00126CB5" w:rsidRPr="00547969">
                  <w:rPr>
                    <w:rStyle w:val="Hyperlink"/>
                    <w:noProof/>
                  </w:rPr>
                  <w:t>Smart Appliances Screen</w:t>
                </w:r>
                <w:r w:rsidR="00126CB5">
                  <w:rPr>
                    <w:noProof/>
                    <w:webHidden/>
                  </w:rPr>
                  <w:tab/>
                </w:r>
                <w:r w:rsidR="00126CB5">
                  <w:rPr>
                    <w:noProof/>
                    <w:webHidden/>
                  </w:rPr>
                  <w:fldChar w:fldCharType="begin"/>
                </w:r>
                <w:r w:rsidR="00126CB5">
                  <w:rPr>
                    <w:noProof/>
                    <w:webHidden/>
                  </w:rPr>
                  <w:instrText xml:space="preserve"> PAGEREF _Toc2027288 \h </w:instrText>
                </w:r>
                <w:r w:rsidR="00126CB5">
                  <w:rPr>
                    <w:noProof/>
                    <w:webHidden/>
                  </w:rPr>
                </w:r>
                <w:r w:rsidR="00126CB5">
                  <w:rPr>
                    <w:noProof/>
                    <w:webHidden/>
                  </w:rPr>
                  <w:fldChar w:fldCharType="separate"/>
                </w:r>
                <w:r w:rsidR="00E67EC7">
                  <w:rPr>
                    <w:noProof/>
                    <w:webHidden/>
                  </w:rPr>
                  <w:t>30</w:t>
                </w:r>
                <w:r w:rsidR="00126CB5">
                  <w:rPr>
                    <w:noProof/>
                    <w:webHidden/>
                  </w:rPr>
                  <w:fldChar w:fldCharType="end"/>
                </w:r>
              </w:hyperlink>
            </w:p>
            <w:p w14:paraId="5D4674D8" w14:textId="5DE3D7CD" w:rsidR="00126CB5" w:rsidRDefault="007C02D0">
              <w:pPr>
                <w:pStyle w:val="TOC3"/>
                <w:tabs>
                  <w:tab w:val="left" w:pos="1320"/>
                  <w:tab w:val="right" w:leader="dot" w:pos="9016"/>
                </w:tabs>
                <w:rPr>
                  <w:rFonts w:eastAsiaTheme="minorEastAsia"/>
                  <w:noProof/>
                  <w:lang w:eastAsia="en-GB"/>
                </w:rPr>
              </w:pPr>
              <w:hyperlink w:anchor="_Toc2027289" w:history="1">
                <w:r w:rsidR="00126CB5" w:rsidRPr="00547969">
                  <w:rPr>
                    <w:rStyle w:val="Hyperlink"/>
                    <w:noProof/>
                  </w:rPr>
                  <w:t>7.1.12</w:t>
                </w:r>
                <w:r w:rsidR="00126CB5">
                  <w:rPr>
                    <w:rFonts w:eastAsiaTheme="minorEastAsia"/>
                    <w:noProof/>
                    <w:lang w:eastAsia="en-GB"/>
                  </w:rPr>
                  <w:tab/>
                </w:r>
                <w:r w:rsidR="00126CB5" w:rsidRPr="00547969">
                  <w:rPr>
                    <w:rStyle w:val="Hyperlink"/>
                    <w:noProof/>
                  </w:rPr>
                  <w:t>Exercise Screen</w:t>
                </w:r>
                <w:r w:rsidR="00126CB5">
                  <w:rPr>
                    <w:noProof/>
                    <w:webHidden/>
                  </w:rPr>
                  <w:tab/>
                </w:r>
                <w:r w:rsidR="00126CB5">
                  <w:rPr>
                    <w:noProof/>
                    <w:webHidden/>
                  </w:rPr>
                  <w:fldChar w:fldCharType="begin"/>
                </w:r>
                <w:r w:rsidR="00126CB5">
                  <w:rPr>
                    <w:noProof/>
                    <w:webHidden/>
                  </w:rPr>
                  <w:instrText xml:space="preserve"> PAGEREF _Toc2027289 \h </w:instrText>
                </w:r>
                <w:r w:rsidR="00126CB5">
                  <w:rPr>
                    <w:noProof/>
                    <w:webHidden/>
                  </w:rPr>
                </w:r>
                <w:r w:rsidR="00126CB5">
                  <w:rPr>
                    <w:noProof/>
                    <w:webHidden/>
                  </w:rPr>
                  <w:fldChar w:fldCharType="separate"/>
                </w:r>
                <w:r w:rsidR="00E67EC7">
                  <w:rPr>
                    <w:noProof/>
                    <w:webHidden/>
                  </w:rPr>
                  <w:t>31</w:t>
                </w:r>
                <w:r w:rsidR="00126CB5">
                  <w:rPr>
                    <w:noProof/>
                    <w:webHidden/>
                  </w:rPr>
                  <w:fldChar w:fldCharType="end"/>
                </w:r>
              </w:hyperlink>
            </w:p>
            <w:p w14:paraId="72FD679F" w14:textId="4CA9F485" w:rsidR="00126CB5" w:rsidRDefault="007C02D0">
              <w:pPr>
                <w:pStyle w:val="TOC3"/>
                <w:tabs>
                  <w:tab w:val="left" w:pos="1320"/>
                  <w:tab w:val="right" w:leader="dot" w:pos="9016"/>
                </w:tabs>
                <w:rPr>
                  <w:rFonts w:eastAsiaTheme="minorEastAsia"/>
                  <w:noProof/>
                  <w:lang w:eastAsia="en-GB"/>
                </w:rPr>
              </w:pPr>
              <w:hyperlink w:anchor="_Toc2027290" w:history="1">
                <w:r w:rsidR="00126CB5" w:rsidRPr="00547969">
                  <w:rPr>
                    <w:rStyle w:val="Hyperlink"/>
                    <w:noProof/>
                  </w:rPr>
                  <w:t>7.1.13</w:t>
                </w:r>
                <w:r w:rsidR="00126CB5">
                  <w:rPr>
                    <w:rFonts w:eastAsiaTheme="minorEastAsia"/>
                    <w:noProof/>
                    <w:lang w:eastAsia="en-GB"/>
                  </w:rPr>
                  <w:tab/>
                </w:r>
                <w:r w:rsidR="00126CB5" w:rsidRPr="00547969">
                  <w:rPr>
                    <w:rStyle w:val="Hyperlink"/>
                    <w:noProof/>
                  </w:rPr>
                  <w:t>Add Exercises Screen</w:t>
                </w:r>
                <w:r w:rsidR="00126CB5">
                  <w:rPr>
                    <w:noProof/>
                    <w:webHidden/>
                  </w:rPr>
                  <w:tab/>
                </w:r>
                <w:r w:rsidR="00126CB5">
                  <w:rPr>
                    <w:noProof/>
                    <w:webHidden/>
                  </w:rPr>
                  <w:fldChar w:fldCharType="begin"/>
                </w:r>
                <w:r w:rsidR="00126CB5">
                  <w:rPr>
                    <w:noProof/>
                    <w:webHidden/>
                  </w:rPr>
                  <w:instrText xml:space="preserve"> PAGEREF _Toc2027290 \h </w:instrText>
                </w:r>
                <w:r w:rsidR="00126CB5">
                  <w:rPr>
                    <w:noProof/>
                    <w:webHidden/>
                  </w:rPr>
                </w:r>
                <w:r w:rsidR="00126CB5">
                  <w:rPr>
                    <w:noProof/>
                    <w:webHidden/>
                  </w:rPr>
                  <w:fldChar w:fldCharType="separate"/>
                </w:r>
                <w:r w:rsidR="00E67EC7">
                  <w:rPr>
                    <w:noProof/>
                    <w:webHidden/>
                  </w:rPr>
                  <w:t>31</w:t>
                </w:r>
                <w:r w:rsidR="00126CB5">
                  <w:rPr>
                    <w:noProof/>
                    <w:webHidden/>
                  </w:rPr>
                  <w:fldChar w:fldCharType="end"/>
                </w:r>
              </w:hyperlink>
            </w:p>
            <w:p w14:paraId="7E7D20D7" w14:textId="0CD52E76" w:rsidR="00126CB5" w:rsidRDefault="007C02D0">
              <w:pPr>
                <w:pStyle w:val="TOC3"/>
                <w:tabs>
                  <w:tab w:val="left" w:pos="1320"/>
                  <w:tab w:val="right" w:leader="dot" w:pos="9016"/>
                </w:tabs>
                <w:rPr>
                  <w:rFonts w:eastAsiaTheme="minorEastAsia"/>
                  <w:noProof/>
                  <w:lang w:eastAsia="en-GB"/>
                </w:rPr>
              </w:pPr>
              <w:hyperlink w:anchor="_Toc2027291" w:history="1">
                <w:r w:rsidR="00126CB5" w:rsidRPr="00547969">
                  <w:rPr>
                    <w:rStyle w:val="Hyperlink"/>
                    <w:noProof/>
                  </w:rPr>
                  <w:t>7.1.14</w:t>
                </w:r>
                <w:r w:rsidR="00126CB5">
                  <w:rPr>
                    <w:rFonts w:eastAsiaTheme="minorEastAsia"/>
                    <w:noProof/>
                    <w:lang w:eastAsia="en-GB"/>
                  </w:rPr>
                  <w:tab/>
                </w:r>
                <w:r w:rsidR="00126CB5" w:rsidRPr="00547969">
                  <w:rPr>
                    <w:rStyle w:val="Hyperlink"/>
                    <w:noProof/>
                  </w:rPr>
                  <w:t>Exercise Run-Through</w:t>
                </w:r>
                <w:r w:rsidR="00126CB5">
                  <w:rPr>
                    <w:noProof/>
                    <w:webHidden/>
                  </w:rPr>
                  <w:tab/>
                </w:r>
                <w:r w:rsidR="00126CB5">
                  <w:rPr>
                    <w:noProof/>
                    <w:webHidden/>
                  </w:rPr>
                  <w:fldChar w:fldCharType="begin"/>
                </w:r>
                <w:r w:rsidR="00126CB5">
                  <w:rPr>
                    <w:noProof/>
                    <w:webHidden/>
                  </w:rPr>
                  <w:instrText xml:space="preserve"> PAGEREF _Toc2027291 \h </w:instrText>
                </w:r>
                <w:r w:rsidR="00126CB5">
                  <w:rPr>
                    <w:noProof/>
                    <w:webHidden/>
                  </w:rPr>
                </w:r>
                <w:r w:rsidR="00126CB5">
                  <w:rPr>
                    <w:noProof/>
                    <w:webHidden/>
                  </w:rPr>
                  <w:fldChar w:fldCharType="separate"/>
                </w:r>
                <w:r w:rsidR="00E67EC7">
                  <w:rPr>
                    <w:noProof/>
                    <w:webHidden/>
                  </w:rPr>
                  <w:t>32</w:t>
                </w:r>
                <w:r w:rsidR="00126CB5">
                  <w:rPr>
                    <w:noProof/>
                    <w:webHidden/>
                  </w:rPr>
                  <w:fldChar w:fldCharType="end"/>
                </w:r>
              </w:hyperlink>
            </w:p>
            <w:p w14:paraId="2161CF78" w14:textId="41A4A705" w:rsidR="00126CB5" w:rsidRDefault="007C02D0">
              <w:pPr>
                <w:pStyle w:val="TOC3"/>
                <w:tabs>
                  <w:tab w:val="left" w:pos="1320"/>
                  <w:tab w:val="right" w:leader="dot" w:pos="9016"/>
                </w:tabs>
                <w:rPr>
                  <w:rFonts w:eastAsiaTheme="minorEastAsia"/>
                  <w:noProof/>
                  <w:lang w:eastAsia="en-GB"/>
                </w:rPr>
              </w:pPr>
              <w:hyperlink w:anchor="_Toc2027292" w:history="1">
                <w:r w:rsidR="00126CB5" w:rsidRPr="00547969">
                  <w:rPr>
                    <w:rStyle w:val="Hyperlink"/>
                    <w:noProof/>
                  </w:rPr>
                  <w:t>7.1.15</w:t>
                </w:r>
                <w:r w:rsidR="00126CB5">
                  <w:rPr>
                    <w:rFonts w:eastAsiaTheme="minorEastAsia"/>
                    <w:noProof/>
                    <w:lang w:eastAsia="en-GB"/>
                  </w:rPr>
                  <w:tab/>
                </w:r>
                <w:r w:rsidR="00126CB5" w:rsidRPr="00547969">
                  <w:rPr>
                    <w:rStyle w:val="Hyperlink"/>
                    <w:noProof/>
                  </w:rPr>
                  <w:t>Smart Robot (Cozmo)</w:t>
                </w:r>
                <w:r w:rsidR="00126CB5">
                  <w:rPr>
                    <w:noProof/>
                    <w:webHidden/>
                  </w:rPr>
                  <w:tab/>
                </w:r>
                <w:r w:rsidR="00126CB5">
                  <w:rPr>
                    <w:noProof/>
                    <w:webHidden/>
                  </w:rPr>
                  <w:fldChar w:fldCharType="begin"/>
                </w:r>
                <w:r w:rsidR="00126CB5">
                  <w:rPr>
                    <w:noProof/>
                    <w:webHidden/>
                  </w:rPr>
                  <w:instrText xml:space="preserve"> PAGEREF _Toc2027292 \h </w:instrText>
                </w:r>
                <w:r w:rsidR="00126CB5">
                  <w:rPr>
                    <w:noProof/>
                    <w:webHidden/>
                  </w:rPr>
                </w:r>
                <w:r w:rsidR="00126CB5">
                  <w:rPr>
                    <w:noProof/>
                    <w:webHidden/>
                  </w:rPr>
                  <w:fldChar w:fldCharType="separate"/>
                </w:r>
                <w:r w:rsidR="00E67EC7">
                  <w:rPr>
                    <w:noProof/>
                    <w:webHidden/>
                  </w:rPr>
                  <w:t>32</w:t>
                </w:r>
                <w:r w:rsidR="00126CB5">
                  <w:rPr>
                    <w:noProof/>
                    <w:webHidden/>
                  </w:rPr>
                  <w:fldChar w:fldCharType="end"/>
                </w:r>
              </w:hyperlink>
            </w:p>
            <w:p w14:paraId="4060EFB5" w14:textId="239B9285" w:rsidR="00126CB5" w:rsidRDefault="007C02D0">
              <w:pPr>
                <w:pStyle w:val="TOC3"/>
                <w:tabs>
                  <w:tab w:val="left" w:pos="1320"/>
                  <w:tab w:val="right" w:leader="dot" w:pos="9016"/>
                </w:tabs>
                <w:rPr>
                  <w:rFonts w:eastAsiaTheme="minorEastAsia"/>
                  <w:noProof/>
                  <w:lang w:eastAsia="en-GB"/>
                </w:rPr>
              </w:pPr>
              <w:hyperlink w:anchor="_Toc2027293" w:history="1">
                <w:r w:rsidR="00126CB5" w:rsidRPr="00547969">
                  <w:rPr>
                    <w:rStyle w:val="Hyperlink"/>
                    <w:noProof/>
                  </w:rPr>
                  <w:t>7.1.16</w:t>
                </w:r>
                <w:r w:rsidR="00126CB5">
                  <w:rPr>
                    <w:rFonts w:eastAsiaTheme="minorEastAsia"/>
                    <w:noProof/>
                    <w:lang w:eastAsia="en-GB"/>
                  </w:rPr>
                  <w:tab/>
                </w:r>
                <w:r w:rsidR="00126CB5" w:rsidRPr="00547969">
                  <w:rPr>
                    <w:rStyle w:val="Hyperlink"/>
                    <w:noProof/>
                  </w:rPr>
                  <w:t>Settings Screen</w:t>
                </w:r>
                <w:r w:rsidR="00126CB5">
                  <w:rPr>
                    <w:noProof/>
                    <w:webHidden/>
                  </w:rPr>
                  <w:tab/>
                </w:r>
                <w:r w:rsidR="00126CB5">
                  <w:rPr>
                    <w:noProof/>
                    <w:webHidden/>
                  </w:rPr>
                  <w:fldChar w:fldCharType="begin"/>
                </w:r>
                <w:r w:rsidR="00126CB5">
                  <w:rPr>
                    <w:noProof/>
                    <w:webHidden/>
                  </w:rPr>
                  <w:instrText xml:space="preserve"> PAGEREF _Toc2027293 \h </w:instrText>
                </w:r>
                <w:r w:rsidR="00126CB5">
                  <w:rPr>
                    <w:noProof/>
                    <w:webHidden/>
                  </w:rPr>
                </w:r>
                <w:r w:rsidR="00126CB5">
                  <w:rPr>
                    <w:noProof/>
                    <w:webHidden/>
                  </w:rPr>
                  <w:fldChar w:fldCharType="separate"/>
                </w:r>
                <w:r w:rsidR="00E67EC7">
                  <w:rPr>
                    <w:noProof/>
                    <w:webHidden/>
                  </w:rPr>
                  <w:t>33</w:t>
                </w:r>
                <w:r w:rsidR="00126CB5">
                  <w:rPr>
                    <w:noProof/>
                    <w:webHidden/>
                  </w:rPr>
                  <w:fldChar w:fldCharType="end"/>
                </w:r>
              </w:hyperlink>
            </w:p>
            <w:p w14:paraId="61D8C6AC" w14:textId="0E3CC101" w:rsidR="00126CB5" w:rsidRDefault="007C02D0">
              <w:pPr>
                <w:pStyle w:val="TOC1"/>
                <w:tabs>
                  <w:tab w:val="left" w:pos="440"/>
                  <w:tab w:val="right" w:leader="dot" w:pos="9016"/>
                </w:tabs>
                <w:rPr>
                  <w:rFonts w:eastAsiaTheme="minorEastAsia"/>
                  <w:noProof/>
                  <w:lang w:eastAsia="en-GB"/>
                </w:rPr>
              </w:pPr>
              <w:hyperlink w:anchor="_Toc2027294" w:history="1">
                <w:r w:rsidR="00126CB5" w:rsidRPr="00547969">
                  <w:rPr>
                    <w:rStyle w:val="Hyperlink"/>
                    <w:noProof/>
                  </w:rPr>
                  <w:t>8</w:t>
                </w:r>
                <w:r w:rsidR="00126CB5">
                  <w:rPr>
                    <w:rFonts w:eastAsiaTheme="minorEastAsia"/>
                    <w:noProof/>
                    <w:lang w:eastAsia="en-GB"/>
                  </w:rPr>
                  <w:tab/>
                </w:r>
                <w:r w:rsidR="00126CB5" w:rsidRPr="00547969">
                  <w:rPr>
                    <w:rStyle w:val="Hyperlink"/>
                    <w:noProof/>
                  </w:rPr>
                  <w:t>Logbook</w:t>
                </w:r>
                <w:r w:rsidR="00126CB5">
                  <w:rPr>
                    <w:noProof/>
                    <w:webHidden/>
                  </w:rPr>
                  <w:tab/>
                </w:r>
                <w:r w:rsidR="00126CB5">
                  <w:rPr>
                    <w:noProof/>
                    <w:webHidden/>
                  </w:rPr>
                  <w:fldChar w:fldCharType="begin"/>
                </w:r>
                <w:r w:rsidR="00126CB5">
                  <w:rPr>
                    <w:noProof/>
                    <w:webHidden/>
                  </w:rPr>
                  <w:instrText xml:space="preserve"> PAGEREF _Toc2027294 \h </w:instrText>
                </w:r>
                <w:r w:rsidR="00126CB5">
                  <w:rPr>
                    <w:noProof/>
                    <w:webHidden/>
                  </w:rPr>
                </w:r>
                <w:r w:rsidR="00126CB5">
                  <w:rPr>
                    <w:noProof/>
                    <w:webHidden/>
                  </w:rPr>
                  <w:fldChar w:fldCharType="separate"/>
                </w:r>
                <w:r w:rsidR="00E67EC7">
                  <w:rPr>
                    <w:noProof/>
                    <w:webHidden/>
                  </w:rPr>
                  <w:t>33</w:t>
                </w:r>
                <w:r w:rsidR="00126CB5">
                  <w:rPr>
                    <w:noProof/>
                    <w:webHidden/>
                  </w:rPr>
                  <w:fldChar w:fldCharType="end"/>
                </w:r>
              </w:hyperlink>
            </w:p>
            <w:p w14:paraId="544A9F1B" w14:textId="5F7A998D" w:rsidR="00126CB5" w:rsidRDefault="007C02D0">
              <w:pPr>
                <w:pStyle w:val="TOC1"/>
                <w:tabs>
                  <w:tab w:val="left" w:pos="440"/>
                  <w:tab w:val="right" w:leader="dot" w:pos="9016"/>
                </w:tabs>
                <w:rPr>
                  <w:rFonts w:eastAsiaTheme="minorEastAsia"/>
                  <w:noProof/>
                  <w:lang w:eastAsia="en-GB"/>
                </w:rPr>
              </w:pPr>
              <w:hyperlink w:anchor="_Toc2027295" w:history="1">
                <w:r w:rsidR="00126CB5" w:rsidRPr="00547969">
                  <w:rPr>
                    <w:rStyle w:val="Hyperlink"/>
                    <w:noProof/>
                  </w:rPr>
                  <w:t>9</w:t>
                </w:r>
                <w:r w:rsidR="00126CB5">
                  <w:rPr>
                    <w:rFonts w:eastAsiaTheme="minorEastAsia"/>
                    <w:noProof/>
                    <w:lang w:eastAsia="en-GB"/>
                  </w:rPr>
                  <w:tab/>
                </w:r>
                <w:r w:rsidR="00126CB5" w:rsidRPr="00547969">
                  <w:rPr>
                    <w:rStyle w:val="Hyperlink"/>
                    <w:noProof/>
                  </w:rPr>
                  <w:t>References</w:t>
                </w:r>
                <w:r w:rsidR="00126CB5">
                  <w:rPr>
                    <w:noProof/>
                    <w:webHidden/>
                  </w:rPr>
                  <w:tab/>
                </w:r>
                <w:r w:rsidR="00126CB5">
                  <w:rPr>
                    <w:noProof/>
                    <w:webHidden/>
                  </w:rPr>
                  <w:fldChar w:fldCharType="begin"/>
                </w:r>
                <w:r w:rsidR="00126CB5">
                  <w:rPr>
                    <w:noProof/>
                    <w:webHidden/>
                  </w:rPr>
                  <w:instrText xml:space="preserve"> PAGEREF _Toc2027295 \h </w:instrText>
                </w:r>
                <w:r w:rsidR="00126CB5">
                  <w:rPr>
                    <w:noProof/>
                    <w:webHidden/>
                  </w:rPr>
                </w:r>
                <w:r w:rsidR="00126CB5">
                  <w:rPr>
                    <w:noProof/>
                    <w:webHidden/>
                  </w:rPr>
                  <w:fldChar w:fldCharType="separate"/>
                </w:r>
                <w:r w:rsidR="00E67EC7">
                  <w:rPr>
                    <w:noProof/>
                    <w:webHidden/>
                  </w:rPr>
                  <w:t>38</w:t>
                </w:r>
                <w:r w:rsidR="00126CB5">
                  <w:rPr>
                    <w:noProof/>
                    <w:webHidden/>
                  </w:rPr>
                  <w:fldChar w:fldCharType="end"/>
                </w:r>
              </w:hyperlink>
            </w:p>
            <w:p w14:paraId="3CB08FC2" w14:textId="2A122241" w:rsidR="00CE146E" w:rsidRPr="003C1178" w:rsidRDefault="00226506">
              <w:r w:rsidRPr="003C1178">
                <w:rPr>
                  <w:b/>
                  <w:bCs/>
                  <w:noProof/>
                </w:rPr>
                <w:fldChar w:fldCharType="end"/>
              </w:r>
            </w:p>
          </w:sdtContent>
        </w:sdt>
      </w:sdtContent>
    </w:sdt>
    <w:p w14:paraId="6FBB82A5" w14:textId="77777777" w:rsidR="003C1178" w:rsidRDefault="003C1178">
      <w:pPr>
        <w:rPr>
          <w:rFonts w:asciiTheme="majorHAnsi" w:eastAsiaTheme="majorEastAsia" w:hAnsiTheme="majorHAnsi" w:cstheme="majorBidi"/>
          <w:b/>
          <w:bCs/>
          <w:color w:val="365F91" w:themeColor="accent1" w:themeShade="BF"/>
          <w:sz w:val="28"/>
          <w:szCs w:val="28"/>
        </w:rPr>
      </w:pPr>
      <w:r>
        <w:br w:type="page"/>
      </w:r>
    </w:p>
    <w:p w14:paraId="624FE673" w14:textId="2ECFAA0D" w:rsidR="003B37FF" w:rsidRPr="003C1178" w:rsidRDefault="003B37FF" w:rsidP="00F2257A">
      <w:pPr>
        <w:pStyle w:val="Heading1"/>
        <w:spacing w:before="240" w:after="120" w:line="360" w:lineRule="auto"/>
        <w:ind w:left="431" w:hanging="431"/>
      </w:pPr>
      <w:bookmarkStart w:id="0" w:name="_Toc2027235"/>
      <w:r w:rsidRPr="003C1178">
        <w:lastRenderedPageBreak/>
        <w:t>Background</w:t>
      </w:r>
      <w:bookmarkEnd w:id="0"/>
    </w:p>
    <w:p w14:paraId="2E48C69C" w14:textId="77777777" w:rsidR="003B37FF" w:rsidRPr="003C1178" w:rsidRDefault="003B37FF" w:rsidP="00750A68">
      <w:pPr>
        <w:spacing w:line="360" w:lineRule="auto"/>
        <w:ind w:left="397"/>
      </w:pPr>
      <w:r w:rsidRPr="003C1178">
        <w:t xml:space="preserve">This is a design report </w:t>
      </w:r>
      <w:r w:rsidR="00750A68" w:rsidRPr="003C1178">
        <w:t>for</w:t>
      </w:r>
      <w:r w:rsidRPr="003C1178">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14:paraId="020280ED" w14:textId="76D2F6D5" w:rsidR="006421CE" w:rsidRPr="003C1178" w:rsidRDefault="003B37FF" w:rsidP="0089361A">
      <w:pPr>
        <w:spacing w:line="360" w:lineRule="auto"/>
        <w:ind w:left="397"/>
      </w:pPr>
      <w:r w:rsidRPr="003C1178">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rsidRPr="003C1178">
        <w:t xml:space="preserve">the </w:t>
      </w:r>
      <w:r w:rsidRPr="003C1178">
        <w:t>daily tasks</w:t>
      </w:r>
      <w:r w:rsidR="00A868BA" w:rsidRPr="003C1178">
        <w:t xml:space="preserve"> described above, while </w:t>
      </w:r>
      <w:r w:rsidR="006421CE" w:rsidRPr="003C1178">
        <w:t xml:space="preserve">also providing a </w:t>
      </w:r>
      <w:r w:rsidR="00A868BA" w:rsidRPr="003C1178">
        <w:t xml:space="preserve">useful link to the helpful robot. </w:t>
      </w:r>
    </w:p>
    <w:p w14:paraId="38F819AD" w14:textId="60CD568F" w:rsidR="00911080" w:rsidRPr="003C1178" w:rsidRDefault="00A868BA" w:rsidP="0089361A">
      <w:pPr>
        <w:spacing w:line="360" w:lineRule="auto"/>
        <w:ind w:left="397"/>
      </w:pPr>
      <w:r w:rsidRPr="003C1178">
        <w:t>This has led the design to provide ‘button’ icons which depict the function which pressing that ‘button’ will provide. The intention is to make the screen facilities describe themselves to the user so there is no requirement to puzzle out</w:t>
      </w:r>
      <w:r w:rsidR="008E4B4D" w:rsidRPr="003C1178">
        <w:t xml:space="preserve"> what can be done through interaction</w:t>
      </w:r>
      <w:r w:rsidRPr="003C1178">
        <w:t xml:space="preserve"> or </w:t>
      </w:r>
      <w:r w:rsidR="008E4B4D" w:rsidRPr="003C1178">
        <w:t xml:space="preserve">to </w:t>
      </w:r>
      <w:r w:rsidRPr="003C1178">
        <w:t>find the manual to know how to use the screens</w:t>
      </w:r>
      <w:r w:rsidR="00923EDE" w:rsidRPr="003C1178">
        <w:t xml:space="preserve">. A similar approach was taken to the robotic interaction with the </w:t>
      </w:r>
      <w:r w:rsidR="00F91F57" w:rsidRPr="003C1178">
        <w:t xml:space="preserve">application </w:t>
      </w:r>
      <w:r w:rsidR="00923EDE" w:rsidRPr="003C1178">
        <w:t>and the robot working in harmony to guide a user through the interaction</w:t>
      </w:r>
      <w:r w:rsidRPr="003C1178">
        <w:t xml:space="preserve">. </w:t>
      </w:r>
      <w:r w:rsidR="00F91F57" w:rsidRPr="003C1178">
        <w:t xml:space="preserve">Application </w:t>
      </w:r>
      <w:r w:rsidR="00911080" w:rsidRPr="003C1178">
        <w:t>buttons</w:t>
      </w:r>
      <w:r w:rsidR="00A50A06" w:rsidRPr="003C1178">
        <w:t xml:space="preserve"> are </w:t>
      </w:r>
      <w:r w:rsidR="00911080" w:rsidRPr="003C1178">
        <w:t>a larger size</w:t>
      </w:r>
      <w:r w:rsidR="00A50A06" w:rsidRPr="003C1178">
        <w:t xml:space="preserve"> than most apps in circulation</w:t>
      </w:r>
      <w:r w:rsidR="00911080" w:rsidRPr="003C1178">
        <w:t>, partly to enhance their usability but also to ensure a screen layout with only a few images on it</w:t>
      </w:r>
      <w:r w:rsidR="00A50A06" w:rsidRPr="003C1178">
        <w:t xml:space="preserve"> to reduce busyness and distraction</w:t>
      </w:r>
      <w:r w:rsidR="00267F2B" w:rsidRPr="003C1178">
        <w:t>; see Figure 1 below</w:t>
      </w:r>
      <w:r w:rsidR="00911080" w:rsidRPr="003C1178">
        <w:t xml:space="preserve">. </w:t>
      </w:r>
    </w:p>
    <w:p w14:paraId="20FDD4DF" w14:textId="77777777" w:rsidR="00911080" w:rsidRPr="003C1178" w:rsidRDefault="0089361A" w:rsidP="00911080">
      <w:pPr>
        <w:pStyle w:val="Caption"/>
      </w:pPr>
      <w:r w:rsidRPr="003C1178">
        <w:rPr>
          <w:i/>
          <w:noProof/>
          <w:lang w:eastAsia="en-GB"/>
        </w:rPr>
        <w:drawing>
          <wp:anchor distT="0" distB="0" distL="114300" distR="114300" simplePos="0" relativeHeight="251653120" behindDoc="0" locked="0" layoutInCell="1" allowOverlap="1" wp14:anchorId="5407D051" wp14:editId="2B6950B8">
            <wp:simplePos x="0" y="0"/>
            <wp:positionH relativeFrom="column">
              <wp:posOffset>3459480</wp:posOffset>
            </wp:positionH>
            <wp:positionV relativeFrom="paragraph">
              <wp:posOffset>2540</wp:posOffset>
            </wp:positionV>
            <wp:extent cx="2739390" cy="1741170"/>
            <wp:effectExtent l="0" t="0" r="381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9390" cy="1741170"/>
                    </a:xfrm>
                    <a:prstGeom prst="rect">
                      <a:avLst/>
                    </a:prstGeom>
                  </pic:spPr>
                </pic:pic>
              </a:graphicData>
            </a:graphic>
            <wp14:sizeRelH relativeFrom="margin">
              <wp14:pctWidth>0</wp14:pctWidth>
            </wp14:sizeRelH>
            <wp14:sizeRelV relativeFrom="margin">
              <wp14:pctHeight>0</wp14:pctHeight>
            </wp14:sizeRelV>
          </wp:anchor>
        </w:drawing>
      </w:r>
      <w:r w:rsidRPr="003C1178">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399124C3" w14:textId="21576A05" w:rsidR="003C1178" w:rsidRPr="003C1178" w:rsidRDefault="00911080" w:rsidP="003C1178">
      <w:pPr>
        <w:pStyle w:val="Caption"/>
        <w:ind w:left="431"/>
        <w:rPr>
          <w:i/>
        </w:rPr>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w:t>
      </w:r>
      <w:r w:rsidR="00997AB1" w:rsidRPr="003C1178">
        <w:rPr>
          <w:noProof/>
        </w:rPr>
        <w:fldChar w:fldCharType="end"/>
      </w:r>
      <w:r w:rsidRPr="003C1178">
        <w:t xml:space="preserve"> - A screen comparison to show the relative size of buttons and icons. </w:t>
      </w:r>
      <w:r w:rsidR="00923EDE" w:rsidRPr="003C1178">
        <w:t xml:space="preserve">The </w:t>
      </w:r>
      <w:r w:rsidR="00F91F57" w:rsidRPr="003C1178">
        <w:t xml:space="preserve">application </w:t>
      </w:r>
      <w:r w:rsidR="00923EDE" w:rsidRPr="003C1178">
        <w:t>design ensure</w:t>
      </w:r>
      <w:r w:rsidR="0089361A" w:rsidRPr="003C1178">
        <w:t>s</w:t>
      </w:r>
      <w:r w:rsidR="00923EDE" w:rsidRPr="003C1178">
        <w:t xml:space="preserve"> that buttons </w:t>
      </w:r>
      <w:r w:rsidR="0089361A" w:rsidRPr="003C1178">
        <w:t xml:space="preserve">are </w:t>
      </w:r>
      <w:r w:rsidR="00923EDE" w:rsidRPr="003C1178">
        <w:t xml:space="preserve">easy to press and difficult to miss. Unlike the BBC news </w:t>
      </w:r>
      <w:r w:rsidR="00F91F57" w:rsidRPr="003C1178">
        <w:t xml:space="preserve">application </w:t>
      </w:r>
      <w:r w:rsidR="00923EDE" w:rsidRPr="003C1178">
        <w:t xml:space="preserve">which </w:t>
      </w:r>
      <w:r w:rsidR="0089361A" w:rsidRPr="003C1178">
        <w:t xml:space="preserve">has smaller buttons which are also difficult to see due to them being the same as the background (see the title bar) </w:t>
      </w:r>
      <w:r w:rsidRPr="003C1178">
        <w:t>Both screens have been created the same height and width</w:t>
      </w:r>
      <w:r w:rsidR="0089361A" w:rsidRPr="003C1178">
        <w:t xml:space="preserve"> </w:t>
      </w:r>
      <w:r w:rsidRPr="003C1178">
        <w:t>(BBC, 2019). This is an indicator of how large the icons and buttons</w:t>
      </w:r>
      <w:r w:rsidR="0089361A" w:rsidRPr="003C1178">
        <w:t xml:space="preserve"> </w:t>
      </w:r>
      <w:r w:rsidRPr="003C1178">
        <w:t>for the proposed Interactive design.</w:t>
      </w:r>
      <w:r w:rsidR="00A50A06" w:rsidRPr="003C1178">
        <w:t xml:space="preserve"> It clearly demonstrates the simplicity and ease of interaction with the main screen opposed to the distraction presented by the BBC.</w:t>
      </w:r>
    </w:p>
    <w:p w14:paraId="74B38395" w14:textId="0078E90C" w:rsidR="00D63904" w:rsidRPr="003C1178" w:rsidRDefault="003B37FF" w:rsidP="00015C9C">
      <w:pPr>
        <w:pStyle w:val="Heading1"/>
        <w:spacing w:before="240" w:after="120" w:line="360" w:lineRule="auto"/>
        <w:ind w:left="431" w:hanging="431"/>
      </w:pPr>
      <w:bookmarkStart w:id="1" w:name="_Toc2027236"/>
      <w:r w:rsidRPr="003C1178">
        <w:lastRenderedPageBreak/>
        <w:t>Stakeholder and Task Analysi</w:t>
      </w:r>
      <w:r w:rsidR="00D63904" w:rsidRPr="003C1178">
        <w:t>s</w:t>
      </w:r>
      <w:bookmarkEnd w:id="1"/>
    </w:p>
    <w:p w14:paraId="25CBEACF" w14:textId="77777777" w:rsidR="003B37FF" w:rsidRPr="003C1178" w:rsidRDefault="003B37FF" w:rsidP="00E95C78">
      <w:pPr>
        <w:spacing w:line="360" w:lineRule="auto"/>
        <w:ind w:left="397"/>
      </w:pPr>
      <w:r w:rsidRPr="003C1178">
        <w:t xml:space="preserve">The stakeholders who will be inputting and updating information for this device and who will be interacting through this device include: </w:t>
      </w:r>
    </w:p>
    <w:p w14:paraId="1AFBCE75" w14:textId="77777777" w:rsidR="003B37FF" w:rsidRPr="003C1178" w:rsidRDefault="003B37FF" w:rsidP="00522A00">
      <w:pPr>
        <w:pStyle w:val="NoSpacing"/>
        <w:numPr>
          <w:ilvl w:val="0"/>
          <w:numId w:val="14"/>
        </w:numPr>
      </w:pPr>
      <w:r w:rsidRPr="003C1178">
        <w:t>Individual in home: primary user</w:t>
      </w:r>
    </w:p>
    <w:p w14:paraId="492C2E61" w14:textId="77777777" w:rsidR="003B37FF" w:rsidRPr="003C1178" w:rsidRDefault="003B37FF" w:rsidP="00522A00">
      <w:pPr>
        <w:pStyle w:val="NoSpacing"/>
        <w:numPr>
          <w:ilvl w:val="0"/>
          <w:numId w:val="14"/>
        </w:numPr>
      </w:pPr>
      <w:r w:rsidRPr="003C1178">
        <w:t>Medical staff: doctor, nurse, therapists</w:t>
      </w:r>
    </w:p>
    <w:p w14:paraId="3EFC0AD7" w14:textId="77777777" w:rsidR="003B37FF" w:rsidRPr="003C1178" w:rsidRDefault="003B37FF" w:rsidP="00522A00">
      <w:pPr>
        <w:pStyle w:val="NoSpacing"/>
        <w:numPr>
          <w:ilvl w:val="0"/>
          <w:numId w:val="14"/>
        </w:numPr>
      </w:pPr>
      <w:r w:rsidRPr="003C1178">
        <w:t>Emergency services: ambulance, fire personnel</w:t>
      </w:r>
    </w:p>
    <w:p w14:paraId="29F16A5A" w14:textId="215F1619" w:rsidR="003B37FF" w:rsidRPr="003C1178" w:rsidRDefault="00F91F57" w:rsidP="00522A00">
      <w:pPr>
        <w:pStyle w:val="NoSpacing"/>
        <w:numPr>
          <w:ilvl w:val="0"/>
          <w:numId w:val="14"/>
        </w:numPr>
      </w:pPr>
      <w:r w:rsidRPr="003C1178">
        <w:t>Developers</w:t>
      </w:r>
      <w:r w:rsidR="00066A16" w:rsidRPr="003C1178">
        <w:t>:</w:t>
      </w:r>
      <w:r w:rsidR="003B37FF" w:rsidRPr="003C1178">
        <w:t xml:space="preserve"> robot, interaction system</w:t>
      </w:r>
    </w:p>
    <w:p w14:paraId="2D89D277" w14:textId="77777777" w:rsidR="00495E25" w:rsidRPr="003C1178" w:rsidRDefault="00495E25" w:rsidP="00E95C78">
      <w:pPr>
        <w:pStyle w:val="NoSpacing"/>
        <w:spacing w:line="360" w:lineRule="auto"/>
        <w:ind w:left="397"/>
      </w:pPr>
    </w:p>
    <w:p w14:paraId="1B5BFBEB" w14:textId="77777777" w:rsidR="003B37FF" w:rsidRPr="003C1178" w:rsidRDefault="003B37FF" w:rsidP="00750A68">
      <w:pPr>
        <w:spacing w:line="360" w:lineRule="auto"/>
        <w:ind w:left="397"/>
      </w:pPr>
      <w:r w:rsidRPr="003C1178">
        <w:t>The location in which this device will be used:</w:t>
      </w:r>
    </w:p>
    <w:p w14:paraId="32DC344C" w14:textId="2BB8BEA8" w:rsidR="003B37FF" w:rsidRPr="003C1178" w:rsidRDefault="003B37FF" w:rsidP="003B37FF">
      <w:pPr>
        <w:pStyle w:val="NoSpacing"/>
        <w:numPr>
          <w:ilvl w:val="0"/>
          <w:numId w:val="11"/>
        </w:numPr>
      </w:pPr>
      <w:r w:rsidRPr="003C1178">
        <w:t>Primary use within home which has smart</w:t>
      </w:r>
      <w:r w:rsidR="00A50A06" w:rsidRPr="003C1178">
        <w:t xml:space="preserve"> </w:t>
      </w:r>
      <w:r w:rsidRPr="003C1178">
        <w:t>device monitoring of energy use</w:t>
      </w:r>
    </w:p>
    <w:p w14:paraId="44CF1DDA" w14:textId="77777777" w:rsidR="003B37FF" w:rsidRPr="003C1178" w:rsidRDefault="003B37FF" w:rsidP="003B37FF">
      <w:pPr>
        <w:pStyle w:val="NoSpacing"/>
        <w:numPr>
          <w:ilvl w:val="0"/>
          <w:numId w:val="11"/>
        </w:numPr>
      </w:pPr>
      <w:r w:rsidRPr="003C1178">
        <w:t>Secondary use within medical offices of doctor, nurse, and variety of therapist locations</w:t>
      </w:r>
    </w:p>
    <w:p w14:paraId="58B910A8" w14:textId="77777777" w:rsidR="00071BB6" w:rsidRPr="003C1178" w:rsidRDefault="00071BB6" w:rsidP="00071BB6">
      <w:pPr>
        <w:pStyle w:val="NoSpacing"/>
        <w:ind w:left="1080"/>
      </w:pPr>
    </w:p>
    <w:p w14:paraId="12661665" w14:textId="2806CD45" w:rsidR="00A50A06" w:rsidRPr="003C1178" w:rsidRDefault="00A50A06" w:rsidP="00750A68">
      <w:pPr>
        <w:spacing w:line="360" w:lineRule="auto"/>
        <w:ind w:left="397"/>
      </w:pPr>
      <w:r w:rsidRPr="003C1178">
        <w:t xml:space="preserve">The medication functionality has been designed with the hope of a medical member of staff working in conjunction with the user to update the details of a users’ medication. In the same manner the exercise area could be updated in conjunction with a physiotherapist who may recommend new activities. </w:t>
      </w:r>
    </w:p>
    <w:p w14:paraId="57D4B11D" w14:textId="3EEAA223" w:rsidR="003B37FF" w:rsidRPr="003C1178" w:rsidRDefault="003B37FF" w:rsidP="00750A68">
      <w:pPr>
        <w:spacing w:line="360" w:lineRule="auto"/>
        <w:ind w:left="397"/>
      </w:pPr>
      <w:r w:rsidRPr="003C1178">
        <w:t>The details of the personae for whom the interaction device has been designed ap</w:t>
      </w:r>
      <w:r w:rsidR="00CE146E" w:rsidRPr="003C1178">
        <w:t xml:space="preserve">pear in the Appendix as </w:t>
      </w:r>
      <w:r w:rsidR="00CE146E" w:rsidRPr="003C1178">
        <w:fldChar w:fldCharType="begin"/>
      </w:r>
      <w:r w:rsidR="00CE146E" w:rsidRPr="003C1178">
        <w:instrText xml:space="preserve"> REF _Ref442604 \r \h </w:instrText>
      </w:r>
      <w:r w:rsidR="003C1178" w:rsidRPr="003C1178">
        <w:instrText xml:space="preserve"> \* MERGEFORMAT </w:instrText>
      </w:r>
      <w:r w:rsidR="00CE146E" w:rsidRPr="003C1178">
        <w:fldChar w:fldCharType="separate"/>
      </w:r>
      <w:r w:rsidR="00E67EC7">
        <w:t>6.2</w:t>
      </w:r>
      <w:r w:rsidR="00CE146E" w:rsidRPr="003C1178">
        <w:fldChar w:fldCharType="end"/>
      </w:r>
      <w:r w:rsidR="00CE146E" w:rsidRPr="003C1178">
        <w:t xml:space="preserve"> Personae</w:t>
      </w:r>
      <w:r w:rsidRPr="003C1178">
        <w:t>.</w:t>
      </w:r>
      <w:r w:rsidR="00FB1EFF" w:rsidRPr="003C1178">
        <w:t xml:space="preserve"> </w:t>
      </w:r>
    </w:p>
    <w:p w14:paraId="159B80E0" w14:textId="77777777" w:rsidR="00C13D92" w:rsidRPr="003C1178" w:rsidRDefault="00F2257A" w:rsidP="00071BB6">
      <w:pPr>
        <w:pStyle w:val="Heading1"/>
        <w:spacing w:before="240" w:after="120" w:line="360" w:lineRule="auto"/>
        <w:ind w:left="431" w:hanging="431"/>
      </w:pPr>
      <w:bookmarkStart w:id="2" w:name="_Toc2027237"/>
      <w:r w:rsidRPr="003C1178">
        <w:t>Requirements Analysis</w:t>
      </w:r>
      <w:bookmarkEnd w:id="2"/>
    </w:p>
    <w:p w14:paraId="09ABD4F7" w14:textId="3A1E699B" w:rsidR="00CE29C6" w:rsidRPr="003C1178" w:rsidRDefault="00071BB6" w:rsidP="00750A68">
      <w:pPr>
        <w:spacing w:line="360" w:lineRule="auto"/>
        <w:ind w:left="397"/>
      </w:pPr>
      <w:r w:rsidRPr="003C1178">
        <w:t xml:space="preserve">Given the requirements listed in the Coursework specification </w:t>
      </w:r>
      <w:r w:rsidR="00750A68" w:rsidRPr="003C1178">
        <w:t>–</w:t>
      </w:r>
      <w:r w:rsidRPr="003C1178">
        <w:t xml:space="preserve"> </w:t>
      </w:r>
      <w:r w:rsidR="00750A68" w:rsidRPr="003C1178">
        <w:t xml:space="preserve">a </w:t>
      </w:r>
      <w:r w:rsidRPr="003C1178">
        <w:t>mechanism to undertake exercise, reminders to take medication on time, information on home energy use with tips to minimise when desired, and a home robot to fetch items</w:t>
      </w:r>
      <w:r w:rsidR="00A50A06" w:rsidRPr="003C1178">
        <w:t xml:space="preserve">. The </w:t>
      </w:r>
      <w:r w:rsidR="00185412" w:rsidRPr="003C1178">
        <w:t xml:space="preserve">requirements </w:t>
      </w:r>
      <w:r w:rsidR="00F41B5A" w:rsidRPr="003C1178">
        <w:t xml:space="preserve">were extended </w:t>
      </w:r>
      <w:r w:rsidR="00185412" w:rsidRPr="003C1178">
        <w:t xml:space="preserve">to support </w:t>
      </w:r>
      <w:r w:rsidR="00F41B5A" w:rsidRPr="003C1178">
        <w:t xml:space="preserve">interaction with medical staff as the group believed this would be a useful addition. </w:t>
      </w:r>
      <w:r w:rsidR="00C471CE" w:rsidRPr="003C1178">
        <w:t>The system of interactive screens was</w:t>
      </w:r>
      <w:r w:rsidR="00CE29C6" w:rsidRPr="003C1178">
        <w:t xml:space="preserve"> expanded with additional ‘supporting’ screens </w:t>
      </w:r>
      <w:r w:rsidR="00C471CE" w:rsidRPr="003C1178">
        <w:t>to give the user</w:t>
      </w:r>
      <w:r w:rsidR="00CE29C6" w:rsidRPr="003C1178">
        <w:t xml:space="preserve"> a </w:t>
      </w:r>
      <w:r w:rsidR="00C471CE" w:rsidRPr="003C1178">
        <w:t>unified and complete set of interactive opportunities to benefit their lives despite mobility and health issues</w:t>
      </w:r>
      <w:r w:rsidR="00CE29C6" w:rsidRPr="003C1178">
        <w:t>. Thus, the system is structured as:</w:t>
      </w:r>
    </w:p>
    <w:p w14:paraId="2015B510" w14:textId="77777777" w:rsidR="000D1F1D" w:rsidRPr="003C1178" w:rsidRDefault="00CE29C6" w:rsidP="00CE29C6">
      <w:pPr>
        <w:pStyle w:val="NoSpacing"/>
        <w:numPr>
          <w:ilvl w:val="0"/>
          <w:numId w:val="13"/>
        </w:numPr>
      </w:pPr>
      <w:r w:rsidRPr="003C1178">
        <w:t>Log-in Screen</w:t>
      </w:r>
      <w:r w:rsidR="00073740" w:rsidRPr="003C1178">
        <w:t xml:space="preserve"> </w:t>
      </w:r>
    </w:p>
    <w:p w14:paraId="7BCFFC87" w14:textId="77777777" w:rsidR="00CE29C6" w:rsidRPr="003C1178" w:rsidRDefault="00CE29C6" w:rsidP="00CE29C6">
      <w:pPr>
        <w:pStyle w:val="NoSpacing"/>
        <w:numPr>
          <w:ilvl w:val="0"/>
          <w:numId w:val="13"/>
        </w:numPr>
      </w:pPr>
      <w:r w:rsidRPr="003C1178">
        <w:t>‘Home’ Screen</w:t>
      </w:r>
      <w:r w:rsidR="00FB1EFF" w:rsidRPr="003C1178">
        <w:t xml:space="preserve"> </w:t>
      </w:r>
    </w:p>
    <w:p w14:paraId="7517BF73" w14:textId="77777777" w:rsidR="00CE29C6" w:rsidRPr="003C1178" w:rsidRDefault="00CE29C6" w:rsidP="00CE29C6">
      <w:pPr>
        <w:pStyle w:val="NoSpacing"/>
        <w:numPr>
          <w:ilvl w:val="1"/>
          <w:numId w:val="13"/>
        </w:numPr>
      </w:pPr>
      <w:r w:rsidRPr="003C1178">
        <w:t>Medic</w:t>
      </w:r>
      <w:r w:rsidR="00185412" w:rsidRPr="003C1178">
        <w:t>ation</w:t>
      </w:r>
    </w:p>
    <w:p w14:paraId="2B189B16" w14:textId="77777777" w:rsidR="00CE29C6" w:rsidRPr="003C1178" w:rsidRDefault="00CE29C6" w:rsidP="00CE29C6">
      <w:pPr>
        <w:pStyle w:val="NoSpacing"/>
        <w:numPr>
          <w:ilvl w:val="2"/>
          <w:numId w:val="13"/>
        </w:numPr>
      </w:pPr>
      <w:r w:rsidRPr="003C1178">
        <w:t>Medication Taken</w:t>
      </w:r>
    </w:p>
    <w:p w14:paraId="6A025BA7" w14:textId="77777777" w:rsidR="00CE29C6" w:rsidRPr="003C1178" w:rsidRDefault="00CE29C6" w:rsidP="00185412">
      <w:pPr>
        <w:pStyle w:val="NoSpacing"/>
        <w:numPr>
          <w:ilvl w:val="3"/>
          <w:numId w:val="13"/>
        </w:numPr>
      </w:pPr>
      <w:r w:rsidRPr="003C1178">
        <w:t>Add Medication</w:t>
      </w:r>
    </w:p>
    <w:p w14:paraId="77830C80" w14:textId="77777777" w:rsidR="00CE29C6" w:rsidRPr="003C1178" w:rsidRDefault="00CE29C6" w:rsidP="00185412">
      <w:pPr>
        <w:pStyle w:val="NoSpacing"/>
        <w:numPr>
          <w:ilvl w:val="3"/>
          <w:numId w:val="13"/>
        </w:numPr>
      </w:pPr>
      <w:r w:rsidRPr="003C1178">
        <w:t>Medication - Details</w:t>
      </w:r>
    </w:p>
    <w:p w14:paraId="79838DD9" w14:textId="77777777" w:rsidR="00CE29C6" w:rsidRPr="003C1178" w:rsidRDefault="00CE29C6" w:rsidP="00CE29C6">
      <w:pPr>
        <w:pStyle w:val="NoSpacing"/>
        <w:numPr>
          <w:ilvl w:val="1"/>
          <w:numId w:val="13"/>
        </w:numPr>
      </w:pPr>
      <w:r w:rsidRPr="003C1178">
        <w:t>Home Energy</w:t>
      </w:r>
    </w:p>
    <w:p w14:paraId="46E5A7B5" w14:textId="77777777" w:rsidR="00CE29C6" w:rsidRPr="003C1178" w:rsidRDefault="00CE29C6" w:rsidP="00CE29C6">
      <w:pPr>
        <w:pStyle w:val="NoSpacing"/>
        <w:numPr>
          <w:ilvl w:val="2"/>
          <w:numId w:val="13"/>
        </w:numPr>
      </w:pPr>
      <w:r w:rsidRPr="003C1178">
        <w:t>Weekly Energy Usage Chart</w:t>
      </w:r>
    </w:p>
    <w:p w14:paraId="735F978D" w14:textId="77777777" w:rsidR="00CE29C6" w:rsidRPr="003C1178" w:rsidRDefault="00CE29C6" w:rsidP="00CE29C6">
      <w:pPr>
        <w:pStyle w:val="NoSpacing"/>
        <w:numPr>
          <w:ilvl w:val="3"/>
          <w:numId w:val="13"/>
        </w:numPr>
      </w:pPr>
      <w:r w:rsidRPr="003C1178">
        <w:t>Energy</w:t>
      </w:r>
      <w:r w:rsidR="00CA3ED3" w:rsidRPr="003C1178">
        <w:t xml:space="preserve"> in Use Now</w:t>
      </w:r>
    </w:p>
    <w:p w14:paraId="35460365" w14:textId="77777777" w:rsidR="00CA3ED3" w:rsidRPr="003C1178" w:rsidRDefault="00CA3ED3" w:rsidP="00CE29C6">
      <w:pPr>
        <w:pStyle w:val="NoSpacing"/>
        <w:numPr>
          <w:ilvl w:val="3"/>
          <w:numId w:val="13"/>
        </w:numPr>
      </w:pPr>
      <w:r w:rsidRPr="003C1178">
        <w:t>Add Smart Appliances</w:t>
      </w:r>
    </w:p>
    <w:p w14:paraId="59FD073E" w14:textId="77777777" w:rsidR="00CE29C6" w:rsidRPr="003C1178" w:rsidRDefault="00CE29C6" w:rsidP="00CE29C6">
      <w:pPr>
        <w:pStyle w:val="NoSpacing"/>
        <w:numPr>
          <w:ilvl w:val="1"/>
          <w:numId w:val="13"/>
        </w:numPr>
      </w:pPr>
      <w:r w:rsidRPr="003C1178">
        <w:lastRenderedPageBreak/>
        <w:t>Exercise</w:t>
      </w:r>
    </w:p>
    <w:p w14:paraId="5B0BAF49" w14:textId="77777777" w:rsidR="00CA3ED3" w:rsidRPr="003C1178" w:rsidRDefault="00CA3ED3" w:rsidP="00CA3ED3">
      <w:pPr>
        <w:pStyle w:val="NoSpacing"/>
        <w:numPr>
          <w:ilvl w:val="2"/>
          <w:numId w:val="13"/>
        </w:numPr>
      </w:pPr>
      <w:r w:rsidRPr="003C1178">
        <w:t xml:space="preserve">Available Exercises </w:t>
      </w:r>
    </w:p>
    <w:p w14:paraId="6A507496" w14:textId="77777777" w:rsidR="00CA3ED3" w:rsidRPr="003C1178" w:rsidRDefault="00CA3ED3" w:rsidP="00CA3ED3">
      <w:pPr>
        <w:pStyle w:val="NoSpacing"/>
        <w:numPr>
          <w:ilvl w:val="3"/>
          <w:numId w:val="13"/>
        </w:numPr>
      </w:pPr>
      <w:r w:rsidRPr="003C1178">
        <w:t>Exercise Run-Through</w:t>
      </w:r>
    </w:p>
    <w:p w14:paraId="2B957C01" w14:textId="77777777" w:rsidR="00CA3ED3" w:rsidRPr="003C1178" w:rsidRDefault="00CA3ED3" w:rsidP="00CA3ED3">
      <w:pPr>
        <w:pStyle w:val="NoSpacing"/>
        <w:numPr>
          <w:ilvl w:val="2"/>
          <w:numId w:val="13"/>
        </w:numPr>
      </w:pPr>
      <w:r w:rsidRPr="003C1178">
        <w:t>Add Exercises</w:t>
      </w:r>
    </w:p>
    <w:p w14:paraId="20C30037" w14:textId="77777777" w:rsidR="00CE29C6" w:rsidRPr="003C1178" w:rsidRDefault="00CE29C6" w:rsidP="00CE29C6">
      <w:pPr>
        <w:pStyle w:val="NoSpacing"/>
        <w:numPr>
          <w:ilvl w:val="1"/>
          <w:numId w:val="13"/>
        </w:numPr>
      </w:pPr>
      <w:r w:rsidRPr="003C1178">
        <w:t>Robot</w:t>
      </w:r>
    </w:p>
    <w:p w14:paraId="73EC0D40" w14:textId="77777777" w:rsidR="00CA3ED3" w:rsidRPr="003C1178" w:rsidRDefault="00CA3ED3" w:rsidP="00CA3ED3">
      <w:pPr>
        <w:pStyle w:val="NoSpacing"/>
        <w:numPr>
          <w:ilvl w:val="2"/>
          <w:numId w:val="13"/>
        </w:numPr>
      </w:pPr>
      <w:r w:rsidRPr="003C1178">
        <w:t>Ask robot to bring item</w:t>
      </w:r>
    </w:p>
    <w:p w14:paraId="41C55732" w14:textId="77777777" w:rsidR="00CA3ED3" w:rsidRPr="003C1178" w:rsidRDefault="00CA3ED3" w:rsidP="00CA3ED3">
      <w:pPr>
        <w:pStyle w:val="NoSpacing"/>
        <w:numPr>
          <w:ilvl w:val="0"/>
          <w:numId w:val="13"/>
        </w:numPr>
      </w:pPr>
      <w:r w:rsidRPr="003C1178">
        <w:t>Settings Screen</w:t>
      </w:r>
    </w:p>
    <w:p w14:paraId="4AAEF83F" w14:textId="77777777" w:rsidR="00E717E8" w:rsidRPr="003C1178" w:rsidRDefault="00E717E8" w:rsidP="00E717E8">
      <w:pPr>
        <w:pStyle w:val="NoSpacing"/>
        <w:ind w:left="432"/>
      </w:pPr>
    </w:p>
    <w:p w14:paraId="20041532" w14:textId="545D0AF6" w:rsidR="00F41B5A" w:rsidRPr="003C1178" w:rsidRDefault="008E4B4D" w:rsidP="00E717E8">
      <w:pPr>
        <w:spacing w:line="360" w:lineRule="auto"/>
        <w:ind w:left="431"/>
        <w:rPr>
          <w:ins w:id="3" w:author="Gordon Rennie" w:date="2019-02-23T14:56:00Z"/>
        </w:rPr>
      </w:pPr>
      <w:r w:rsidRPr="003C1178">
        <w:t>Simplicity and consistency were</w:t>
      </w:r>
      <w:r w:rsidR="00E717E8" w:rsidRPr="003C1178">
        <w:t xml:space="preserve"> key concept</w:t>
      </w:r>
      <w:r w:rsidRPr="003C1178">
        <w:t xml:space="preserve">s </w:t>
      </w:r>
      <w:r w:rsidR="00F41B5A" w:rsidRPr="003C1178">
        <w:t xml:space="preserve">during the </w:t>
      </w:r>
      <w:r w:rsidR="00E717E8" w:rsidRPr="003C1178">
        <w:t xml:space="preserve">design </w:t>
      </w:r>
      <w:r w:rsidR="00F41B5A" w:rsidRPr="003C1178">
        <w:t xml:space="preserve">process. </w:t>
      </w:r>
      <w:r w:rsidR="00E717E8" w:rsidRPr="003C1178">
        <w:t>For this reason</w:t>
      </w:r>
      <w:r w:rsidR="00F41B5A" w:rsidRPr="003C1178">
        <w:t>,</w:t>
      </w:r>
      <w:r w:rsidR="00E717E8" w:rsidRPr="003C1178">
        <w:t xml:space="preserve"> the </w:t>
      </w:r>
      <w:r w:rsidR="00C471CE" w:rsidRPr="003C1178">
        <w:t>screens were</w:t>
      </w:r>
      <w:r w:rsidR="00E717E8" w:rsidRPr="003C1178">
        <w:t xml:space="preserve"> designed to convey as m</w:t>
      </w:r>
      <w:bookmarkStart w:id="4" w:name="_GoBack"/>
      <w:bookmarkEnd w:id="4"/>
      <w:r w:rsidR="00E717E8" w:rsidRPr="003C1178">
        <w:t xml:space="preserve">uch information about the function of the application with as little text as possible. </w:t>
      </w:r>
      <w:r w:rsidR="00F41B5A" w:rsidRPr="003C1178">
        <w:t xml:space="preserve">As mentioned above </w:t>
      </w:r>
      <w:r w:rsidR="00C471CE" w:rsidRPr="003C1178">
        <w:t>l</w:t>
      </w:r>
      <w:r w:rsidR="00E717E8" w:rsidRPr="003C1178">
        <w:t>arge buttons with a 3</w:t>
      </w:r>
      <w:r w:rsidR="00F41B5A" w:rsidRPr="003C1178">
        <w:t>D</w:t>
      </w:r>
      <w:r w:rsidR="00E717E8" w:rsidRPr="003C1178">
        <w:t xml:space="preserve"> effect have been used throughout the application to make it clear what can be pressed. Isakovic </w:t>
      </w:r>
      <w:r w:rsidR="00E717E8" w:rsidRPr="003C1178">
        <w:rPr>
          <w:i/>
        </w:rPr>
        <w:t>et al.</w:t>
      </w:r>
      <w:r w:rsidR="00E717E8" w:rsidRPr="003C1178">
        <w:t xml:space="preserve"> (2016) utilized a questionnaire to consider some design criteria which included use of buttons which relied on simple images to convey their purpose. </w:t>
      </w:r>
      <w:r w:rsidRPr="003C1178">
        <w:t xml:space="preserve">Our </w:t>
      </w:r>
      <w:r w:rsidR="00C471CE" w:rsidRPr="003C1178">
        <w:t>design utilizes</w:t>
      </w:r>
      <w:r w:rsidRPr="003C1178">
        <w:t xml:space="preserve"> </w:t>
      </w:r>
      <w:r w:rsidR="00C471CE" w:rsidRPr="003C1178">
        <w:t>these criteria</w:t>
      </w:r>
      <w:r w:rsidRPr="003C1178">
        <w:t xml:space="preserve"> to communicate the functional area on the face of each button. Furthermore, Iskovic </w:t>
      </w:r>
      <w:r w:rsidRPr="003C1178">
        <w:rPr>
          <w:i/>
        </w:rPr>
        <w:t>et al</w:t>
      </w:r>
      <w:r w:rsidRPr="003C1178">
        <w:t>. (2016)</w:t>
      </w:r>
      <w:r w:rsidR="00E717E8" w:rsidRPr="003C1178">
        <w:t xml:space="preserve"> chose colours which were muted and </w:t>
      </w:r>
      <w:r w:rsidR="00F41B5A" w:rsidRPr="003C1178">
        <w:t xml:space="preserve">restricted the functionality of each screen </w:t>
      </w:r>
      <w:r w:rsidR="00E717E8" w:rsidRPr="003C1178">
        <w:t>in their design of an interactive device for older diabetics.</w:t>
      </w:r>
      <w:r w:rsidR="00F41B5A" w:rsidRPr="003C1178">
        <w:t xml:space="preserve"> Our </w:t>
      </w:r>
      <w:r w:rsidR="00F91F57" w:rsidRPr="003C1178">
        <w:t xml:space="preserve">application </w:t>
      </w:r>
      <w:r w:rsidR="00987D07" w:rsidRPr="003C1178">
        <w:t>allows users to personalise the colour scheme</w:t>
      </w:r>
      <w:r w:rsidR="00F41B5A" w:rsidRPr="003C1178">
        <w:t xml:space="preserve">. </w:t>
      </w:r>
    </w:p>
    <w:p w14:paraId="357675FC" w14:textId="5710A165" w:rsidR="00E717E8" w:rsidRPr="003C1178" w:rsidRDefault="00E717E8" w:rsidP="00E717E8">
      <w:pPr>
        <w:spacing w:line="360" w:lineRule="auto"/>
        <w:ind w:left="431"/>
      </w:pPr>
      <w:r w:rsidRPr="003C1178">
        <w:t xml:space="preserve">The UK Government has provided </w:t>
      </w:r>
      <w:r w:rsidR="008E4B4D" w:rsidRPr="003C1178">
        <w:t>additional</w:t>
      </w:r>
      <w:r w:rsidRPr="003C1178">
        <w:t xml:space="preserve"> design </w:t>
      </w:r>
      <w:r w:rsidR="00F41B5A" w:rsidRPr="003C1178">
        <w:t xml:space="preserve">advice </w:t>
      </w:r>
      <w:r w:rsidRPr="003C1178">
        <w:t xml:space="preserve">for all services </w:t>
      </w:r>
      <w:r w:rsidR="00F41B5A" w:rsidRPr="003C1178">
        <w:t xml:space="preserve">with </w:t>
      </w:r>
      <w:r w:rsidRPr="003C1178">
        <w:t>disabl</w:t>
      </w:r>
      <w:r w:rsidR="00F41B5A" w:rsidRPr="003C1178">
        <w:t xml:space="preserve">ed users </w:t>
      </w:r>
      <w:r w:rsidRPr="003C1178">
        <w:t xml:space="preserve">(Pun, 2016). </w:t>
      </w:r>
      <w:r w:rsidR="00987D07" w:rsidRPr="003C1178">
        <w:t>Their advice suggested</w:t>
      </w:r>
      <w:r w:rsidRPr="003C1178">
        <w:t xml:space="preserve"> screen elements have a large space around them while not crowding interactions</w:t>
      </w:r>
      <w:r w:rsidR="00987D07" w:rsidRPr="003C1178">
        <w:t>;</w:t>
      </w:r>
      <w:r w:rsidR="008E4B4D" w:rsidRPr="003C1178">
        <w:t xml:space="preserve"> </w:t>
      </w:r>
      <w:r w:rsidR="00987D07" w:rsidRPr="003C1178">
        <w:t xml:space="preserve">they should </w:t>
      </w:r>
      <w:r w:rsidR="008E4B4D" w:rsidRPr="003C1178">
        <w:t>utilise consistent layouts</w:t>
      </w:r>
      <w:r w:rsidRPr="003C1178">
        <w:t xml:space="preserve">. </w:t>
      </w:r>
      <w:r w:rsidR="008E4B4D" w:rsidRPr="003C1178">
        <w:t xml:space="preserve">This advice has been </w:t>
      </w:r>
      <w:r w:rsidRPr="003C1178">
        <w:t>implemented in our design.</w:t>
      </w:r>
      <w:r w:rsidR="008E4B4D" w:rsidRPr="003C1178">
        <w:t xml:space="preserve"> Consistency is achieved</w:t>
      </w:r>
      <w:r w:rsidR="00C471CE" w:rsidRPr="003C1178">
        <w:t xml:space="preserve"> through</w:t>
      </w:r>
      <w:r w:rsidR="008E4B4D" w:rsidRPr="003C1178">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Pr="003C1178" w:rsidRDefault="00F2257A" w:rsidP="00E717E8">
      <w:pPr>
        <w:pStyle w:val="Heading1"/>
        <w:spacing w:before="240" w:after="120" w:line="360" w:lineRule="auto"/>
        <w:ind w:left="431" w:hanging="431"/>
      </w:pPr>
      <w:bookmarkStart w:id="5" w:name="_Toc2027238"/>
      <w:r w:rsidRPr="003C1178">
        <w:t>Storyboard Design</w:t>
      </w:r>
      <w:bookmarkEnd w:id="5"/>
    </w:p>
    <w:p w14:paraId="3621B0D0" w14:textId="1DDE85D9" w:rsidR="00397025" w:rsidRPr="003C1178" w:rsidRDefault="00E717E8" w:rsidP="006739A8">
      <w:pPr>
        <w:spacing w:line="360" w:lineRule="auto"/>
        <w:ind w:left="397"/>
      </w:pPr>
      <w:r w:rsidRPr="003C1178">
        <w:t>The design as proposed for the presentation on 1</w:t>
      </w:r>
      <w:r w:rsidRPr="003C1178">
        <w:rPr>
          <w:vertAlign w:val="superscript"/>
        </w:rPr>
        <w:t>st</w:t>
      </w:r>
      <w:r w:rsidRPr="003C1178">
        <w:t xml:space="preserve"> February 2019 is shown in the Appendix </w:t>
      </w:r>
      <w:r w:rsidRPr="003C1178">
        <w:fldChar w:fldCharType="begin"/>
      </w:r>
      <w:r w:rsidRPr="003C1178">
        <w:instrText xml:space="preserve"> REF _Ref1546011 \r \h </w:instrText>
      </w:r>
      <w:r w:rsidR="003C1178" w:rsidRPr="003C1178">
        <w:instrText xml:space="preserve"> \* MERGEFORMAT </w:instrText>
      </w:r>
      <w:r w:rsidRPr="003C1178">
        <w:fldChar w:fldCharType="separate"/>
      </w:r>
      <w:r w:rsidR="00E67EC7">
        <w:t>6.4</w:t>
      </w:r>
      <w:r w:rsidRPr="003C1178">
        <w:fldChar w:fldCharType="end"/>
      </w:r>
      <w:r w:rsidRPr="003C1178">
        <w:t xml:space="preserve">. </w:t>
      </w:r>
      <w:r w:rsidR="0098292E" w:rsidRPr="003C1178">
        <w:t>Several</w:t>
      </w:r>
      <w:r w:rsidRPr="003C1178">
        <w:t xml:space="preserve"> alterations were made on the basis of the feedback received from the presentation and also </w:t>
      </w:r>
      <w:r w:rsidR="00D062CB" w:rsidRPr="003C1178">
        <w:t xml:space="preserve">on subsequent </w:t>
      </w:r>
      <w:r w:rsidRPr="003C1178">
        <w:t>lecture material</w:t>
      </w:r>
      <w:r w:rsidR="006739A8" w:rsidRPr="003C1178">
        <w:t xml:space="preserve">. </w:t>
      </w:r>
    </w:p>
    <w:p w14:paraId="6D0B2656" w14:textId="379E245B" w:rsidR="00F41B5A" w:rsidRPr="003C1178" w:rsidRDefault="00F41B5A" w:rsidP="006739A8">
      <w:pPr>
        <w:spacing w:line="360" w:lineRule="auto"/>
        <w:ind w:left="397"/>
      </w:pPr>
      <w:r w:rsidRPr="003C1178">
        <w:t>Alterations due to feedback:</w:t>
      </w:r>
    </w:p>
    <w:p w14:paraId="0E1753AA" w14:textId="77777777" w:rsidR="00EE41E4" w:rsidRPr="003C1178" w:rsidRDefault="00F41B5A" w:rsidP="00F41B5A">
      <w:pPr>
        <w:pStyle w:val="ListParagraph"/>
        <w:numPr>
          <w:ilvl w:val="0"/>
          <w:numId w:val="32"/>
        </w:numPr>
        <w:spacing w:line="360" w:lineRule="auto"/>
      </w:pPr>
      <w:r w:rsidRPr="003C1178">
        <w:t xml:space="preserve">The design </w:t>
      </w:r>
      <w:r w:rsidR="006739A8" w:rsidRPr="003C1178">
        <w:t xml:space="preserve">did not notify the user when a designated time to take a medicine had been missed.  </w:t>
      </w:r>
      <w:r w:rsidR="00EE41E4" w:rsidRPr="003C1178">
        <w:t xml:space="preserve">The medication button on the home page now </w:t>
      </w:r>
      <w:r w:rsidR="006739A8" w:rsidRPr="003C1178">
        <w:t xml:space="preserve">flashes if it is time to take a prescribed medication. </w:t>
      </w:r>
    </w:p>
    <w:p w14:paraId="5B3F0646" w14:textId="7E32D6E8" w:rsidR="00EE41E4" w:rsidRPr="003C1178" w:rsidRDefault="00EE41E4" w:rsidP="00987D07">
      <w:pPr>
        <w:pStyle w:val="ListParagraph"/>
        <w:numPr>
          <w:ilvl w:val="0"/>
          <w:numId w:val="32"/>
        </w:numPr>
        <w:spacing w:line="360" w:lineRule="auto"/>
        <w:ind w:left="1134" w:hanging="396"/>
      </w:pPr>
      <w:r w:rsidRPr="003C1178">
        <w:t xml:space="preserve">The </w:t>
      </w:r>
      <w:r w:rsidR="006739A8" w:rsidRPr="003C1178">
        <w:t>design for exercises did not provid</w:t>
      </w:r>
      <w:r w:rsidRPr="003C1178">
        <w:t xml:space="preserve">e </w:t>
      </w:r>
      <w:r w:rsidR="006739A8" w:rsidRPr="003C1178">
        <w:t>motivation for the user to engage in exercise</w:t>
      </w:r>
      <w:r w:rsidRPr="003C1178">
        <w:t xml:space="preserve"> (as per the original specification). Additional </w:t>
      </w:r>
      <w:r w:rsidR="006739A8" w:rsidRPr="003C1178">
        <w:t xml:space="preserve">research was conducted to pinpoint ways </w:t>
      </w:r>
      <w:r w:rsidR="006739A8" w:rsidRPr="003C1178">
        <w:lastRenderedPageBreak/>
        <w:t>in which our personae – elderly people with limited mobility – might be motivated. One observation found in several websites is that people will tend to do an activity or exercise if it</w:t>
      </w:r>
      <w:r w:rsidR="00D062CB" w:rsidRPr="003C1178">
        <w:t xml:space="preserve"> is</w:t>
      </w:r>
      <w:r w:rsidR="006739A8" w:rsidRPr="003C1178">
        <w:t xml:space="preserve"> something they enjoy (Baylor Scott &amp; White Health, 2012; Myers, 2015). Two sports highlighted by Myers (2015) </w:t>
      </w:r>
      <w:r w:rsidR="00D062CB" w:rsidRPr="003C1178">
        <w:t xml:space="preserve">as </w:t>
      </w:r>
      <w:r w:rsidR="006739A8" w:rsidRPr="003C1178">
        <w:t>enjoyed by older people are golf and bowling. These sports</w:t>
      </w:r>
      <w:r w:rsidR="00D062CB" w:rsidRPr="003C1178">
        <w:t>, bowling and golf,</w:t>
      </w:r>
      <w:r w:rsidR="006739A8" w:rsidRPr="003C1178">
        <w:t xml:space="preserve"> were </w:t>
      </w:r>
      <w:r w:rsidR="00D062CB" w:rsidRPr="003C1178">
        <w:t>added</w:t>
      </w:r>
      <w:r w:rsidRPr="003C1178">
        <w:t xml:space="preserve">. All </w:t>
      </w:r>
      <w:r w:rsidR="006739A8" w:rsidRPr="003C1178">
        <w:t xml:space="preserve">exercises make use of </w:t>
      </w:r>
      <w:r w:rsidRPr="003C1178">
        <w:t xml:space="preserve">tracking sensors through which the </w:t>
      </w:r>
      <w:r w:rsidR="00F91F57" w:rsidRPr="003C1178">
        <w:t xml:space="preserve">application </w:t>
      </w:r>
      <w:r w:rsidRPr="003C1178">
        <w:t xml:space="preserve">gives feedback for good-form. Congratulating users when they achieve the exercises. </w:t>
      </w:r>
    </w:p>
    <w:p w14:paraId="245D0F63" w14:textId="77777777" w:rsidR="006E1873" w:rsidRPr="003C1178" w:rsidRDefault="00EE41E4" w:rsidP="00987D07">
      <w:pPr>
        <w:pStyle w:val="ListParagraph"/>
        <w:numPr>
          <w:ilvl w:val="0"/>
          <w:numId w:val="32"/>
        </w:numPr>
        <w:spacing w:line="360" w:lineRule="auto"/>
        <w:ind w:left="1134"/>
      </w:pPr>
      <w:r w:rsidRPr="003C1178">
        <w:t xml:space="preserve">The </w:t>
      </w:r>
      <w:r w:rsidR="005644E4" w:rsidRPr="003C1178">
        <w:t xml:space="preserve">design </w:t>
      </w:r>
      <w:r w:rsidRPr="003C1178">
        <w:t xml:space="preserve">of the </w:t>
      </w:r>
      <w:r w:rsidR="005644E4" w:rsidRPr="003C1178">
        <w:t>energy screen did not encourage engagement</w:t>
      </w:r>
      <w:r w:rsidRPr="003C1178">
        <w:t>.</w:t>
      </w:r>
      <w:r w:rsidR="005644E4" w:rsidRPr="003C1178">
        <w:t xml:space="preserve"> </w:t>
      </w:r>
      <w:r w:rsidRPr="003C1178">
        <w:t xml:space="preserve">The </w:t>
      </w:r>
      <w:r w:rsidR="005644E4" w:rsidRPr="003C1178">
        <w:t xml:space="preserve">screens did not contain an indication of daily usage which might be a motivation to interact with the energy displays. Amendments were made </w:t>
      </w:r>
      <w:r w:rsidR="00D062CB" w:rsidRPr="003C1178">
        <w:t>to the energy use screens</w:t>
      </w:r>
      <w:r w:rsidR="00DA2050" w:rsidRPr="003C1178">
        <w:t xml:space="preserve">. Energy usage for the past </w:t>
      </w:r>
      <w:r w:rsidR="00954440" w:rsidRPr="003C1178">
        <w:t>week</w:t>
      </w:r>
      <w:r w:rsidR="00DA2050" w:rsidRPr="003C1178">
        <w:t xml:space="preserve"> was shown through a bar graph. </w:t>
      </w:r>
      <w:r w:rsidR="00D062CB" w:rsidRPr="003C1178">
        <w:t>A tip</w:t>
      </w:r>
      <w:r w:rsidR="00DA2050" w:rsidRPr="003C1178">
        <w:t xml:space="preserve"> bar was </w:t>
      </w:r>
      <w:r w:rsidR="00D062CB" w:rsidRPr="003C1178">
        <w:t xml:space="preserve">added with a suggestion of how energy consumption might be lowered. A further interaction </w:t>
      </w:r>
      <w:r w:rsidR="00DA2050" w:rsidRPr="003C1178">
        <w:t xml:space="preserve">was </w:t>
      </w:r>
      <w:r w:rsidR="00D062CB" w:rsidRPr="003C1178">
        <w:t xml:space="preserve">added so that the user can select the bar of a given day and be shown </w:t>
      </w:r>
      <w:r w:rsidR="00DA2050" w:rsidRPr="003C1178">
        <w:t>what devices are consuming what energy</w:t>
      </w:r>
      <w:r w:rsidR="00D062CB" w:rsidRPr="003C1178">
        <w:t xml:space="preserve">, with a further comparison to usage on that day for each of three weeks previous. </w:t>
      </w:r>
      <w:r w:rsidR="00954440" w:rsidRPr="003C1178">
        <w:t>The second screen was amended to remove the floor</w:t>
      </w:r>
      <w:r w:rsidR="00DA2050" w:rsidRPr="003C1178">
        <w:t>-</w:t>
      </w:r>
      <w:r w:rsidR="00954440" w:rsidRPr="003C1178">
        <w:t xml:space="preserve">plan and offer a simple method for adding/deleting a smart appliance. </w:t>
      </w:r>
    </w:p>
    <w:p w14:paraId="4F8B1E28" w14:textId="57ADE112" w:rsidR="00015C9C" w:rsidRPr="003C1178" w:rsidRDefault="00954440" w:rsidP="00987D07">
      <w:pPr>
        <w:pStyle w:val="ListParagraph"/>
        <w:numPr>
          <w:ilvl w:val="0"/>
          <w:numId w:val="32"/>
        </w:numPr>
        <w:spacing w:line="360" w:lineRule="auto"/>
        <w:ind w:left="1134"/>
      </w:pPr>
      <w:r w:rsidRPr="003C1178">
        <w:t xml:space="preserve">Following a course lecture regarding security, the group agreed </w:t>
      </w:r>
      <w:r w:rsidR="00D062CB" w:rsidRPr="003C1178">
        <w:t xml:space="preserve">the design </w:t>
      </w:r>
      <w:r w:rsidRPr="003C1178">
        <w:t xml:space="preserve">needed a log-in screen. To make this log-in as effortless as possible for the user, </w:t>
      </w:r>
      <w:r w:rsidR="006E1873" w:rsidRPr="003C1178">
        <w:t xml:space="preserve">the </w:t>
      </w:r>
      <w:r w:rsidR="00F91F57" w:rsidRPr="003C1178">
        <w:t xml:space="preserve">application </w:t>
      </w:r>
      <w:r w:rsidR="006E1873" w:rsidRPr="003C1178">
        <w:t xml:space="preserve">utilises </w:t>
      </w:r>
      <w:r w:rsidR="00AF3480" w:rsidRPr="003C1178">
        <w:t>a facial-recognition</w:t>
      </w:r>
      <w:r w:rsidRPr="003C1178">
        <w:t xml:space="preserve"> camera so that the user would not have to remember a password. Recognizing that there are other stakeholders, such as medical staff, a </w:t>
      </w:r>
      <w:r w:rsidR="00397025" w:rsidRPr="003C1178">
        <w:t>password</w:t>
      </w:r>
      <w:r w:rsidR="006E1873" w:rsidRPr="003C1178">
        <w:t xml:space="preserve"> </w:t>
      </w:r>
      <w:r w:rsidRPr="003C1178">
        <w:t>input</w:t>
      </w:r>
      <w:r w:rsidR="00397025" w:rsidRPr="003C1178">
        <w:t xml:space="preserve"> box</w:t>
      </w:r>
      <w:r w:rsidRPr="003C1178">
        <w:t xml:space="preserve"> </w:t>
      </w:r>
      <w:r w:rsidR="006E1873" w:rsidRPr="003C1178">
        <w:t xml:space="preserve">was added </w:t>
      </w:r>
      <w:r w:rsidRPr="003C1178">
        <w:t xml:space="preserve">so that </w:t>
      </w:r>
      <w:r w:rsidR="00397025" w:rsidRPr="003C1178">
        <w:t>other stakeholders</w:t>
      </w:r>
      <w:r w:rsidRPr="003C1178">
        <w:t xml:space="preserve"> could interact with the system but only after passing the security check of entering the correct details. </w:t>
      </w:r>
    </w:p>
    <w:p w14:paraId="2710B41B" w14:textId="77777777" w:rsidR="00E717E8" w:rsidRPr="003C1178" w:rsidRDefault="00E717E8" w:rsidP="00015C9C">
      <w:pPr>
        <w:pStyle w:val="Heading1"/>
        <w:spacing w:before="240" w:after="120" w:line="360" w:lineRule="auto"/>
        <w:ind w:left="431" w:hanging="431"/>
      </w:pPr>
      <w:bookmarkStart w:id="6" w:name="_Toc2027239"/>
      <w:r w:rsidRPr="003C1178">
        <w:t>Prototype Development</w:t>
      </w:r>
      <w:bookmarkEnd w:id="6"/>
    </w:p>
    <w:p w14:paraId="46DA45E7" w14:textId="77777777" w:rsidR="00523323" w:rsidRPr="003C1178" w:rsidRDefault="00523323" w:rsidP="00015C9C">
      <w:pPr>
        <w:pStyle w:val="Heading2"/>
        <w:spacing w:before="120" w:after="120" w:line="360" w:lineRule="auto"/>
        <w:ind w:left="850" w:hanging="578"/>
      </w:pPr>
      <w:bookmarkStart w:id="7" w:name="_Toc2027240"/>
      <w:r w:rsidRPr="003C1178">
        <w:t>Introduction</w:t>
      </w:r>
      <w:bookmarkEnd w:id="7"/>
    </w:p>
    <w:p w14:paraId="3EB87D71" w14:textId="40359056" w:rsidR="00523323" w:rsidRPr="003C1178" w:rsidRDefault="00523323" w:rsidP="00523323">
      <w:pPr>
        <w:spacing w:after="120" w:line="360" w:lineRule="auto"/>
        <w:ind w:left="272"/>
      </w:pPr>
      <w:r w:rsidRPr="003C1178">
        <w:t xml:space="preserve">The prototype for our proposed design has been built to reflect feedback, course material, and research undertaken. The full </w:t>
      </w:r>
      <w:r w:rsidR="00C471CE" w:rsidRPr="003C1178">
        <w:t>set of display screens is</w:t>
      </w:r>
      <w:r w:rsidRPr="003C1178">
        <w:t xml:space="preserve"> included in the Appendix</w:t>
      </w:r>
      <w:r w:rsidR="00597718" w:rsidRPr="003C1178">
        <w:t xml:space="preserve"> (see </w:t>
      </w:r>
      <w:r w:rsidR="00597718" w:rsidRPr="003C1178">
        <w:fldChar w:fldCharType="begin"/>
      </w:r>
      <w:r w:rsidR="00597718" w:rsidRPr="003C1178">
        <w:instrText xml:space="preserve"> REF _Ref1716367 \r \h </w:instrText>
      </w:r>
      <w:r w:rsidR="003C1178" w:rsidRPr="003C1178">
        <w:instrText xml:space="preserve"> \* MERGEFORMAT </w:instrText>
      </w:r>
      <w:r w:rsidR="00597718" w:rsidRPr="003C1178">
        <w:fldChar w:fldCharType="separate"/>
      </w:r>
      <w:r w:rsidR="00E67EC7">
        <w:t>7</w:t>
      </w:r>
      <w:r w:rsidR="00597718" w:rsidRPr="003C1178">
        <w:fldChar w:fldCharType="end"/>
      </w:r>
      <w:r w:rsidR="00597718" w:rsidRPr="003C1178">
        <w:t xml:space="preserve"> Prototypes Screenshots)</w:t>
      </w:r>
      <w:r w:rsidRPr="003C1178">
        <w:t xml:space="preserve">, but an outline of each is given here along </w:t>
      </w:r>
      <w:r w:rsidR="00015AF9" w:rsidRPr="003C1178">
        <w:t xml:space="preserve">with </w:t>
      </w:r>
      <w:r w:rsidRPr="003C1178">
        <w:t>supporting research</w:t>
      </w:r>
      <w:r w:rsidR="00597718" w:rsidRPr="003C1178">
        <w:t xml:space="preserve">. The details of scenarios for the screen interaction and of the use-case for the robot interaction appear in the Appendix as </w:t>
      </w:r>
      <w:r w:rsidR="00597718" w:rsidRPr="003C1178">
        <w:fldChar w:fldCharType="begin"/>
      </w:r>
      <w:r w:rsidR="00597718" w:rsidRPr="003C1178">
        <w:instrText xml:space="preserve"> REF _Ref1465486 \r \h </w:instrText>
      </w:r>
      <w:r w:rsidR="003C1178" w:rsidRPr="003C1178">
        <w:instrText xml:space="preserve"> \* MERGEFORMAT </w:instrText>
      </w:r>
      <w:r w:rsidR="00597718" w:rsidRPr="003C1178">
        <w:fldChar w:fldCharType="separate"/>
      </w:r>
      <w:r w:rsidR="00E67EC7">
        <w:t>6.3</w:t>
      </w:r>
      <w:r w:rsidR="00597718" w:rsidRPr="003C1178">
        <w:fldChar w:fldCharType="end"/>
      </w:r>
      <w:r w:rsidR="00597718" w:rsidRPr="003C1178">
        <w:t xml:space="preserve"> Scenarios and Use-Case.</w:t>
      </w:r>
    </w:p>
    <w:p w14:paraId="46B13FAD" w14:textId="77777777" w:rsidR="00C14FA3" w:rsidRPr="003C1178" w:rsidRDefault="00C14FA3" w:rsidP="00015C9C">
      <w:pPr>
        <w:pStyle w:val="Heading2"/>
        <w:spacing w:before="120" w:after="120" w:line="360" w:lineRule="auto"/>
        <w:ind w:left="850" w:hanging="578"/>
      </w:pPr>
      <w:bookmarkStart w:id="8" w:name="_Toc2027241"/>
      <w:r w:rsidRPr="003C1178">
        <w:t>Log</w:t>
      </w:r>
      <w:r w:rsidR="00722707" w:rsidRPr="003C1178">
        <w:t>-</w:t>
      </w:r>
      <w:r w:rsidRPr="003C1178">
        <w:t xml:space="preserve">in </w:t>
      </w:r>
      <w:r w:rsidR="00722707" w:rsidRPr="003C1178">
        <w:t>Screen</w:t>
      </w:r>
      <w:bookmarkEnd w:id="8"/>
    </w:p>
    <w:p w14:paraId="18E4B1B5" w14:textId="77777777" w:rsidR="00495E25" w:rsidRPr="003C1178" w:rsidRDefault="00934523" w:rsidP="00397025">
      <w:pPr>
        <w:spacing w:after="120" w:line="360" w:lineRule="auto"/>
        <w:ind w:left="947" w:hanging="720"/>
      </w:pPr>
      <w:r w:rsidRPr="003C1178">
        <w:rPr>
          <w:b/>
        </w:rPr>
        <w:t>Purpose of Screen</w:t>
      </w:r>
      <w:r w:rsidRPr="003C1178">
        <w:t>: O</w:t>
      </w:r>
      <w:r w:rsidR="00722707" w:rsidRPr="003C1178">
        <w:t>ffers a secure mech</w:t>
      </w:r>
      <w:r w:rsidR="00066A16" w:rsidRPr="003C1178">
        <w:t xml:space="preserve">anism for both the user and </w:t>
      </w:r>
      <w:r w:rsidR="00021B0D" w:rsidRPr="003C1178">
        <w:t xml:space="preserve">other </w:t>
      </w:r>
      <w:r w:rsidR="00722707" w:rsidRPr="003C1178">
        <w:t xml:space="preserve">stakeholders to interact with the system. </w:t>
      </w:r>
      <w:r w:rsidRPr="003C1178">
        <w:t>Prohibit</w:t>
      </w:r>
      <w:r w:rsidR="00021B0D" w:rsidRPr="003C1178">
        <w:t>s</w:t>
      </w:r>
      <w:r w:rsidRPr="003C1178">
        <w:t xml:space="preserve"> fraudulent use of system.</w:t>
      </w:r>
    </w:p>
    <w:p w14:paraId="188228C6" w14:textId="77777777" w:rsidR="00495E25" w:rsidRPr="003C1178" w:rsidRDefault="00934523" w:rsidP="00397025">
      <w:pPr>
        <w:spacing w:after="120" w:line="360" w:lineRule="auto"/>
        <w:ind w:left="947" w:hanging="720"/>
      </w:pPr>
      <w:r w:rsidRPr="003C1178">
        <w:rPr>
          <w:b/>
        </w:rPr>
        <w:lastRenderedPageBreak/>
        <w:t>Background software</w:t>
      </w:r>
      <w:r w:rsidRPr="003C1178">
        <w:t xml:space="preserve">: Camera with facial recognition embedded into screen. This allows a seamless log-in for the user without the need for ‘password’ details. </w:t>
      </w:r>
      <w:r w:rsidR="00495E25" w:rsidRPr="003C1178">
        <w:t xml:space="preserve">Having passed that check once a day, the primary user is ‘remembered’ so that they do not have to repeatedly log-in. </w:t>
      </w:r>
    </w:p>
    <w:p w14:paraId="5462FA5D" w14:textId="6AC79990" w:rsidR="000D1F1D" w:rsidRPr="003C1178" w:rsidRDefault="00934523" w:rsidP="00397025">
      <w:pPr>
        <w:pStyle w:val="NoSpacing"/>
        <w:spacing w:after="120" w:line="360" w:lineRule="auto"/>
        <w:ind w:left="947" w:hanging="720"/>
      </w:pPr>
      <w:r w:rsidRPr="003C1178">
        <w:rPr>
          <w:b/>
        </w:rPr>
        <w:t>Log-In ‘Password’ entry box</w:t>
      </w:r>
      <w:r w:rsidRPr="003C1178">
        <w:t xml:space="preserve">: </w:t>
      </w:r>
      <w:r w:rsidR="00987D07" w:rsidRPr="003C1178">
        <w:t>Password allows a user to bypass the facial recognition.</w:t>
      </w:r>
    </w:p>
    <w:p w14:paraId="742B91BB" w14:textId="5290AB12" w:rsidR="003D3572" w:rsidRPr="003C1178" w:rsidRDefault="00015AF9" w:rsidP="00987D07">
      <w:pPr>
        <w:pStyle w:val="NoSpacing"/>
        <w:spacing w:after="120" w:line="360" w:lineRule="auto"/>
        <w:ind w:left="993" w:hanging="766"/>
      </w:pPr>
      <w:r w:rsidRPr="003C1178">
        <w:rPr>
          <w:b/>
        </w:rPr>
        <w:t xml:space="preserve">Supporting Research: </w:t>
      </w:r>
      <w:r w:rsidR="003D3572" w:rsidRPr="003C1178">
        <w:t xml:space="preserve">In a web article MedConfidential (2018) considered that a patient’s trust that their medical information is secure from outside knowledge as vital for full disclosure. </w:t>
      </w:r>
      <w:r w:rsidR="00B37830" w:rsidRPr="003C1178">
        <w:t xml:space="preserve">Kontomanolis </w:t>
      </w:r>
      <w:r w:rsidR="00B37830" w:rsidRPr="003C1178">
        <w:rPr>
          <w:i/>
        </w:rPr>
        <w:t xml:space="preserve">et </w:t>
      </w:r>
      <w:r w:rsidR="00B37830" w:rsidRPr="003C1178">
        <w:t xml:space="preserve">al. (2017) highlighted how public knowledge of some medical conditions can have devastating consequences on the social position of patients. </w:t>
      </w:r>
      <w:r w:rsidR="00C471CE" w:rsidRPr="003C1178">
        <w:t>With the possibility of</w:t>
      </w:r>
      <w:r w:rsidR="003D3572" w:rsidRPr="003C1178">
        <w:t xml:space="preserve"> a malicious intruder in the home </w:t>
      </w:r>
      <w:r w:rsidR="00C471CE" w:rsidRPr="003C1178">
        <w:t>accessing</w:t>
      </w:r>
      <w:r w:rsidR="003D3572" w:rsidRPr="003C1178">
        <w:t xml:space="preserve"> a host of unsecured application mechanisms, a secure system that only permits access to authorised people </w:t>
      </w:r>
      <w:r w:rsidR="00021B0D" w:rsidRPr="003C1178">
        <w:t>gives</w:t>
      </w:r>
      <w:r w:rsidR="003D3572" w:rsidRPr="003C1178">
        <w:t xml:space="preserve"> peace of mind </w:t>
      </w:r>
      <w:r w:rsidR="00237CFC" w:rsidRPr="003C1178">
        <w:t>to</w:t>
      </w:r>
      <w:r w:rsidR="00987D07" w:rsidRPr="003C1178">
        <w:t xml:space="preserve"> the</w:t>
      </w:r>
      <w:r w:rsidR="00237CFC" w:rsidRPr="003C1178">
        <w:t xml:space="preserve"> user</w:t>
      </w:r>
      <w:r w:rsidR="00987D07" w:rsidRPr="003C1178">
        <w:t>.</w:t>
      </w:r>
    </w:p>
    <w:p w14:paraId="4682ABDE" w14:textId="77777777" w:rsidR="00F2257A" w:rsidRPr="003C1178" w:rsidRDefault="00F2257A" w:rsidP="00826C0E">
      <w:pPr>
        <w:pStyle w:val="Heading2"/>
        <w:spacing w:before="120" w:after="120" w:line="360" w:lineRule="auto"/>
        <w:ind w:left="720" w:hanging="578"/>
      </w:pPr>
      <w:bookmarkStart w:id="9" w:name="_Ref1145344"/>
      <w:bookmarkStart w:id="10" w:name="_Toc2027242"/>
      <w:r w:rsidRPr="003C1178">
        <w:t xml:space="preserve">Home </w:t>
      </w:r>
      <w:bookmarkEnd w:id="9"/>
      <w:r w:rsidR="00445E25" w:rsidRPr="003C1178">
        <w:t>Screen</w:t>
      </w:r>
      <w:bookmarkEnd w:id="10"/>
    </w:p>
    <w:p w14:paraId="1E084415" w14:textId="31E85841" w:rsidR="00934523" w:rsidRPr="003C1178" w:rsidRDefault="00934523" w:rsidP="00397025">
      <w:pPr>
        <w:spacing w:after="120" w:line="360" w:lineRule="auto"/>
        <w:ind w:left="862" w:hanging="720"/>
      </w:pPr>
      <w:r w:rsidRPr="003C1178">
        <w:rPr>
          <w:b/>
        </w:rPr>
        <w:t>Purpose of Screen</w:t>
      </w:r>
      <w:r w:rsidRPr="003C1178">
        <w:t>: Allow selection of the four functional areas outlined by the requirements. One further selection option permits changing display colours via a Settings</w:t>
      </w:r>
      <w:r w:rsidR="00237CFC" w:rsidRPr="003C1178">
        <w:t xml:space="preserve"> </w:t>
      </w:r>
      <w:r w:rsidRPr="003C1178">
        <w:t>screen.</w:t>
      </w:r>
    </w:p>
    <w:p w14:paraId="3E28AAB4" w14:textId="21BF232C" w:rsidR="00F2257A" w:rsidRPr="003C1178" w:rsidRDefault="003D3572" w:rsidP="00397025">
      <w:pPr>
        <w:spacing w:line="360" w:lineRule="auto"/>
        <w:ind w:left="862" w:hanging="720"/>
      </w:pPr>
      <w:r w:rsidRPr="003C1178">
        <w:rPr>
          <w:b/>
        </w:rPr>
        <w:t>User i</w:t>
      </w:r>
      <w:r w:rsidR="00934523" w:rsidRPr="003C1178">
        <w:rPr>
          <w:b/>
        </w:rPr>
        <w:t>nteraction</w:t>
      </w:r>
      <w:r w:rsidRPr="003C1178">
        <w:rPr>
          <w:b/>
        </w:rPr>
        <w:t xml:space="preserve">: </w:t>
      </w:r>
      <w:r w:rsidR="00237CFC" w:rsidRPr="003C1178">
        <w:t>F</w:t>
      </w:r>
      <w:r w:rsidR="00F2257A" w:rsidRPr="003C1178">
        <w:t>ive buttons</w:t>
      </w:r>
      <w:r w:rsidR="00934523" w:rsidRPr="003C1178">
        <w:t xml:space="preserve"> which have </w:t>
      </w:r>
      <w:r w:rsidR="00C471CE" w:rsidRPr="003C1178">
        <w:t>a</w:t>
      </w:r>
      <w:r w:rsidR="00934523" w:rsidRPr="003C1178">
        <w:t xml:space="preserve"> unique </w:t>
      </w:r>
      <w:r w:rsidR="00F2257A" w:rsidRPr="003C1178">
        <w:t>colour:</w:t>
      </w:r>
    </w:p>
    <w:p w14:paraId="39298366" w14:textId="23F91A81" w:rsidR="00F2257A" w:rsidRPr="003C1178" w:rsidRDefault="00F2257A" w:rsidP="00987D07">
      <w:pPr>
        <w:pStyle w:val="ListParagraph"/>
        <w:numPr>
          <w:ilvl w:val="0"/>
          <w:numId w:val="18"/>
        </w:numPr>
        <w:spacing w:line="360" w:lineRule="auto"/>
        <w:ind w:left="1276"/>
      </w:pPr>
      <w:r w:rsidRPr="003C1178">
        <w:t>Green, medication button will take the user to the medication page of the application (</w:t>
      </w:r>
      <w:r w:rsidR="00872F4A" w:rsidRPr="003C1178">
        <w:t>see</w:t>
      </w:r>
      <w:r w:rsidR="00397025" w:rsidRPr="003C1178">
        <w:t xml:space="preserve"> </w:t>
      </w:r>
      <w:r w:rsidR="00397025" w:rsidRPr="003C1178">
        <w:fldChar w:fldCharType="begin"/>
      </w:r>
      <w:r w:rsidR="00397025" w:rsidRPr="003C1178">
        <w:instrText xml:space="preserve"> REF _Ref1145265 \r \h </w:instrText>
      </w:r>
      <w:r w:rsidR="003C1178" w:rsidRPr="003C1178">
        <w:instrText xml:space="preserve"> \* MERGEFORMAT </w:instrText>
      </w:r>
      <w:r w:rsidR="00397025" w:rsidRPr="003C1178">
        <w:fldChar w:fldCharType="separate"/>
      </w:r>
      <w:r w:rsidR="00E67EC7">
        <w:t>5.4</w:t>
      </w:r>
      <w:r w:rsidR="00397025" w:rsidRPr="003C1178">
        <w:fldChar w:fldCharType="end"/>
      </w:r>
      <w:r w:rsidR="00D062CB" w:rsidRPr="003C1178">
        <w:t xml:space="preserve"> Medication</w:t>
      </w:r>
      <w:r w:rsidR="00872F4A" w:rsidRPr="003C1178">
        <w:fldChar w:fldCharType="begin"/>
      </w:r>
      <w:r w:rsidR="00872F4A" w:rsidRPr="003C1178">
        <w:instrText xml:space="preserve"> REF _Ref1145265 \r \h </w:instrText>
      </w:r>
      <w:r w:rsidR="003C1178" w:rsidRPr="003C1178">
        <w:instrText xml:space="preserve"> \* MERGEFORMAT </w:instrText>
      </w:r>
      <w:r w:rsidR="00D65D29">
        <w:fldChar w:fldCharType="separate"/>
      </w:r>
      <w:r w:rsidR="00E67EC7">
        <w:t>5.4</w:t>
      </w:r>
      <w:r w:rsidR="00872F4A" w:rsidRPr="003C1178">
        <w:fldChar w:fldCharType="end"/>
      </w:r>
      <w:r w:rsidRPr="003C1178">
        <w:t>). This button will also pulse along with a chiming sound when it is time to take a given medication.</w:t>
      </w:r>
    </w:p>
    <w:p w14:paraId="08A2A8E4" w14:textId="48E43187" w:rsidR="00F2257A" w:rsidRPr="003C1178" w:rsidRDefault="00F2257A" w:rsidP="00987D07">
      <w:pPr>
        <w:pStyle w:val="ListParagraph"/>
        <w:numPr>
          <w:ilvl w:val="0"/>
          <w:numId w:val="18"/>
        </w:numPr>
        <w:spacing w:line="360" w:lineRule="auto"/>
        <w:ind w:left="1276"/>
      </w:pPr>
      <w:r w:rsidRPr="003C1178">
        <w:t>Red, energy/smart home button will take the user to energy page of the application (see</w:t>
      </w:r>
      <w:r w:rsidR="00D062CB" w:rsidRPr="003C1178">
        <w:t xml:space="preserve"> </w:t>
      </w:r>
      <w:r w:rsidR="00FD4A83" w:rsidRPr="003C1178">
        <w:fldChar w:fldCharType="begin"/>
      </w:r>
      <w:r w:rsidR="00FD4A83" w:rsidRPr="003C1178">
        <w:instrText xml:space="preserve"> REF _Ref1145281 \r \h </w:instrText>
      </w:r>
      <w:r w:rsidR="003C1178" w:rsidRPr="003C1178">
        <w:instrText xml:space="preserve"> \* MERGEFORMAT </w:instrText>
      </w:r>
      <w:r w:rsidR="00FD4A83" w:rsidRPr="003C1178">
        <w:fldChar w:fldCharType="separate"/>
      </w:r>
      <w:r w:rsidR="00E67EC7">
        <w:t>5.5</w:t>
      </w:r>
      <w:r w:rsidR="00FD4A83" w:rsidRPr="003C1178">
        <w:fldChar w:fldCharType="end"/>
      </w:r>
      <w:r w:rsidR="00D062CB" w:rsidRPr="003C1178">
        <w:t xml:space="preserve"> Energy Page</w:t>
      </w:r>
      <w:r w:rsidRPr="003C1178">
        <w:t xml:space="preserve">). </w:t>
      </w:r>
    </w:p>
    <w:p w14:paraId="6335D538" w14:textId="239354FB" w:rsidR="00F2257A" w:rsidRPr="003C1178" w:rsidRDefault="00F2257A" w:rsidP="00987D07">
      <w:pPr>
        <w:pStyle w:val="ListParagraph"/>
        <w:numPr>
          <w:ilvl w:val="0"/>
          <w:numId w:val="18"/>
        </w:numPr>
        <w:spacing w:line="360" w:lineRule="auto"/>
        <w:ind w:left="1276"/>
      </w:pPr>
      <w:r w:rsidRPr="003C1178">
        <w:t>Blue, exercise button. (see</w:t>
      </w:r>
      <w:r w:rsidR="00D062CB" w:rsidRPr="003C1178">
        <w:t xml:space="preserve"> </w:t>
      </w:r>
      <w:r w:rsidR="00FD4A83" w:rsidRPr="003C1178">
        <w:fldChar w:fldCharType="begin"/>
      </w:r>
      <w:r w:rsidR="00FD4A83" w:rsidRPr="003C1178">
        <w:instrText xml:space="preserve"> REF _Ref1310533 \r \h </w:instrText>
      </w:r>
      <w:r w:rsidR="003C1178" w:rsidRPr="003C1178">
        <w:instrText xml:space="preserve"> \* MERGEFORMAT </w:instrText>
      </w:r>
      <w:r w:rsidR="00FD4A83" w:rsidRPr="003C1178">
        <w:fldChar w:fldCharType="separate"/>
      </w:r>
      <w:r w:rsidR="00E67EC7">
        <w:t>5.6</w:t>
      </w:r>
      <w:r w:rsidR="00FD4A83" w:rsidRPr="003C1178">
        <w:fldChar w:fldCharType="end"/>
      </w:r>
      <w:r w:rsidR="00FD4A83" w:rsidRPr="003C1178">
        <w:t xml:space="preserve"> </w:t>
      </w:r>
      <w:r w:rsidR="00176DFE" w:rsidRPr="003C1178">
        <w:t>Exercise Page</w:t>
      </w:r>
      <w:r w:rsidRPr="003C1178">
        <w:t>)</w:t>
      </w:r>
      <w:r w:rsidR="00495E25" w:rsidRPr="003C1178">
        <w:t>.</w:t>
      </w:r>
    </w:p>
    <w:p w14:paraId="2341AD7F" w14:textId="554B9A10" w:rsidR="00F2257A" w:rsidRPr="003C1178" w:rsidRDefault="00F2257A" w:rsidP="00987D07">
      <w:pPr>
        <w:pStyle w:val="ListParagraph"/>
        <w:numPr>
          <w:ilvl w:val="0"/>
          <w:numId w:val="18"/>
        </w:numPr>
        <w:spacing w:line="360" w:lineRule="auto"/>
        <w:ind w:left="1276"/>
      </w:pPr>
      <w:r w:rsidRPr="003C1178">
        <w:t>Purple “robot” button (see</w:t>
      </w:r>
      <w:r w:rsidR="00176DFE" w:rsidRPr="003C1178">
        <w:t xml:space="preserve"> </w:t>
      </w:r>
      <w:r w:rsidR="00FD4A83" w:rsidRPr="003C1178">
        <w:fldChar w:fldCharType="begin"/>
      </w:r>
      <w:r w:rsidR="00FD4A83" w:rsidRPr="003C1178">
        <w:instrText xml:space="preserve"> REF _Ref1310564 \r \h </w:instrText>
      </w:r>
      <w:r w:rsidR="003C1178" w:rsidRPr="003C1178">
        <w:instrText xml:space="preserve"> \* MERGEFORMAT </w:instrText>
      </w:r>
      <w:r w:rsidR="00FD4A83" w:rsidRPr="003C1178">
        <w:fldChar w:fldCharType="separate"/>
      </w:r>
      <w:r w:rsidR="00E67EC7">
        <w:t>5.7</w:t>
      </w:r>
      <w:r w:rsidR="00FD4A83" w:rsidRPr="003C1178">
        <w:fldChar w:fldCharType="end"/>
      </w:r>
      <w:r w:rsidR="00015C9C" w:rsidRPr="003C1178">
        <w:t xml:space="preserve"> </w:t>
      </w:r>
      <w:r w:rsidR="00176DFE" w:rsidRPr="003C1178">
        <w:t>Smart Robot</w:t>
      </w:r>
      <w:r w:rsidRPr="003C1178">
        <w:t>)</w:t>
      </w:r>
      <w:r w:rsidR="00495E25" w:rsidRPr="003C1178">
        <w:t>.</w:t>
      </w:r>
    </w:p>
    <w:p w14:paraId="29A9A70C" w14:textId="651FC26B" w:rsidR="00F2257A" w:rsidRPr="003C1178" w:rsidRDefault="00F2257A" w:rsidP="00987D07">
      <w:pPr>
        <w:pStyle w:val="ListParagraph"/>
        <w:numPr>
          <w:ilvl w:val="0"/>
          <w:numId w:val="18"/>
        </w:numPr>
        <w:spacing w:line="360" w:lineRule="auto"/>
        <w:ind w:left="1276"/>
      </w:pPr>
      <w:r w:rsidRPr="003C1178">
        <w:t>Settings button</w:t>
      </w:r>
      <w:r w:rsidR="00237CFC" w:rsidRPr="003C1178">
        <w:t xml:space="preserve"> </w:t>
      </w:r>
      <w:r w:rsidRPr="003C1178">
        <w:t>(see</w:t>
      </w:r>
      <w:r w:rsidR="00176DFE" w:rsidRPr="003C1178">
        <w:t xml:space="preserve"> </w:t>
      </w:r>
      <w:r w:rsidR="00FD4A83" w:rsidRPr="003C1178">
        <w:fldChar w:fldCharType="begin"/>
      </w:r>
      <w:r w:rsidR="00FD4A83" w:rsidRPr="003C1178">
        <w:instrText xml:space="preserve"> REF _Ref1310581 \r \h </w:instrText>
      </w:r>
      <w:r w:rsidR="003C1178" w:rsidRPr="003C1178">
        <w:instrText xml:space="preserve"> \* MERGEFORMAT </w:instrText>
      </w:r>
      <w:r w:rsidR="00FD4A83" w:rsidRPr="003C1178">
        <w:fldChar w:fldCharType="separate"/>
      </w:r>
      <w:r w:rsidR="00E67EC7">
        <w:t>5.8</w:t>
      </w:r>
      <w:r w:rsidR="00FD4A83" w:rsidRPr="003C1178">
        <w:fldChar w:fldCharType="end"/>
      </w:r>
      <w:r w:rsidR="00176DFE" w:rsidRPr="003C1178">
        <w:t xml:space="preserve"> Settings)</w:t>
      </w:r>
      <w:r w:rsidR="00495E25" w:rsidRPr="003C1178">
        <w:t>.</w:t>
      </w:r>
    </w:p>
    <w:p w14:paraId="44EFC2FB" w14:textId="574F1D07" w:rsidR="003C2224" w:rsidRPr="003C1178" w:rsidRDefault="003C2224" w:rsidP="00987D07">
      <w:pPr>
        <w:pStyle w:val="ListParagraph"/>
        <w:numPr>
          <w:ilvl w:val="0"/>
          <w:numId w:val="18"/>
        </w:numPr>
        <w:spacing w:line="360" w:lineRule="auto"/>
        <w:ind w:left="1276"/>
      </w:pPr>
      <w:r w:rsidRPr="003C1178">
        <w:t xml:space="preserve">Help button that will give contact </w:t>
      </w:r>
      <w:r w:rsidR="00951A75" w:rsidRPr="003C1178">
        <w:t>information for support.</w:t>
      </w:r>
    </w:p>
    <w:p w14:paraId="6C7A3CE4" w14:textId="77777777" w:rsidR="00750A68" w:rsidRPr="003C1178" w:rsidRDefault="00750A68" w:rsidP="00015C9C">
      <w:pPr>
        <w:pStyle w:val="Heading2"/>
        <w:spacing w:before="120" w:after="120" w:line="360" w:lineRule="auto"/>
        <w:ind w:left="850" w:hanging="578"/>
      </w:pPr>
      <w:bookmarkStart w:id="11" w:name="_Ref1145265"/>
      <w:bookmarkStart w:id="12" w:name="_Ref1655006"/>
      <w:bookmarkStart w:id="13" w:name="_Toc2027243"/>
      <w:bookmarkStart w:id="14" w:name="_Ref1145289"/>
      <w:r w:rsidRPr="003C1178">
        <w:t>Medication</w:t>
      </w:r>
      <w:bookmarkEnd w:id="11"/>
      <w:r w:rsidRPr="003C1178">
        <w:t xml:space="preserve"> </w:t>
      </w:r>
      <w:r w:rsidR="00FC0DDB" w:rsidRPr="003C1178">
        <w:t>Screen</w:t>
      </w:r>
      <w:bookmarkEnd w:id="12"/>
      <w:bookmarkEnd w:id="13"/>
    </w:p>
    <w:p w14:paraId="287EE640" w14:textId="77777777" w:rsidR="00934523" w:rsidRPr="003C1178" w:rsidRDefault="00934523" w:rsidP="00FD4A83">
      <w:pPr>
        <w:spacing w:line="360" w:lineRule="auto"/>
        <w:ind w:left="992" w:hanging="720"/>
      </w:pPr>
      <w:r w:rsidRPr="003C1178">
        <w:rPr>
          <w:b/>
        </w:rPr>
        <w:t>Purpose of Screen</w:t>
      </w:r>
      <w:r w:rsidRPr="003C1178">
        <w:t xml:space="preserve">: That day’s medicine dosage is displayed with an option to select ‘Taken’. </w:t>
      </w:r>
      <w:r w:rsidR="00556BF3" w:rsidRPr="003C1178">
        <w:t>It defaults to the current day.</w:t>
      </w:r>
    </w:p>
    <w:p w14:paraId="2753DCA0" w14:textId="6B87F9A6" w:rsidR="00934523" w:rsidRPr="003C1178" w:rsidRDefault="00934523" w:rsidP="00FD4A83">
      <w:pPr>
        <w:spacing w:line="360" w:lineRule="auto"/>
        <w:ind w:left="992" w:hanging="720"/>
      </w:pPr>
      <w:r w:rsidRPr="003C1178">
        <w:rPr>
          <w:b/>
        </w:rPr>
        <w:t>Inter-screen Interaction:</w:t>
      </w:r>
      <w:r w:rsidRPr="003C1178">
        <w:t xml:space="preserve"> If a medication dosage is due, this condition will trigger a flashing image of the </w:t>
      </w:r>
      <w:r w:rsidR="00237CFC" w:rsidRPr="003C1178">
        <w:t>m</w:t>
      </w:r>
      <w:r w:rsidRPr="003C1178">
        <w:t xml:space="preserve">edication </w:t>
      </w:r>
      <w:r w:rsidR="00237CFC" w:rsidRPr="003C1178">
        <w:t xml:space="preserve">button </w:t>
      </w:r>
      <w:r w:rsidRPr="003C1178">
        <w:t>on the home</w:t>
      </w:r>
      <w:r w:rsidR="00237CFC" w:rsidRPr="003C1178">
        <w:t xml:space="preserve"> </w:t>
      </w:r>
      <w:r w:rsidRPr="003C1178">
        <w:t>screen</w:t>
      </w:r>
      <w:r w:rsidR="00556BF3" w:rsidRPr="003C1178">
        <w:t xml:space="preserve"> and a chiming sound </w:t>
      </w:r>
      <w:r w:rsidR="00237CFC" w:rsidRPr="003C1178">
        <w:t>is played</w:t>
      </w:r>
      <w:r w:rsidRPr="003C1178">
        <w:t xml:space="preserve">. </w:t>
      </w:r>
    </w:p>
    <w:p w14:paraId="11942061" w14:textId="77777777" w:rsidR="009B626A" w:rsidRPr="003C1178" w:rsidRDefault="008F49C5" w:rsidP="00FD4A83">
      <w:pPr>
        <w:spacing w:line="360" w:lineRule="auto"/>
        <w:ind w:left="992" w:hanging="720"/>
      </w:pPr>
      <w:r w:rsidRPr="003C1178">
        <w:rPr>
          <w:b/>
        </w:rPr>
        <w:lastRenderedPageBreak/>
        <w:t>User Interaction:</w:t>
      </w:r>
      <w:r w:rsidRPr="003C1178">
        <w:t xml:space="preserve"> </w:t>
      </w:r>
    </w:p>
    <w:p w14:paraId="5A814519" w14:textId="7AAAEA33" w:rsidR="008F49C5" w:rsidRPr="003C1178" w:rsidRDefault="008F49C5" w:rsidP="009B626A">
      <w:pPr>
        <w:pStyle w:val="ListParagraph"/>
        <w:numPr>
          <w:ilvl w:val="0"/>
          <w:numId w:val="34"/>
        </w:numPr>
        <w:spacing w:line="360" w:lineRule="auto"/>
      </w:pPr>
      <w:r w:rsidRPr="003C1178">
        <w:t>Users can select taken for medication. Users can navigate to the edit area. Users can access detailed information on a medication by pressing its picture.</w:t>
      </w:r>
    </w:p>
    <w:p w14:paraId="08F38D86" w14:textId="09443936" w:rsidR="00E050D3" w:rsidRPr="003C1178" w:rsidRDefault="00E050D3" w:rsidP="009B626A">
      <w:pPr>
        <w:pStyle w:val="ListParagraph"/>
        <w:numPr>
          <w:ilvl w:val="0"/>
          <w:numId w:val="34"/>
        </w:numPr>
        <w:spacing w:line="360" w:lineRule="auto"/>
      </w:pPr>
      <w:r w:rsidRPr="003C1178">
        <w:t>The day shown can be changed by pressing the “change day” button.</w:t>
      </w:r>
    </w:p>
    <w:p w14:paraId="79F81F11" w14:textId="45590B0D" w:rsidR="009B626A" w:rsidRPr="003C1178" w:rsidRDefault="009B626A" w:rsidP="00CA463C">
      <w:pPr>
        <w:pStyle w:val="NoSpacing"/>
        <w:numPr>
          <w:ilvl w:val="0"/>
          <w:numId w:val="34"/>
        </w:numPr>
        <w:spacing w:line="360" w:lineRule="auto"/>
      </w:pPr>
      <w:r w:rsidRPr="003C1178">
        <w:t xml:space="preserve">A ‘Change’ button on the lower right of the screen allows modifying the medication on the user’s list of medications to take. </w:t>
      </w:r>
    </w:p>
    <w:p w14:paraId="5743A284" w14:textId="5A04429C" w:rsidR="00934523" w:rsidRPr="003C1178" w:rsidRDefault="00934523" w:rsidP="0098292E">
      <w:pPr>
        <w:spacing w:line="360" w:lineRule="auto"/>
        <w:ind w:left="993" w:hanging="709"/>
      </w:pPr>
      <w:r w:rsidRPr="003C1178">
        <w:rPr>
          <w:b/>
        </w:rPr>
        <w:t>Screen Warning</w:t>
      </w:r>
      <w:r w:rsidRPr="003C1178">
        <w:t xml:space="preserve">: If the user </w:t>
      </w:r>
      <w:r w:rsidR="00CA463C" w:rsidRPr="003C1178">
        <w:t>presses</w:t>
      </w:r>
      <w:r w:rsidRPr="003C1178">
        <w:t xml:space="preserve"> </w:t>
      </w:r>
      <w:r w:rsidR="00237CFC" w:rsidRPr="003C1178">
        <w:t>‘t</w:t>
      </w:r>
      <w:r w:rsidRPr="003C1178">
        <w:t>aken’ for a medication</w:t>
      </w:r>
      <w:r w:rsidR="00C5149A" w:rsidRPr="003C1178">
        <w:t xml:space="preserve"> out with the proper</w:t>
      </w:r>
      <w:r w:rsidRPr="003C1178">
        <w:t xml:space="preserve"> time, a warning screen will overlay this screen with the message that</w:t>
      </w:r>
      <w:r w:rsidR="00556BF3" w:rsidRPr="003C1178">
        <w:t xml:space="preserve"> the medication should not yet be taken</w:t>
      </w:r>
      <w:r w:rsidR="0056035D" w:rsidRPr="003C1178">
        <w:t xml:space="preserve"> and what to do if the medication has already been taken</w:t>
      </w:r>
      <w:r w:rsidR="00556BF3" w:rsidRPr="003C1178">
        <w:t xml:space="preserve">. </w:t>
      </w:r>
      <w:r w:rsidR="00CA463C" w:rsidRPr="003C1178">
        <w:t xml:space="preserve">The facility to select taken on this screen is to avoid taking medication twice in the case of forgetful users and silences the warning on the home page. </w:t>
      </w:r>
      <w:r w:rsidR="00556BF3" w:rsidRPr="003C1178">
        <w:t>(See Appendix</w:t>
      </w:r>
      <w:r w:rsidR="00B51CAB" w:rsidRPr="003C1178">
        <w:t xml:space="preserve"> </w:t>
      </w:r>
      <w:r w:rsidR="00B51CAB" w:rsidRPr="003C1178">
        <w:fldChar w:fldCharType="begin"/>
      </w:r>
      <w:r w:rsidR="00B51CAB" w:rsidRPr="003C1178">
        <w:instrText xml:space="preserve"> REF _Ref1640841 \r \h </w:instrText>
      </w:r>
      <w:r w:rsidR="003C1178" w:rsidRPr="003C1178">
        <w:instrText xml:space="preserve"> \* MERGEFORMAT </w:instrText>
      </w:r>
      <w:r w:rsidR="00B51CAB" w:rsidRPr="003C1178">
        <w:fldChar w:fldCharType="separate"/>
      </w:r>
      <w:r w:rsidR="00E67EC7">
        <w:t>7.1.5</w:t>
      </w:r>
      <w:r w:rsidR="00B51CAB" w:rsidRPr="003C1178">
        <w:fldChar w:fldCharType="end"/>
      </w:r>
      <w:r w:rsidR="00B51CAB" w:rsidRPr="003C1178">
        <w:t>, Medication Screen with Warning about Dosage Time).</w:t>
      </w:r>
      <w:r w:rsidR="00556BF3" w:rsidRPr="003C1178">
        <w:t xml:space="preserve"> </w:t>
      </w:r>
    </w:p>
    <w:p w14:paraId="752DA2A4" w14:textId="3C372D8F" w:rsidR="00821842" w:rsidRPr="003C1178" w:rsidRDefault="00C5149A" w:rsidP="00CA463C">
      <w:pPr>
        <w:spacing w:line="360" w:lineRule="auto"/>
        <w:ind w:left="993" w:hanging="721"/>
      </w:pPr>
      <w:r w:rsidRPr="003C1178">
        <w:rPr>
          <w:b/>
        </w:rPr>
        <w:t xml:space="preserve">Supporting Research: </w:t>
      </w:r>
      <w:r w:rsidR="00997C1F" w:rsidRPr="003C1178">
        <w:t xml:space="preserve">In “8 Creative Ways to Remember” (2014), </w:t>
      </w:r>
      <w:r w:rsidR="00821842" w:rsidRPr="003C1178">
        <w:t xml:space="preserve">advice is </w:t>
      </w:r>
      <w:r w:rsidR="00997C1F" w:rsidRPr="003C1178">
        <w:t>given</w:t>
      </w:r>
      <w:r w:rsidR="00B73E67" w:rsidRPr="003C1178">
        <w:t xml:space="preserve"> on effective reminders</w:t>
      </w:r>
      <w:r w:rsidR="00997C1F" w:rsidRPr="003C1178">
        <w:t>. One suggestion</w:t>
      </w:r>
      <w:r w:rsidR="00FC0DDB" w:rsidRPr="003C1178">
        <w:t xml:space="preserve"> given</w:t>
      </w:r>
      <w:r w:rsidR="00997C1F" w:rsidRPr="003C1178">
        <w:t xml:space="preserve"> </w:t>
      </w:r>
      <w:r w:rsidR="00B73E67" w:rsidRPr="003C1178">
        <w:t xml:space="preserve">was to use pictures. </w:t>
      </w:r>
      <w:r w:rsidR="00821842" w:rsidRPr="003C1178">
        <w:t xml:space="preserve">The </w:t>
      </w:r>
      <w:r w:rsidR="00F91F57" w:rsidRPr="003C1178">
        <w:t xml:space="preserve">application </w:t>
      </w:r>
      <w:r w:rsidR="00821842" w:rsidRPr="003C1178">
        <w:t xml:space="preserve">shows </w:t>
      </w:r>
      <w:r w:rsidR="00021B0D" w:rsidRPr="003C1178">
        <w:t xml:space="preserve">the number of pills and </w:t>
      </w:r>
      <w:r w:rsidR="00821842" w:rsidRPr="003C1178">
        <w:t>at what time to take them</w:t>
      </w:r>
      <w:r w:rsidR="00021B0D" w:rsidRPr="003C1178">
        <w:t xml:space="preserve">. </w:t>
      </w:r>
      <w:r w:rsidR="00821842" w:rsidRPr="003C1178">
        <w:t xml:space="preserve">This </w:t>
      </w:r>
      <w:r w:rsidR="00CA463C" w:rsidRPr="003C1178">
        <w:t>method of</w:t>
      </w:r>
      <w:r w:rsidR="00B73E67" w:rsidRPr="003C1178">
        <w:t xml:space="preserve"> </w:t>
      </w:r>
      <w:r w:rsidR="00821842" w:rsidRPr="003C1178">
        <w:t>communicat</w:t>
      </w:r>
      <w:r w:rsidR="00B73E67" w:rsidRPr="003C1178">
        <w:t xml:space="preserve">ion is in line with the above advice and ensures </w:t>
      </w:r>
      <w:r w:rsidR="00821842" w:rsidRPr="003C1178">
        <w:t xml:space="preserve">vital information </w:t>
      </w:r>
      <w:r w:rsidR="00B73E67" w:rsidRPr="003C1178">
        <w:t xml:space="preserve">is given </w:t>
      </w:r>
      <w:r w:rsidR="00821842" w:rsidRPr="003C1178">
        <w:t xml:space="preserve">quickly and clearly. </w:t>
      </w:r>
    </w:p>
    <w:p w14:paraId="06357674" w14:textId="3D7EEFAF" w:rsidR="009C637D" w:rsidRPr="003C1178" w:rsidRDefault="00E050D3" w:rsidP="009C637D">
      <w:pPr>
        <w:pStyle w:val="Heading3"/>
        <w:spacing w:line="360" w:lineRule="auto"/>
      </w:pPr>
      <w:bookmarkStart w:id="15" w:name="_Toc2027244"/>
      <w:bookmarkStart w:id="16" w:name="_Ref1146298"/>
      <w:r w:rsidRPr="003C1178">
        <w:t>Change</w:t>
      </w:r>
      <w:r w:rsidR="00A0311E" w:rsidRPr="003C1178">
        <w:t xml:space="preserve"> </w:t>
      </w:r>
      <w:r w:rsidRPr="003C1178">
        <w:t>Day Screen</w:t>
      </w:r>
      <w:bookmarkEnd w:id="15"/>
    </w:p>
    <w:p w14:paraId="3EF6E11B" w14:textId="73B8622C" w:rsidR="00E050D3" w:rsidRPr="003C1178" w:rsidRDefault="00E050D3" w:rsidP="00CA463C">
      <w:pPr>
        <w:spacing w:line="360" w:lineRule="auto"/>
        <w:ind w:left="993" w:hanging="721"/>
      </w:pPr>
      <w:r w:rsidRPr="003C1178">
        <w:rPr>
          <w:b/>
        </w:rPr>
        <w:t>Purpose of Screen:</w:t>
      </w:r>
      <w:r w:rsidRPr="003C1178">
        <w:t xml:space="preserve">  The day</w:t>
      </w:r>
      <w:r w:rsidR="00A0311E" w:rsidRPr="003C1178">
        <w:t xml:space="preserve"> to</w:t>
      </w:r>
      <w:r w:rsidRPr="003C1178">
        <w:t xml:space="preserve"> be shown can be selected</w:t>
      </w:r>
      <w:r w:rsidR="00CA463C" w:rsidRPr="003C1178">
        <w:t>, from a calendar</w:t>
      </w:r>
      <w:r w:rsidR="009C637D" w:rsidRPr="003C1178">
        <w:t>, i</w:t>
      </w:r>
      <w:r w:rsidRPr="003C1178">
        <w:t>f the user wishes to see what medication they need to take on any given day.</w:t>
      </w:r>
      <w:r w:rsidR="00CA463C" w:rsidRPr="003C1178">
        <w:t xml:space="preserve"> This screen makes it simple for a user to switch quickly between </w:t>
      </w:r>
      <w:r w:rsidR="009C637D" w:rsidRPr="003C1178">
        <w:t>days, both past and future,</w:t>
      </w:r>
      <w:r w:rsidR="00CA463C" w:rsidRPr="003C1178">
        <w:t xml:space="preserve"> to allow them to see their medication schedule.</w:t>
      </w:r>
    </w:p>
    <w:p w14:paraId="6F18F4EC" w14:textId="5133EA02" w:rsidR="00A0311E" w:rsidRPr="003C1178" w:rsidRDefault="00A0311E" w:rsidP="00A0311E">
      <w:pPr>
        <w:pStyle w:val="NoSpacing"/>
        <w:keepNext/>
        <w:spacing w:line="360" w:lineRule="auto"/>
        <w:ind w:left="992" w:hanging="720"/>
      </w:pPr>
      <w:r w:rsidRPr="003C1178">
        <w:rPr>
          <w:b/>
        </w:rPr>
        <w:t>User Interaction:</w:t>
      </w:r>
      <w:r w:rsidRPr="003C1178">
        <w:t xml:space="preserve"> There is one interaction devices on this screen:</w:t>
      </w:r>
    </w:p>
    <w:p w14:paraId="4FA53A66" w14:textId="3EAC93C4" w:rsidR="00A0311E" w:rsidRPr="003C1178" w:rsidRDefault="00A0311E" w:rsidP="00CA463C">
      <w:pPr>
        <w:pStyle w:val="NoSpacing"/>
        <w:keepNext/>
        <w:numPr>
          <w:ilvl w:val="0"/>
          <w:numId w:val="33"/>
        </w:numPr>
        <w:spacing w:line="360" w:lineRule="auto"/>
        <w:ind w:left="1418"/>
      </w:pPr>
      <w:r w:rsidRPr="003C1178">
        <w:t xml:space="preserve">The user can select a day they wish to view their medication timetable using the </w:t>
      </w:r>
      <w:r w:rsidR="009C637D" w:rsidRPr="003C1178">
        <w:t>calendar</w:t>
      </w:r>
      <w:r w:rsidRPr="003C1178">
        <w:t xml:space="preserve"> buttons.</w:t>
      </w:r>
    </w:p>
    <w:p w14:paraId="1B602875" w14:textId="77777777" w:rsidR="00E050D3" w:rsidRPr="003C1178" w:rsidRDefault="00E050D3" w:rsidP="00E050D3">
      <w:pPr>
        <w:spacing w:line="360" w:lineRule="auto"/>
        <w:ind w:left="272"/>
      </w:pPr>
    </w:p>
    <w:p w14:paraId="262ADCCA" w14:textId="77777777" w:rsidR="00E050D3" w:rsidRPr="003C1178" w:rsidRDefault="00E050D3" w:rsidP="00E050D3">
      <w:pPr>
        <w:pStyle w:val="Heading3"/>
        <w:spacing w:after="120" w:line="360" w:lineRule="auto"/>
        <w:ind w:left="992"/>
      </w:pPr>
      <w:bookmarkStart w:id="17" w:name="_Toc2027245"/>
      <w:r w:rsidRPr="003C1178">
        <w:lastRenderedPageBreak/>
        <w:t>Add Medication Screen</w:t>
      </w:r>
      <w:bookmarkEnd w:id="17"/>
    </w:p>
    <w:p w14:paraId="5564F125" w14:textId="74E2E8D4" w:rsidR="00E050D3" w:rsidRPr="003C1178" w:rsidRDefault="00E050D3" w:rsidP="00E050D3">
      <w:pPr>
        <w:pStyle w:val="NoSpacing"/>
        <w:keepNext/>
        <w:spacing w:line="360" w:lineRule="auto"/>
        <w:ind w:left="992" w:hanging="720"/>
      </w:pPr>
      <w:r w:rsidRPr="003C1178">
        <w:rPr>
          <w:b/>
        </w:rPr>
        <w:t>Purpose of Screen:</w:t>
      </w:r>
      <w:r w:rsidRPr="003C1178">
        <w:t xml:space="preserve">  Drugs can be searched for and added into the user’s medication. This screen </w:t>
      </w:r>
      <w:r w:rsidR="009C637D" w:rsidRPr="003C1178">
        <w:t>could be used</w:t>
      </w:r>
      <w:r w:rsidRPr="003C1178">
        <w:t xml:space="preserve"> in conjunction with a doctor.</w:t>
      </w:r>
    </w:p>
    <w:p w14:paraId="1C840863" w14:textId="77777777" w:rsidR="00E050D3" w:rsidRPr="003C1178" w:rsidRDefault="00E050D3" w:rsidP="00E050D3">
      <w:pPr>
        <w:pStyle w:val="NoSpacing"/>
        <w:keepNext/>
        <w:spacing w:line="360" w:lineRule="auto"/>
        <w:ind w:left="992" w:hanging="720"/>
      </w:pPr>
    </w:p>
    <w:p w14:paraId="10427FAE" w14:textId="0E368796" w:rsidR="00E050D3" w:rsidRPr="003C1178" w:rsidRDefault="00E050D3" w:rsidP="00E050D3">
      <w:pPr>
        <w:pStyle w:val="NoSpacing"/>
        <w:keepNext/>
        <w:spacing w:line="360" w:lineRule="auto"/>
        <w:ind w:left="992" w:hanging="720"/>
      </w:pPr>
      <w:r w:rsidRPr="003C1178">
        <w:rPr>
          <w:b/>
        </w:rPr>
        <w:t>User Interaction:</w:t>
      </w:r>
      <w:r w:rsidRPr="003C1178">
        <w:t xml:space="preserve"> There are t</w:t>
      </w:r>
      <w:r w:rsidR="00A0311E" w:rsidRPr="003C1178">
        <w:t>wo</w:t>
      </w:r>
      <w:r w:rsidRPr="003C1178">
        <w:t xml:space="preserve"> interaction devices on this screen:</w:t>
      </w:r>
    </w:p>
    <w:p w14:paraId="6228F526" w14:textId="77777777" w:rsidR="00E050D3" w:rsidRPr="003C1178" w:rsidRDefault="00E050D3" w:rsidP="009C637D">
      <w:pPr>
        <w:pStyle w:val="NoSpacing"/>
        <w:keepNext/>
        <w:numPr>
          <w:ilvl w:val="0"/>
          <w:numId w:val="33"/>
        </w:numPr>
        <w:spacing w:line="360" w:lineRule="auto"/>
        <w:ind w:left="1418"/>
      </w:pPr>
      <w:r w:rsidRPr="003C1178">
        <w:t xml:space="preserve">There is a search box through which a list of medicines can be requested. </w:t>
      </w:r>
    </w:p>
    <w:p w14:paraId="5851A2D2" w14:textId="77777777" w:rsidR="00E050D3" w:rsidRPr="003C1178" w:rsidRDefault="00E050D3" w:rsidP="009C637D">
      <w:pPr>
        <w:pStyle w:val="NoSpacing"/>
        <w:keepNext/>
        <w:numPr>
          <w:ilvl w:val="0"/>
          <w:numId w:val="33"/>
        </w:numPr>
        <w:spacing w:line="360" w:lineRule="auto"/>
        <w:ind w:left="1418"/>
      </w:pPr>
      <w:r w:rsidRPr="003C1178">
        <w:t xml:space="preserve">From a list of possible medications returned, the desired medication is selected </w:t>
      </w:r>
    </w:p>
    <w:p w14:paraId="4EE04155" w14:textId="77777777" w:rsidR="00E050D3" w:rsidRPr="003C1178" w:rsidRDefault="00E050D3" w:rsidP="00E050D3">
      <w:pPr>
        <w:pStyle w:val="NoSpacing"/>
        <w:keepNext/>
        <w:spacing w:line="360" w:lineRule="auto"/>
        <w:ind w:left="992" w:hanging="720"/>
      </w:pPr>
    </w:p>
    <w:p w14:paraId="3BC6350E" w14:textId="400B0E44" w:rsidR="009C637D" w:rsidRPr="003C1178" w:rsidRDefault="00E050D3" w:rsidP="009C637D">
      <w:pPr>
        <w:pStyle w:val="NoSpacing"/>
        <w:keepNext/>
        <w:spacing w:line="360" w:lineRule="auto"/>
        <w:ind w:left="993"/>
      </w:pPr>
      <w:r w:rsidRPr="003C1178">
        <w:t>This screen was added as a support screen. The team decided there would almost certainly be a need for medication amendments. The team designed the screen intending that medical staff and the user would work in collaboration to update the app</w:t>
      </w:r>
      <w:r w:rsidR="009C637D" w:rsidRPr="003C1178">
        <w:t>lication</w:t>
      </w:r>
      <w:r w:rsidRPr="003C1178">
        <w:t>. However, a user can access this area alone. This was included to ensure patient rights were not infringed</w:t>
      </w:r>
      <w:r w:rsidR="009C637D" w:rsidRPr="003C1178">
        <w:t>.</w:t>
      </w:r>
      <w:r w:rsidRPr="003C1178">
        <w:t xml:space="preserve"> </w:t>
      </w:r>
    </w:p>
    <w:p w14:paraId="299FC88F" w14:textId="77777777" w:rsidR="009C637D" w:rsidRPr="003C1178" w:rsidRDefault="009C637D" w:rsidP="009C637D">
      <w:pPr>
        <w:pStyle w:val="NoSpacing"/>
        <w:keepNext/>
        <w:spacing w:line="360" w:lineRule="auto"/>
      </w:pPr>
    </w:p>
    <w:p w14:paraId="0C373B10" w14:textId="78AF1179" w:rsidR="00E050D3" w:rsidRPr="003C1178" w:rsidRDefault="009C637D" w:rsidP="009C637D">
      <w:pPr>
        <w:pStyle w:val="NoSpacing"/>
        <w:keepNext/>
        <w:spacing w:line="360" w:lineRule="auto"/>
        <w:ind w:left="993" w:hanging="709"/>
      </w:pPr>
      <w:r w:rsidRPr="003C1178">
        <w:rPr>
          <w:b/>
        </w:rPr>
        <w:t xml:space="preserve">Supporting Research: </w:t>
      </w:r>
      <w:r w:rsidRPr="003C1178">
        <w:t>B</w:t>
      </w:r>
      <w:r w:rsidR="00E050D3" w:rsidRPr="003C1178">
        <w:t>ased on the 10 rights of medication administration (Edwards &amp; Axe, 2015) a patient must have the right to refuse medication.</w:t>
      </w:r>
      <w:r w:rsidRPr="003C1178">
        <w:t xml:space="preserve"> We interpreted this to </w:t>
      </w:r>
      <w:r w:rsidR="00E050D3" w:rsidRPr="003C1178">
        <w:t>include the ability to alter the medication prescribed and the reminders present</w:t>
      </w:r>
      <w:r w:rsidRPr="003C1178">
        <w:t>ed</w:t>
      </w:r>
      <w:r w:rsidR="00E050D3" w:rsidRPr="003C1178">
        <w:t xml:space="preserve"> on a users’ </w:t>
      </w:r>
      <w:r w:rsidRPr="003C1178">
        <w:t>application.</w:t>
      </w:r>
      <w:r w:rsidR="00E050D3" w:rsidRPr="003C1178">
        <w:t xml:space="preserve"> </w:t>
      </w:r>
    </w:p>
    <w:bookmarkEnd w:id="16"/>
    <w:p w14:paraId="3B1F615D" w14:textId="77777777" w:rsidR="00326926" w:rsidRPr="003C1178" w:rsidRDefault="00326926" w:rsidP="009C637D">
      <w:pPr>
        <w:pStyle w:val="NoSpacing"/>
        <w:keepNext/>
        <w:spacing w:line="360" w:lineRule="auto"/>
      </w:pPr>
    </w:p>
    <w:p w14:paraId="3DE7080C" w14:textId="77777777" w:rsidR="00750A68" w:rsidRPr="003C1178" w:rsidRDefault="00750A68" w:rsidP="000D1F1D">
      <w:pPr>
        <w:pStyle w:val="Heading3"/>
        <w:spacing w:before="120" w:after="120" w:line="360" w:lineRule="auto"/>
        <w:ind w:left="992"/>
      </w:pPr>
      <w:bookmarkStart w:id="18" w:name="_Ref1146355"/>
      <w:bookmarkStart w:id="19" w:name="_Toc2027246"/>
      <w:r w:rsidRPr="003C1178">
        <w:t>Medication Details</w:t>
      </w:r>
      <w:bookmarkEnd w:id="18"/>
      <w:r w:rsidR="009B0205" w:rsidRPr="003C1178">
        <w:t xml:space="preserve"> Screen</w:t>
      </w:r>
      <w:bookmarkEnd w:id="19"/>
    </w:p>
    <w:p w14:paraId="632C9756" w14:textId="77777777" w:rsidR="0063256D" w:rsidRPr="003C1178" w:rsidRDefault="0063256D" w:rsidP="00FC0DDB">
      <w:pPr>
        <w:spacing w:after="120" w:line="360" w:lineRule="auto"/>
        <w:ind w:left="992" w:hanging="720"/>
      </w:pPr>
      <w:r w:rsidRPr="003C1178">
        <w:rPr>
          <w:b/>
        </w:rPr>
        <w:t>Purpose of Screen:</w:t>
      </w:r>
      <w:r w:rsidRPr="003C1178">
        <w:t xml:space="preserve"> This screen displays a medication giving its full name and information about the medication, including any side effects which should be noted. </w:t>
      </w:r>
    </w:p>
    <w:p w14:paraId="40B6BC6C" w14:textId="2B3D6F87" w:rsidR="00D9755B" w:rsidRPr="003C1178" w:rsidRDefault="00D8509A" w:rsidP="001F0B20">
      <w:pPr>
        <w:spacing w:after="120" w:line="360" w:lineRule="auto"/>
        <w:ind w:left="992" w:hanging="720"/>
      </w:pPr>
      <w:r w:rsidRPr="003C1178">
        <w:rPr>
          <w:b/>
        </w:rPr>
        <w:t>User Interaction:</w:t>
      </w:r>
      <w:r w:rsidRPr="003C1178">
        <w:t xml:space="preserve"> The user may select the </w:t>
      </w:r>
      <w:r w:rsidR="002D2A0A" w:rsidRPr="003C1178">
        <w:t>t</w:t>
      </w:r>
      <w:r w:rsidRPr="003C1178">
        <w:t>aken</w:t>
      </w:r>
      <w:r w:rsidR="002D2A0A" w:rsidRPr="003C1178">
        <w:t xml:space="preserve"> </w:t>
      </w:r>
      <w:r w:rsidRPr="003C1178">
        <w:t>button. This will</w:t>
      </w:r>
      <w:r w:rsidR="005122B5" w:rsidRPr="003C1178">
        <w:t xml:space="preserve"> </w:t>
      </w:r>
      <w:r w:rsidRPr="003C1178">
        <w:t xml:space="preserve">replicate </w:t>
      </w:r>
      <w:r w:rsidR="005122B5" w:rsidRPr="003C1178">
        <w:t xml:space="preserve">pressing taken on screen </w:t>
      </w:r>
      <w:r w:rsidRPr="003C1178">
        <w:t>5.4.</w:t>
      </w:r>
    </w:p>
    <w:p w14:paraId="6EEC5526" w14:textId="7B8B7B1A" w:rsidR="009C637D" w:rsidRPr="003C1178" w:rsidRDefault="009C637D" w:rsidP="009C637D">
      <w:pPr>
        <w:spacing w:after="120" w:line="360" w:lineRule="auto"/>
        <w:ind w:left="992" w:firstLine="1"/>
      </w:pPr>
      <w:r w:rsidRPr="003C1178">
        <w:t>The screen was developed as a support screen so that the user could clarify to themselves what a medication was and what possible side effects it might have before choosing to take it.</w:t>
      </w:r>
    </w:p>
    <w:p w14:paraId="757C1D16" w14:textId="0B7A512A" w:rsidR="00B06623" w:rsidRPr="003C1178" w:rsidRDefault="00C81399" w:rsidP="009C637D">
      <w:pPr>
        <w:spacing w:after="0" w:line="360" w:lineRule="auto"/>
        <w:ind w:left="993" w:hanging="709"/>
      </w:pPr>
      <w:r w:rsidRPr="003C1178">
        <w:rPr>
          <w:b/>
        </w:rPr>
        <w:t>Supporting</w:t>
      </w:r>
      <w:r w:rsidR="00B06623" w:rsidRPr="003C1178">
        <w:rPr>
          <w:b/>
        </w:rPr>
        <w:t xml:space="preserve"> Research: </w:t>
      </w:r>
      <w:r w:rsidRPr="003C1178">
        <w:t>Research showed that medication compliance increases as health literacy increases (Vlasnik, Aliotta &amp; DeLor, 2005). Health literacy refers to a patients’ knowledge of medication instructions and information about what the medication is and why to take it. By increasing health literacy</w:t>
      </w:r>
      <w:r w:rsidR="009C637D" w:rsidRPr="003C1178">
        <w:t>,</w:t>
      </w:r>
      <w:r w:rsidRPr="003C1178">
        <w:t xml:space="preserve"> it is hoped compliance will also be increased. </w:t>
      </w:r>
    </w:p>
    <w:p w14:paraId="3F8B1356" w14:textId="77777777" w:rsidR="00185412" w:rsidRPr="003C1178" w:rsidRDefault="00185412" w:rsidP="00015C9C">
      <w:pPr>
        <w:pStyle w:val="Heading2"/>
        <w:spacing w:before="120" w:after="120" w:line="360" w:lineRule="auto"/>
        <w:ind w:left="850" w:hanging="578"/>
      </w:pPr>
      <w:bookmarkStart w:id="20" w:name="_Ref1145281"/>
      <w:bookmarkStart w:id="21" w:name="_Ref1735118"/>
      <w:bookmarkStart w:id="22" w:name="_Ref1735741"/>
      <w:bookmarkStart w:id="23" w:name="_Ref1736151"/>
      <w:bookmarkStart w:id="24" w:name="_Toc2027247"/>
      <w:r w:rsidRPr="003C1178">
        <w:lastRenderedPageBreak/>
        <w:t xml:space="preserve">Energy </w:t>
      </w:r>
      <w:bookmarkEnd w:id="20"/>
      <w:r w:rsidR="009B0205" w:rsidRPr="003C1178">
        <w:t>Screen</w:t>
      </w:r>
      <w:bookmarkEnd w:id="21"/>
      <w:bookmarkEnd w:id="22"/>
      <w:bookmarkEnd w:id="23"/>
      <w:bookmarkEnd w:id="24"/>
      <w:r w:rsidRPr="003C1178">
        <w:t xml:space="preserve"> </w:t>
      </w:r>
    </w:p>
    <w:p w14:paraId="55718E5A" w14:textId="3084B5A0" w:rsidR="009B0205" w:rsidRPr="003C1178" w:rsidRDefault="009B0205" w:rsidP="009B0205">
      <w:pPr>
        <w:spacing w:after="120" w:line="360" w:lineRule="auto"/>
        <w:ind w:left="992" w:hanging="720"/>
      </w:pPr>
      <w:r w:rsidRPr="003C1178">
        <w:rPr>
          <w:b/>
        </w:rPr>
        <w:t>Purpose of Screen:</w:t>
      </w:r>
      <w:r w:rsidRPr="003C1178">
        <w:t xml:space="preserve"> This screen </w:t>
      </w:r>
      <w:r w:rsidR="00073E05" w:rsidRPr="003C1178">
        <w:t xml:space="preserve">displays </w:t>
      </w:r>
      <w:r w:rsidRPr="003C1178">
        <w:t>the energy usage by the user over the past week. It also indicates how much energy had been used by the same time each day of the week. This is done us</w:t>
      </w:r>
      <w:r w:rsidR="002F45B9" w:rsidRPr="003C1178">
        <w:t xml:space="preserve">ing a </w:t>
      </w:r>
      <w:r w:rsidRPr="003C1178">
        <w:t>bar</w:t>
      </w:r>
      <w:r w:rsidR="002F45B9" w:rsidRPr="003C1178">
        <w:t xml:space="preserve"> graph</w:t>
      </w:r>
      <w:r w:rsidRPr="003C1178">
        <w:t xml:space="preserve">, one </w:t>
      </w:r>
      <w:r w:rsidR="002F45B9" w:rsidRPr="003C1178">
        <w:t xml:space="preserve">bar </w:t>
      </w:r>
      <w:r w:rsidRPr="003C1178">
        <w:t xml:space="preserve">for each day, a ‘legend’ </w:t>
      </w:r>
      <w:r w:rsidR="002F45B9" w:rsidRPr="003C1178">
        <w:t>is used to clarify the meaning of the bars</w:t>
      </w:r>
      <w:r w:rsidRPr="003C1178">
        <w:t>.</w:t>
      </w:r>
    </w:p>
    <w:p w14:paraId="08B53C11" w14:textId="77777777" w:rsidR="00860F77" w:rsidRPr="003C1178" w:rsidRDefault="00860F77" w:rsidP="00860F77">
      <w:pPr>
        <w:spacing w:after="0" w:line="360" w:lineRule="auto"/>
        <w:ind w:left="993"/>
      </w:pPr>
      <w:r w:rsidRPr="003C1178">
        <w:t>To aid users’ tips are displayed below the bar graph making suggestions on lowering energy use. This tip bar will also be used during a users’ first interaction with the application to guide them through the energy screen as this is a complex screen offering many interactions. In this way the tip performs the function of a help box.</w:t>
      </w:r>
    </w:p>
    <w:p w14:paraId="6E3880E1" w14:textId="77777777" w:rsidR="00860F77" w:rsidRPr="003C1178" w:rsidRDefault="00860F77" w:rsidP="009B0205">
      <w:pPr>
        <w:spacing w:after="120" w:line="360" w:lineRule="auto"/>
        <w:ind w:left="992" w:hanging="720"/>
      </w:pPr>
    </w:p>
    <w:p w14:paraId="006EF0CF" w14:textId="4AFF3AFB" w:rsidR="00D9755B" w:rsidRPr="003C1178" w:rsidRDefault="009B0205" w:rsidP="009B0205">
      <w:pPr>
        <w:spacing w:after="120" w:line="360" w:lineRule="auto"/>
        <w:ind w:left="992" w:hanging="720"/>
      </w:pPr>
      <w:r w:rsidRPr="003C1178">
        <w:rPr>
          <w:b/>
        </w:rPr>
        <w:t>User Interaction:</w:t>
      </w:r>
      <w:r w:rsidRPr="003C1178">
        <w:t xml:space="preserve"> </w:t>
      </w:r>
    </w:p>
    <w:p w14:paraId="3B18EE12" w14:textId="67172159" w:rsidR="00D9755B" w:rsidRPr="003C1178" w:rsidRDefault="00D9755B" w:rsidP="009C637D">
      <w:pPr>
        <w:pStyle w:val="ListParagraph"/>
        <w:numPr>
          <w:ilvl w:val="0"/>
          <w:numId w:val="35"/>
        </w:numPr>
        <w:spacing w:after="120" w:line="360" w:lineRule="auto"/>
      </w:pPr>
      <w:r w:rsidRPr="003C1178">
        <w:t>The</w:t>
      </w:r>
      <w:r w:rsidR="009B0205" w:rsidRPr="003C1178">
        <w:t xml:space="preserve"> user may tap the bar of a given day to be taken to </w:t>
      </w:r>
      <w:r w:rsidR="009B0205" w:rsidRPr="003C1178">
        <w:fldChar w:fldCharType="begin"/>
      </w:r>
      <w:r w:rsidR="009B0205" w:rsidRPr="003C1178">
        <w:instrText xml:space="preserve"> REF _Ref1655243 \r \h </w:instrText>
      </w:r>
      <w:r w:rsidR="003C1178" w:rsidRPr="003C1178">
        <w:instrText xml:space="preserve"> \* MERGEFORMAT </w:instrText>
      </w:r>
      <w:r w:rsidR="009B0205" w:rsidRPr="003C1178">
        <w:fldChar w:fldCharType="separate"/>
      </w:r>
      <w:r w:rsidR="00E67EC7">
        <w:t>0</w:t>
      </w:r>
      <w:r w:rsidR="009B0205" w:rsidRPr="003C1178">
        <w:fldChar w:fldCharType="end"/>
      </w:r>
      <w:r w:rsidR="009B0205" w:rsidRPr="003C1178">
        <w:t xml:space="preserve"> Breakdown of Energy Usage Screen. </w:t>
      </w:r>
    </w:p>
    <w:p w14:paraId="4671FD36" w14:textId="7C592A57" w:rsidR="009B0205" w:rsidRPr="003C1178" w:rsidRDefault="00D9755B" w:rsidP="009C637D">
      <w:pPr>
        <w:pStyle w:val="ListParagraph"/>
        <w:numPr>
          <w:ilvl w:val="0"/>
          <w:numId w:val="35"/>
        </w:numPr>
        <w:spacing w:after="120" w:line="360" w:lineRule="auto"/>
      </w:pPr>
      <w:r w:rsidRPr="003C1178">
        <w:t xml:space="preserve">There is an </w:t>
      </w:r>
      <w:r w:rsidR="009B0205" w:rsidRPr="003C1178">
        <w:t xml:space="preserve">‘Edit’ button at the lower right. This takes the user to </w:t>
      </w:r>
      <w:r w:rsidR="009B0205" w:rsidRPr="003C1178">
        <w:fldChar w:fldCharType="begin"/>
      </w:r>
      <w:r w:rsidR="009B0205" w:rsidRPr="003C1178">
        <w:instrText xml:space="preserve"> REF _Ref1655345 \r \h </w:instrText>
      </w:r>
      <w:r w:rsidR="003C1178" w:rsidRPr="003C1178">
        <w:instrText xml:space="preserve"> \* MERGEFORMAT </w:instrText>
      </w:r>
      <w:r w:rsidR="009B0205" w:rsidRPr="003C1178">
        <w:fldChar w:fldCharType="separate"/>
      </w:r>
      <w:r w:rsidR="00E67EC7">
        <w:t>0</w:t>
      </w:r>
      <w:r w:rsidR="009B0205" w:rsidRPr="003C1178">
        <w:fldChar w:fldCharType="end"/>
      </w:r>
      <w:r w:rsidR="009B0205" w:rsidRPr="003C1178">
        <w:t>.</w:t>
      </w:r>
    </w:p>
    <w:p w14:paraId="028E5D7D" w14:textId="77777777" w:rsidR="009C637D" w:rsidRPr="003C1178" w:rsidRDefault="003E79CC" w:rsidP="009C637D">
      <w:pPr>
        <w:spacing w:after="0" w:line="360" w:lineRule="auto"/>
        <w:ind w:left="993"/>
      </w:pPr>
      <w:r w:rsidRPr="003C1178">
        <w:t xml:space="preserve">The </w:t>
      </w:r>
      <w:r w:rsidR="009B0205" w:rsidRPr="003C1178">
        <w:t>design is intended to motivate</w:t>
      </w:r>
      <w:r w:rsidRPr="003C1178">
        <w:t xml:space="preserve"> </w:t>
      </w:r>
      <w:r w:rsidR="009B0205" w:rsidRPr="003C1178">
        <w:t>the user to consider their current energy usage</w:t>
      </w:r>
      <w:r w:rsidR="00D9755B" w:rsidRPr="003C1178">
        <w:t xml:space="preserve"> by showing </w:t>
      </w:r>
      <w:r w:rsidRPr="003C1178">
        <w:t xml:space="preserve">a </w:t>
      </w:r>
      <w:r w:rsidR="00D9755B" w:rsidRPr="003C1178">
        <w:t xml:space="preserve">comparison with </w:t>
      </w:r>
      <w:r w:rsidRPr="003C1178">
        <w:t xml:space="preserve">previous </w:t>
      </w:r>
      <w:r w:rsidR="00C471CE" w:rsidRPr="003C1178">
        <w:t>usage</w:t>
      </w:r>
      <w:r w:rsidR="009B0205" w:rsidRPr="003C1178">
        <w:t xml:space="preserve">. </w:t>
      </w:r>
      <w:r w:rsidRPr="003C1178">
        <w:t xml:space="preserve">This was intended to put the user in competition with themselves. </w:t>
      </w:r>
    </w:p>
    <w:p w14:paraId="21CAB535" w14:textId="77777777" w:rsidR="009C637D" w:rsidRPr="003C1178" w:rsidRDefault="009C637D" w:rsidP="009C637D">
      <w:pPr>
        <w:spacing w:after="0" w:line="360" w:lineRule="auto"/>
        <w:ind w:left="993"/>
      </w:pPr>
    </w:p>
    <w:p w14:paraId="43B38240" w14:textId="77777777" w:rsidR="00860F77" w:rsidRPr="003C1178" w:rsidRDefault="009C637D" w:rsidP="00860F77">
      <w:pPr>
        <w:spacing w:after="0" w:line="360" w:lineRule="auto"/>
        <w:ind w:left="993" w:hanging="709"/>
      </w:pPr>
      <w:r w:rsidRPr="003C1178">
        <w:rPr>
          <w:b/>
        </w:rPr>
        <w:t>Supporting Research:</w:t>
      </w:r>
      <w:r w:rsidRPr="003C1178">
        <w:t xml:space="preserve"> </w:t>
      </w:r>
      <w:r w:rsidR="003E79CC" w:rsidRPr="003C1178">
        <w:t>Competitions have been shown to increase engagement and likelihood of reaching self-imposed targets (Bonino, D., Corno, F. &amp; De Russis, L. 2012)</w:t>
      </w:r>
      <w:r w:rsidR="007D7683" w:rsidRPr="003C1178">
        <w:t>.</w:t>
      </w:r>
      <w:r w:rsidR="003E79CC" w:rsidRPr="003C1178">
        <w:t xml:space="preserve"> </w:t>
      </w:r>
      <w:bookmarkStart w:id="25" w:name="_Ref1655243"/>
      <w:bookmarkStart w:id="26" w:name="_Ref1735624"/>
      <w:bookmarkStart w:id="27" w:name="_Ref1146644"/>
      <w:bookmarkStart w:id="28" w:name="_Ref1655345"/>
    </w:p>
    <w:p w14:paraId="7547133F" w14:textId="77777777" w:rsidR="00860F77" w:rsidRPr="003C1178" w:rsidRDefault="00860F77" w:rsidP="00860F77">
      <w:pPr>
        <w:spacing w:after="0" w:line="360" w:lineRule="auto"/>
        <w:ind w:left="993" w:hanging="709"/>
      </w:pPr>
    </w:p>
    <w:p w14:paraId="453649CB" w14:textId="5898B43B" w:rsidR="00073E05" w:rsidRPr="003C1178" w:rsidRDefault="00073E05" w:rsidP="00860F77">
      <w:pPr>
        <w:pStyle w:val="Heading3"/>
      </w:pPr>
      <w:bookmarkStart w:id="29" w:name="_Toc2027248"/>
      <w:r w:rsidRPr="003C1178">
        <w:t>Breakdown of Energy Usage</w:t>
      </w:r>
      <w:bookmarkEnd w:id="25"/>
      <w:r w:rsidRPr="003C1178">
        <w:t xml:space="preserve"> Screen</w:t>
      </w:r>
      <w:bookmarkEnd w:id="26"/>
      <w:bookmarkEnd w:id="29"/>
    </w:p>
    <w:p w14:paraId="4EB9BAC6" w14:textId="77777777" w:rsidR="00073E05" w:rsidRPr="003C1178" w:rsidRDefault="00073E05" w:rsidP="00073E05">
      <w:pPr>
        <w:spacing w:after="0" w:line="360" w:lineRule="auto"/>
        <w:ind w:left="720"/>
      </w:pPr>
    </w:p>
    <w:p w14:paraId="463F2974" w14:textId="75208323" w:rsidR="00D9755B" w:rsidRPr="003C1178" w:rsidRDefault="00073E05" w:rsidP="00073E05">
      <w:pPr>
        <w:spacing w:after="120" w:line="360" w:lineRule="auto"/>
        <w:ind w:left="992" w:hanging="720"/>
      </w:pPr>
      <w:r w:rsidRPr="003C1178">
        <w:rPr>
          <w:b/>
        </w:rPr>
        <w:t>Purpose of Screen:</w:t>
      </w:r>
      <w:r w:rsidRPr="003C1178">
        <w:t xml:space="preserve"> </w:t>
      </w:r>
      <w:r w:rsidR="00D9755B" w:rsidRPr="003C1178">
        <w:t>This screen displays how energy is presently being used</w:t>
      </w:r>
      <w:r w:rsidR="00860F77" w:rsidRPr="003C1178">
        <w:t>.</w:t>
      </w:r>
    </w:p>
    <w:p w14:paraId="002613B9" w14:textId="4BD56EEA" w:rsidR="00073E05" w:rsidRPr="003C1178" w:rsidRDefault="00073E05" w:rsidP="00073E05">
      <w:pPr>
        <w:spacing w:after="120" w:line="360" w:lineRule="auto"/>
        <w:ind w:left="992" w:hanging="720"/>
      </w:pPr>
      <w:r w:rsidRPr="003C1178">
        <w:rPr>
          <w:b/>
        </w:rPr>
        <w:t>User Interaction:</w:t>
      </w:r>
      <w:r w:rsidRPr="003C1178">
        <w:t xml:space="preserve"> Apart from the standard ‘Back’ button which displays at the lower left of all of the screens, there is no </w:t>
      </w:r>
      <w:r w:rsidR="00860F77" w:rsidRPr="003C1178">
        <w:t xml:space="preserve">further </w:t>
      </w:r>
      <w:r w:rsidRPr="003C1178">
        <w:t>user interaction for this screen.</w:t>
      </w:r>
    </w:p>
    <w:p w14:paraId="4FCF45BF" w14:textId="565F4665" w:rsidR="00073E05" w:rsidRPr="003C1178" w:rsidRDefault="00D9755B" w:rsidP="00860F77">
      <w:pPr>
        <w:spacing w:after="120" w:line="360" w:lineRule="auto"/>
        <w:ind w:left="993"/>
      </w:pPr>
      <w:r w:rsidRPr="003C1178">
        <w:t xml:space="preserve">The </w:t>
      </w:r>
      <w:r w:rsidR="00860F77" w:rsidRPr="003C1178">
        <w:t xml:space="preserve">screen </w:t>
      </w:r>
      <w:r w:rsidRPr="003C1178">
        <w:t xml:space="preserve">presents a </w:t>
      </w:r>
      <w:r w:rsidR="00C471CE" w:rsidRPr="003C1178">
        <w:t>pie chart</w:t>
      </w:r>
      <w:r w:rsidRPr="003C1178">
        <w:t xml:space="preserve"> showing what has used what percentage of the day’s energy usage. </w:t>
      </w:r>
      <w:r w:rsidR="00F32BAE" w:rsidRPr="003C1178">
        <w:t>This allows users to target areas where they use more energy enabling them to make greater gains. This also allows users to see why they are being given certain tips. Tips to turn off lights would be linked with users’ who leave lights on in rooms they are not using.</w:t>
      </w:r>
    </w:p>
    <w:p w14:paraId="4648D78F" w14:textId="299062DF" w:rsidR="00434106" w:rsidRPr="003C1178" w:rsidRDefault="00434106" w:rsidP="00FB5984">
      <w:pPr>
        <w:spacing w:after="120" w:line="360" w:lineRule="auto"/>
        <w:ind w:left="964" w:hanging="964"/>
      </w:pPr>
      <w:r w:rsidRPr="003C1178">
        <w:rPr>
          <w:b/>
        </w:rPr>
        <w:lastRenderedPageBreak/>
        <w:t>Supporting Research:</w:t>
      </w:r>
      <w:r w:rsidR="001E3195" w:rsidRPr="003C1178">
        <w:rPr>
          <w:b/>
        </w:rPr>
        <w:t xml:space="preserve"> </w:t>
      </w:r>
      <w:r w:rsidR="001E3195" w:rsidRPr="003C1178">
        <w:t>Two separate reports into energy conservation suggested that ‘smart’ monitoring such as is currently provided by several energy companies offers the most effective and most long-lasting motivation to cut energy usage (</w:t>
      </w:r>
      <w:r w:rsidR="00A01B14" w:rsidRPr="003C1178">
        <w:t xml:space="preserve">Darby, 2006; </w:t>
      </w:r>
      <w:r w:rsidR="00FB5984" w:rsidRPr="003C1178">
        <w:t>Allen and Janda, 2006). While the design team considered displaying usage at a specific time, the decision was taken to show what devices were using the energy along with a tip that could tie the usage to an opportunity to save on usage.</w:t>
      </w:r>
    </w:p>
    <w:p w14:paraId="232DD75C" w14:textId="1A612ACE" w:rsidR="00487CA6" w:rsidRPr="003C1178" w:rsidRDefault="00487CA6" w:rsidP="00FB5984">
      <w:pPr>
        <w:spacing w:after="120" w:line="360" w:lineRule="auto"/>
        <w:ind w:left="964" w:hanging="964"/>
      </w:pPr>
      <w:r w:rsidRPr="003C1178">
        <w:rPr>
          <w:b/>
        </w:rPr>
        <w:tab/>
      </w:r>
      <w:r w:rsidRPr="003C1178">
        <w:t xml:space="preserve">All values for energy are given in kWh. Bonino et al. (2012) found that expressing values in terms of monetary savings was ineffective. This was assumed to be due to the small daily cost from energy companies making it seem as if changes were having little effect. Whereas a drop in actual use of energy is far more salient. </w:t>
      </w:r>
    </w:p>
    <w:p w14:paraId="5DB38A4D" w14:textId="77777777" w:rsidR="00185412" w:rsidRPr="003C1178" w:rsidRDefault="00185412" w:rsidP="00073E05">
      <w:pPr>
        <w:pStyle w:val="Heading3"/>
        <w:spacing w:before="120" w:after="120" w:line="360" w:lineRule="auto"/>
        <w:ind w:left="992"/>
      </w:pPr>
      <w:bookmarkStart w:id="30" w:name="_Ref1735795"/>
      <w:bookmarkStart w:id="31" w:name="_Ref1736192"/>
      <w:bookmarkStart w:id="32" w:name="_Ref1736268"/>
      <w:bookmarkStart w:id="33" w:name="_Toc2027249"/>
      <w:r w:rsidRPr="003C1178">
        <w:t xml:space="preserve">Smart </w:t>
      </w:r>
      <w:r w:rsidR="009B0205" w:rsidRPr="003C1178">
        <w:t>A</w:t>
      </w:r>
      <w:r w:rsidRPr="003C1178">
        <w:t>ppliances</w:t>
      </w:r>
      <w:bookmarkEnd w:id="27"/>
      <w:r w:rsidRPr="003C1178">
        <w:t xml:space="preserve"> </w:t>
      </w:r>
      <w:r w:rsidR="009B0205" w:rsidRPr="003C1178">
        <w:t>Screen</w:t>
      </w:r>
      <w:bookmarkEnd w:id="28"/>
      <w:bookmarkEnd w:id="30"/>
      <w:bookmarkEnd w:id="31"/>
      <w:bookmarkEnd w:id="32"/>
      <w:bookmarkEnd w:id="33"/>
    </w:p>
    <w:p w14:paraId="4BCD9300" w14:textId="359C5623" w:rsidR="00073E05" w:rsidRPr="003C1178" w:rsidRDefault="00073E05" w:rsidP="00073E05">
      <w:pPr>
        <w:spacing w:after="120" w:line="360" w:lineRule="auto"/>
        <w:ind w:left="992" w:hanging="720"/>
      </w:pPr>
      <w:r w:rsidRPr="003C1178">
        <w:rPr>
          <w:b/>
        </w:rPr>
        <w:t>Purpose of Screen:</w:t>
      </w:r>
      <w:r w:rsidRPr="003C1178">
        <w:t xml:space="preserve"> </w:t>
      </w:r>
      <w:r w:rsidR="00D9755B" w:rsidRPr="003C1178">
        <w:t>This screen offers the facility to move smart</w:t>
      </w:r>
      <w:r w:rsidR="00334671" w:rsidRPr="003C1178">
        <w:t xml:space="preserve"> </w:t>
      </w:r>
      <w:r w:rsidR="00D9755B" w:rsidRPr="003C1178">
        <w:t xml:space="preserve">appliances into or out of the monitoring done by </w:t>
      </w:r>
      <w:r w:rsidR="00334671" w:rsidRPr="003C1178">
        <w:t xml:space="preserve">the </w:t>
      </w:r>
      <w:r w:rsidR="009C637D" w:rsidRPr="003C1178">
        <w:t>application.</w:t>
      </w:r>
    </w:p>
    <w:p w14:paraId="01FAA6DA" w14:textId="4988C50A" w:rsidR="004F19FB" w:rsidRPr="003C1178" w:rsidRDefault="00073E05" w:rsidP="004F19FB">
      <w:pPr>
        <w:spacing w:after="120" w:line="360" w:lineRule="auto"/>
        <w:ind w:left="992" w:hanging="720"/>
      </w:pPr>
      <w:r w:rsidRPr="003C1178">
        <w:rPr>
          <w:b/>
        </w:rPr>
        <w:t>User Interaction:</w:t>
      </w:r>
      <w:r w:rsidRPr="003C1178">
        <w:t xml:space="preserve"> </w:t>
      </w:r>
      <w:r w:rsidR="00A84D6E" w:rsidRPr="003C1178">
        <w:t xml:space="preserve">The user can add appliances to be monitored or </w:t>
      </w:r>
      <w:r w:rsidR="00CC1378" w:rsidRPr="003C1178">
        <w:t xml:space="preserve">remove </w:t>
      </w:r>
      <w:r w:rsidR="00A84D6E" w:rsidRPr="003C1178">
        <w:t xml:space="preserve">appliances </w:t>
      </w:r>
      <w:r w:rsidR="00CC1378" w:rsidRPr="003C1178">
        <w:t>to cease monitoring</w:t>
      </w:r>
      <w:r w:rsidR="00A84D6E" w:rsidRPr="003C1178">
        <w:t>.</w:t>
      </w:r>
      <w:r w:rsidR="00CC1378" w:rsidRPr="003C1178">
        <w:t xml:space="preserve"> A user can press refresh if a new appliance is not shown on the </w:t>
      </w:r>
      <w:r w:rsidR="009C637D" w:rsidRPr="003C1178">
        <w:t>application.</w:t>
      </w:r>
      <w:r w:rsidR="00CC1378" w:rsidRPr="003C1178">
        <w:t xml:space="preserve"> After two consecutive presses common issues and solutions will be provided in a tip box</w:t>
      </w:r>
      <w:r w:rsidR="0056035D" w:rsidRPr="003C1178">
        <w:t xml:space="preserve"> such as to reset the smart device</w:t>
      </w:r>
      <w:r w:rsidR="00CC1378" w:rsidRPr="003C1178">
        <w:t>.</w:t>
      </w:r>
    </w:p>
    <w:p w14:paraId="30A27C5A" w14:textId="2544C2E4" w:rsidR="00F2257A" w:rsidRPr="003C1178" w:rsidRDefault="00F2257A" w:rsidP="0008337D">
      <w:pPr>
        <w:pStyle w:val="Heading2"/>
        <w:spacing w:before="240" w:after="120" w:line="360" w:lineRule="auto"/>
        <w:ind w:left="850" w:hanging="578"/>
      </w:pPr>
      <w:bookmarkStart w:id="34" w:name="_Ref1310533"/>
      <w:bookmarkStart w:id="35" w:name="_Ref1737018"/>
      <w:bookmarkStart w:id="36" w:name="_Ref1737310"/>
      <w:bookmarkStart w:id="37" w:name="_Toc2027250"/>
      <w:r w:rsidRPr="003C1178">
        <w:t xml:space="preserve">Exercise </w:t>
      </w:r>
      <w:bookmarkEnd w:id="14"/>
      <w:bookmarkEnd w:id="34"/>
      <w:r w:rsidR="00A84D6E" w:rsidRPr="003C1178">
        <w:t>Screen</w:t>
      </w:r>
      <w:bookmarkEnd w:id="35"/>
      <w:bookmarkEnd w:id="36"/>
      <w:bookmarkEnd w:id="37"/>
      <w:r w:rsidRPr="003C1178">
        <w:t xml:space="preserve"> </w:t>
      </w:r>
    </w:p>
    <w:p w14:paraId="64894E74" w14:textId="5C6A0FC0" w:rsidR="00A84D6E" w:rsidRPr="003C1178" w:rsidRDefault="00A84D6E" w:rsidP="00A84D6E">
      <w:pPr>
        <w:spacing w:after="0" w:line="360" w:lineRule="auto"/>
        <w:ind w:left="992" w:hanging="720"/>
      </w:pPr>
      <w:r w:rsidRPr="003C1178">
        <w:rPr>
          <w:b/>
        </w:rPr>
        <w:t>Purpose of Screen:</w:t>
      </w:r>
      <w:r w:rsidRPr="003C1178">
        <w:t xml:space="preserve"> This screen offers a series of </w:t>
      </w:r>
      <w:r w:rsidR="0095219F" w:rsidRPr="003C1178">
        <w:t xml:space="preserve">personalised </w:t>
      </w:r>
      <w:r w:rsidRPr="003C1178">
        <w:t xml:space="preserve">exercises from which the user can select one to participate in. Each exercise </w:t>
      </w:r>
      <w:r w:rsidR="004842A5" w:rsidRPr="003C1178">
        <w:t xml:space="preserve">displays </w:t>
      </w:r>
      <w:r w:rsidRPr="003C1178">
        <w:t>a time estimate for completion.</w:t>
      </w:r>
    </w:p>
    <w:p w14:paraId="0293961B" w14:textId="77777777" w:rsidR="00A84D6E" w:rsidRPr="003C1178" w:rsidRDefault="00A84D6E" w:rsidP="00A84D6E">
      <w:pPr>
        <w:spacing w:after="0" w:line="360" w:lineRule="auto"/>
        <w:ind w:left="992" w:hanging="720"/>
      </w:pPr>
    </w:p>
    <w:p w14:paraId="72F234BD" w14:textId="01A0818E" w:rsidR="00A84D6E" w:rsidRPr="003C1178" w:rsidRDefault="00A84D6E" w:rsidP="006E147D">
      <w:pPr>
        <w:spacing w:after="0" w:line="360" w:lineRule="auto"/>
        <w:ind w:left="992" w:hanging="720"/>
      </w:pPr>
      <w:r w:rsidRPr="003C1178">
        <w:rPr>
          <w:b/>
        </w:rPr>
        <w:t>User Interaction:</w:t>
      </w:r>
      <w:r w:rsidRPr="003C1178">
        <w:t xml:space="preserve"> </w:t>
      </w:r>
      <w:r w:rsidR="006E147D" w:rsidRPr="003C1178">
        <w:t>They can begin an exercise by pressing the icon</w:t>
      </w:r>
      <w:r w:rsidR="00F75791" w:rsidRPr="003C1178">
        <w:t xml:space="preserve"> taking them to screen </w:t>
      </w:r>
      <w:r w:rsidR="00F75791" w:rsidRPr="003C1178">
        <w:fldChar w:fldCharType="begin"/>
      </w:r>
      <w:r w:rsidR="00F75791" w:rsidRPr="003C1178">
        <w:instrText xml:space="preserve"> REF _Ref1145377 \r \h </w:instrText>
      </w:r>
      <w:r w:rsidR="003C1178" w:rsidRPr="003C1178">
        <w:instrText xml:space="preserve"> \* MERGEFORMAT </w:instrText>
      </w:r>
      <w:r w:rsidR="00F75791" w:rsidRPr="003C1178">
        <w:fldChar w:fldCharType="separate"/>
      </w:r>
      <w:r w:rsidR="00E67EC7">
        <w:t>5.6.2</w:t>
      </w:r>
      <w:r w:rsidR="00F75791" w:rsidRPr="003C1178">
        <w:fldChar w:fldCharType="end"/>
      </w:r>
      <w:r w:rsidR="00F75791" w:rsidRPr="003C1178">
        <w:t xml:space="preserve"> Exercise Run-Through</w:t>
      </w:r>
      <w:r w:rsidR="006E147D" w:rsidRPr="003C1178">
        <w:t xml:space="preserve">. The user can select the ‘Add’ button to add exercises from a list of available exercises; this action will take them to </w:t>
      </w:r>
      <w:r w:rsidR="006E147D" w:rsidRPr="003C1178">
        <w:fldChar w:fldCharType="begin"/>
      </w:r>
      <w:r w:rsidR="006E147D" w:rsidRPr="003C1178">
        <w:instrText xml:space="preserve"> REF _Ref1145826 \r \h </w:instrText>
      </w:r>
      <w:r w:rsidR="003C1178" w:rsidRPr="003C1178">
        <w:instrText xml:space="preserve"> \* MERGEFORMAT </w:instrText>
      </w:r>
      <w:r w:rsidR="006E147D" w:rsidRPr="003C1178">
        <w:fldChar w:fldCharType="separate"/>
      </w:r>
      <w:r w:rsidR="00E67EC7">
        <w:t>5.6.1</w:t>
      </w:r>
      <w:r w:rsidR="006E147D" w:rsidRPr="003C1178">
        <w:fldChar w:fldCharType="end"/>
      </w:r>
      <w:r w:rsidR="006E147D" w:rsidRPr="003C1178">
        <w:t xml:space="preserve"> Add Exercises Screen</w:t>
      </w:r>
      <w:r w:rsidR="0095219F" w:rsidRPr="003C1178">
        <w:t>, this screen also shows more in-depth information about an exercise</w:t>
      </w:r>
      <w:r w:rsidR="006E147D" w:rsidRPr="003C1178">
        <w:t>.</w:t>
      </w:r>
    </w:p>
    <w:p w14:paraId="50DE39F0" w14:textId="77777777" w:rsidR="006E147D" w:rsidRPr="003C1178" w:rsidRDefault="006E147D" w:rsidP="006E147D">
      <w:pPr>
        <w:spacing w:after="0" w:line="360" w:lineRule="auto"/>
        <w:ind w:left="992" w:hanging="720"/>
      </w:pPr>
    </w:p>
    <w:p w14:paraId="17775579" w14:textId="77777777" w:rsidR="0095219F" w:rsidRPr="003C1178" w:rsidRDefault="0095219F" w:rsidP="0095219F">
      <w:pPr>
        <w:spacing w:after="0" w:line="360" w:lineRule="auto"/>
        <w:rPr>
          <w:b/>
        </w:rPr>
      </w:pPr>
    </w:p>
    <w:p w14:paraId="4F6E1714" w14:textId="03BFAD2D" w:rsidR="00851F2F" w:rsidRPr="003C1178" w:rsidRDefault="0095219F" w:rsidP="00434106">
      <w:pPr>
        <w:spacing w:after="0" w:line="360" w:lineRule="auto"/>
        <w:ind w:left="993" w:hanging="709"/>
      </w:pPr>
      <w:r w:rsidRPr="003C1178">
        <w:rPr>
          <w:b/>
        </w:rPr>
        <w:t xml:space="preserve">Supporting Research: </w:t>
      </w:r>
      <w:r w:rsidR="00B96EF5" w:rsidRPr="003C1178">
        <w:t xml:space="preserve">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rsidRPr="003C1178">
        <w:t>Several specific exercises are shown in the storyboard and prototype of the design proposal.</w:t>
      </w:r>
    </w:p>
    <w:p w14:paraId="6B635BFB" w14:textId="77777777" w:rsidR="00434106" w:rsidRPr="003C1178" w:rsidRDefault="00434106" w:rsidP="00434106">
      <w:pPr>
        <w:spacing w:after="0" w:line="360" w:lineRule="auto"/>
        <w:ind w:left="993" w:hanging="709"/>
        <w:rPr>
          <w:b/>
        </w:rPr>
      </w:pPr>
    </w:p>
    <w:p w14:paraId="4D7834B4" w14:textId="674B4D03" w:rsidR="00B96EF5" w:rsidRPr="003C1178" w:rsidRDefault="00B96EF5" w:rsidP="00434106">
      <w:pPr>
        <w:spacing w:after="0" w:line="360" w:lineRule="auto"/>
        <w:ind w:left="993"/>
      </w:pPr>
      <w:r w:rsidRPr="003C1178">
        <w:t>The group discussed the possibility of Tai Chi</w:t>
      </w:r>
      <w:r w:rsidR="0095219F" w:rsidRPr="003C1178">
        <w:t xml:space="preserve"> </w:t>
      </w:r>
      <w:r w:rsidRPr="003C1178">
        <w:t xml:space="preserve">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r w:rsidR="001C44BF" w:rsidRPr="003C1178">
        <w:t>Myers (2015) highlighted that many older people enjoy golf and bowling</w:t>
      </w:r>
      <w:r w:rsidR="0095219F" w:rsidRPr="003C1178">
        <w:t>,</w:t>
      </w:r>
      <w:r w:rsidR="001C44BF" w:rsidRPr="003C1178">
        <w:t xml:space="preserve"> these exercises have been added. Robinson </w:t>
      </w:r>
      <w:r w:rsidR="001C44BF" w:rsidRPr="003C1178">
        <w:rPr>
          <w:i/>
        </w:rPr>
        <w:t xml:space="preserve">et al. </w:t>
      </w:r>
      <w:r w:rsidR="001C44BF" w:rsidRPr="003C1178">
        <w:t xml:space="preserve">(2019) suggest that adding in activities that are enjoyable, such as listening to music or </w:t>
      </w:r>
      <w:r w:rsidR="003D23B9" w:rsidRPr="003C1178">
        <w:t xml:space="preserve">to the radio, while exercising can overcome reluctance to an exercise regime. </w:t>
      </w:r>
    </w:p>
    <w:p w14:paraId="178AC073" w14:textId="77777777" w:rsidR="00F2257A" w:rsidRPr="003C1178" w:rsidRDefault="00F2257A" w:rsidP="0008337D">
      <w:pPr>
        <w:pStyle w:val="Heading3"/>
        <w:spacing w:before="120" w:after="120" w:line="360" w:lineRule="auto"/>
        <w:ind w:left="992"/>
      </w:pPr>
      <w:bookmarkStart w:id="38" w:name="_Ref1145826"/>
      <w:bookmarkStart w:id="39" w:name="_Ref1737180"/>
      <w:bookmarkStart w:id="40" w:name="_Toc2027251"/>
      <w:r w:rsidRPr="003C1178">
        <w:t xml:space="preserve">Add </w:t>
      </w:r>
      <w:r w:rsidR="006E147D" w:rsidRPr="003C1178">
        <w:t>E</w:t>
      </w:r>
      <w:r w:rsidRPr="003C1178">
        <w:t>xercises</w:t>
      </w:r>
      <w:bookmarkEnd w:id="38"/>
      <w:r w:rsidRPr="003C1178">
        <w:t xml:space="preserve"> </w:t>
      </w:r>
      <w:r w:rsidR="006E147D" w:rsidRPr="003C1178">
        <w:t>Screen</w:t>
      </w:r>
      <w:bookmarkEnd w:id="39"/>
      <w:bookmarkEnd w:id="40"/>
    </w:p>
    <w:p w14:paraId="4105B433" w14:textId="60DE5660" w:rsidR="004842A5" w:rsidRPr="003C1178" w:rsidRDefault="004842A5" w:rsidP="004842A5">
      <w:pPr>
        <w:spacing w:after="0" w:line="360" w:lineRule="auto"/>
        <w:ind w:left="992" w:hanging="720"/>
      </w:pPr>
      <w:r w:rsidRPr="003C1178">
        <w:rPr>
          <w:b/>
        </w:rPr>
        <w:t>Purpose of Screen:</w:t>
      </w:r>
      <w:r w:rsidRPr="003C1178">
        <w:t xml:space="preserve"> This screen offers the facility to add further exercises from a </w:t>
      </w:r>
      <w:r w:rsidR="0095219F" w:rsidRPr="003C1178">
        <w:t xml:space="preserve">full </w:t>
      </w:r>
      <w:r w:rsidRPr="003C1178">
        <w:t>selection</w:t>
      </w:r>
      <w:r w:rsidR="0095219F" w:rsidRPr="003C1178">
        <w:t xml:space="preserve"> of all available</w:t>
      </w:r>
      <w:r w:rsidRPr="003C1178">
        <w:t xml:space="preserve">. It is expected that in most cases </w:t>
      </w:r>
      <w:r w:rsidR="00C471CE" w:rsidRPr="003C1178">
        <w:t>a</w:t>
      </w:r>
      <w:r w:rsidRPr="003C1178">
        <w:t xml:space="preserve"> </w:t>
      </w:r>
      <w:r w:rsidR="0095219F" w:rsidRPr="003C1178">
        <w:t xml:space="preserve">user along with medical staff </w:t>
      </w:r>
      <w:r w:rsidRPr="003C1178">
        <w:t>would</w:t>
      </w:r>
      <w:r w:rsidR="00434106" w:rsidRPr="003C1178">
        <w:t xml:space="preserve"> collaborate to</w:t>
      </w:r>
      <w:r w:rsidRPr="003C1178">
        <w:t xml:space="preserve"> make the selectio</w:t>
      </w:r>
      <w:r w:rsidR="00434106" w:rsidRPr="003C1178">
        <w:t>n</w:t>
      </w:r>
      <w:r w:rsidRPr="003C1178">
        <w:t>,</w:t>
      </w:r>
      <w:r w:rsidR="0095219F" w:rsidRPr="003C1178">
        <w:t xml:space="preserve"> considering preference and usefulness in treatment</w:t>
      </w:r>
      <w:r w:rsidR="00434106" w:rsidRPr="003C1178">
        <w:t>.</w:t>
      </w:r>
      <w:r w:rsidR="0095219F" w:rsidRPr="003C1178">
        <w:t xml:space="preserve"> </w:t>
      </w:r>
      <w:r w:rsidR="00434106" w:rsidRPr="003C1178">
        <w:t>U</w:t>
      </w:r>
      <w:r w:rsidR="0095219F" w:rsidRPr="003C1178">
        <w:t>sers</w:t>
      </w:r>
      <w:r w:rsidR="00434106" w:rsidRPr="003C1178">
        <w:t xml:space="preserve"> can also</w:t>
      </w:r>
      <w:r w:rsidR="0095219F" w:rsidRPr="003C1178">
        <w:t xml:space="preserve"> do this independently.</w:t>
      </w:r>
    </w:p>
    <w:p w14:paraId="12DED9C1" w14:textId="77777777" w:rsidR="004842A5" w:rsidRPr="003C1178" w:rsidRDefault="004842A5" w:rsidP="004842A5">
      <w:pPr>
        <w:spacing w:after="0" w:line="360" w:lineRule="auto"/>
        <w:ind w:left="992" w:hanging="720"/>
      </w:pPr>
    </w:p>
    <w:p w14:paraId="0A5470B2" w14:textId="77777777" w:rsidR="004842A5" w:rsidRPr="003C1178" w:rsidRDefault="004842A5" w:rsidP="004842A5">
      <w:pPr>
        <w:spacing w:after="0" w:line="360" w:lineRule="auto"/>
        <w:ind w:left="992" w:hanging="720"/>
      </w:pPr>
      <w:r w:rsidRPr="003C1178">
        <w:rPr>
          <w:b/>
        </w:rPr>
        <w:t>User Interaction:</w:t>
      </w:r>
      <w:r w:rsidRPr="003C1178">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Pr="003C1178" w:rsidRDefault="004842A5" w:rsidP="00B11D30">
      <w:pPr>
        <w:spacing w:after="0" w:line="360" w:lineRule="auto"/>
        <w:ind w:left="720"/>
      </w:pPr>
    </w:p>
    <w:p w14:paraId="5593101E" w14:textId="0827E143" w:rsidR="0089443A" w:rsidRPr="003C1178" w:rsidRDefault="004842A5" w:rsidP="00B11D30">
      <w:pPr>
        <w:spacing w:after="0" w:line="360" w:lineRule="auto"/>
        <w:ind w:left="720"/>
      </w:pPr>
      <w:r w:rsidRPr="003C1178">
        <w:t xml:space="preserve">As with </w:t>
      </w:r>
      <w:r w:rsidRPr="003C1178">
        <w:fldChar w:fldCharType="begin"/>
      </w:r>
      <w:r w:rsidRPr="003C1178">
        <w:instrText xml:space="preserve"> REF _Ref1663167 \r \h </w:instrText>
      </w:r>
      <w:r w:rsidR="003C1178" w:rsidRPr="003C1178">
        <w:instrText xml:space="preserve"> \* MERGEFORMAT </w:instrText>
      </w:r>
      <w:r w:rsidRPr="003C1178">
        <w:fldChar w:fldCharType="separate"/>
      </w:r>
      <w:r w:rsidR="00E67EC7">
        <w:t>7.1.12</w:t>
      </w:r>
      <w:r w:rsidRPr="003C1178">
        <w:fldChar w:fldCharType="end"/>
      </w:r>
      <w:r w:rsidRPr="003C1178">
        <w:t xml:space="preserve"> Exercise Screen, the exercises each display a completion time.</w:t>
      </w:r>
    </w:p>
    <w:p w14:paraId="05DE3002" w14:textId="77777777" w:rsidR="0089443A" w:rsidRPr="003C1178" w:rsidRDefault="0089443A" w:rsidP="0008337D">
      <w:pPr>
        <w:pStyle w:val="Heading3"/>
        <w:spacing w:before="120" w:after="120" w:line="360" w:lineRule="auto"/>
        <w:ind w:left="992"/>
      </w:pPr>
      <w:bookmarkStart w:id="41" w:name="_Ref1145377"/>
      <w:bookmarkStart w:id="42" w:name="_Toc2027252"/>
      <w:r w:rsidRPr="003C1178">
        <w:t xml:space="preserve">Exercise </w:t>
      </w:r>
      <w:r w:rsidR="0008337D" w:rsidRPr="003C1178">
        <w:t>R</w:t>
      </w:r>
      <w:r w:rsidRPr="003C1178">
        <w:t>un-</w:t>
      </w:r>
      <w:r w:rsidR="0008337D" w:rsidRPr="003C1178">
        <w:t>T</w:t>
      </w:r>
      <w:r w:rsidRPr="003C1178">
        <w:t>hrough</w:t>
      </w:r>
      <w:bookmarkEnd w:id="41"/>
      <w:bookmarkEnd w:id="42"/>
    </w:p>
    <w:p w14:paraId="37E47FCA" w14:textId="160A443C" w:rsidR="004842A5" w:rsidRPr="003C1178" w:rsidRDefault="004842A5" w:rsidP="004842A5">
      <w:pPr>
        <w:spacing w:after="0" w:line="360" w:lineRule="auto"/>
        <w:ind w:left="992" w:hanging="720"/>
      </w:pPr>
      <w:r w:rsidRPr="003C1178">
        <w:rPr>
          <w:b/>
        </w:rPr>
        <w:t>Purpose of Screen:</w:t>
      </w:r>
      <w:r w:rsidRPr="003C1178">
        <w:t xml:space="preserve"> This screen provides a visual image of what movements are performed during the selected exercise</w:t>
      </w:r>
      <w:r w:rsidR="009B626A" w:rsidRPr="003C1178">
        <w:t xml:space="preserve"> along with background music that helps motivate the user to do the exercise</w:t>
      </w:r>
      <w:r w:rsidRPr="003C1178">
        <w:t>.</w:t>
      </w:r>
      <w:r w:rsidR="0095219F" w:rsidRPr="003C1178">
        <w:t xml:space="preserve"> An overlay of the users’ current movement is also shown to give instant feedback for how well as user is completing the activity.</w:t>
      </w:r>
    </w:p>
    <w:p w14:paraId="540731A9" w14:textId="3073CC18" w:rsidR="004842A5" w:rsidRPr="003C1178" w:rsidRDefault="004842A5" w:rsidP="004842A5">
      <w:pPr>
        <w:spacing w:after="0" w:line="360" w:lineRule="auto"/>
        <w:ind w:left="992" w:hanging="720"/>
      </w:pPr>
      <w:r w:rsidRPr="003C1178">
        <w:rPr>
          <w:b/>
        </w:rPr>
        <w:t>User Interaction:</w:t>
      </w:r>
      <w:r w:rsidRPr="003C1178">
        <w:t xml:space="preserve"> The user may interact with this screen using the</w:t>
      </w:r>
      <w:r w:rsidR="0095219F" w:rsidRPr="003C1178">
        <w:t xml:space="preserve"> p</w:t>
      </w:r>
      <w:r w:rsidRPr="003C1178">
        <w:t>ause</w:t>
      </w:r>
      <w:r w:rsidR="0095219F" w:rsidRPr="003C1178">
        <w:t xml:space="preserve"> </w:t>
      </w:r>
      <w:r w:rsidRPr="003C1178">
        <w:t xml:space="preserve">button at the lower right of the display. </w:t>
      </w:r>
      <w:r w:rsidR="00430ABE" w:rsidRPr="003C1178">
        <w:t xml:space="preserve">The user can leave the exercise by pressing the back button which will take the user to the previous screen (either </w:t>
      </w:r>
      <w:r w:rsidR="00430ABE" w:rsidRPr="003C1178">
        <w:fldChar w:fldCharType="begin"/>
      </w:r>
      <w:r w:rsidR="00430ABE" w:rsidRPr="003C1178">
        <w:instrText xml:space="preserve"> REF _Ref1664224 \r \h </w:instrText>
      </w:r>
      <w:r w:rsidR="003C1178" w:rsidRPr="003C1178">
        <w:instrText xml:space="preserve"> \* MERGEFORMAT </w:instrText>
      </w:r>
      <w:r w:rsidR="00430ABE" w:rsidRPr="003C1178">
        <w:fldChar w:fldCharType="separate"/>
      </w:r>
      <w:r w:rsidR="00E67EC7">
        <w:t>7.1.13</w:t>
      </w:r>
      <w:r w:rsidR="00430ABE" w:rsidRPr="003C1178">
        <w:fldChar w:fldCharType="end"/>
      </w:r>
      <w:r w:rsidR="00430ABE" w:rsidRPr="003C1178">
        <w:t xml:space="preserve"> Add Exercises Screen or </w:t>
      </w:r>
      <w:r w:rsidR="00430ABE" w:rsidRPr="003C1178">
        <w:fldChar w:fldCharType="begin"/>
      </w:r>
      <w:r w:rsidR="00430ABE" w:rsidRPr="003C1178">
        <w:instrText xml:space="preserve"> REF _Ref1664261 \r \h </w:instrText>
      </w:r>
      <w:r w:rsidR="003C1178" w:rsidRPr="003C1178">
        <w:instrText xml:space="preserve"> \* MERGEFORMAT </w:instrText>
      </w:r>
      <w:r w:rsidR="00430ABE" w:rsidRPr="003C1178">
        <w:fldChar w:fldCharType="separate"/>
      </w:r>
      <w:r w:rsidR="00E67EC7">
        <w:t>7.1.12</w:t>
      </w:r>
      <w:r w:rsidR="00430ABE" w:rsidRPr="003C1178">
        <w:fldChar w:fldCharType="end"/>
      </w:r>
      <w:r w:rsidR="00430ABE" w:rsidRPr="003C1178">
        <w:t xml:space="preserve"> Exercise page).</w:t>
      </w:r>
    </w:p>
    <w:p w14:paraId="7E2936CA" w14:textId="3774D0D9" w:rsidR="0089443A" w:rsidRPr="003C1178" w:rsidRDefault="0095219F" w:rsidP="00430ABE">
      <w:pPr>
        <w:spacing w:after="0" w:line="360" w:lineRule="auto"/>
        <w:ind w:left="993" w:hanging="709"/>
        <w:rPr>
          <w:b/>
        </w:rPr>
      </w:pPr>
      <w:r w:rsidRPr="003C1178">
        <w:rPr>
          <w:b/>
        </w:rPr>
        <w:lastRenderedPageBreak/>
        <w:t>Supporting Research:</w:t>
      </w:r>
      <w:r w:rsidR="00430ABE" w:rsidRPr="003C1178">
        <w:rPr>
          <w:b/>
        </w:rPr>
        <w:t xml:space="preserve"> </w:t>
      </w:r>
      <w:r w:rsidRPr="003C1178">
        <w:t xml:space="preserve">The use of the overlay to provide feedback was inspired by the popular game franchise </w:t>
      </w:r>
      <w:r w:rsidR="00AF3480" w:rsidRPr="003C1178">
        <w:t xml:space="preserve">‘Just Dance’ </w:t>
      </w:r>
      <w:r w:rsidR="00CC4E49" w:rsidRPr="003C1178">
        <w:t xml:space="preserve">(ArthurVideoSong, 2018). </w:t>
      </w:r>
      <w:r w:rsidR="0089443A" w:rsidRPr="003C1178">
        <w:t xml:space="preserve">Exercises work by having an animated video of a person doing the activity with an overlay of the user giving immediate feedback on how well the user is doing.  </w:t>
      </w:r>
      <w:r w:rsidRPr="003C1178">
        <w:t xml:space="preserve">Additional pop-ups </w:t>
      </w:r>
      <w:r w:rsidR="0089443A" w:rsidRPr="003C1178">
        <w:t>also appear on screen showing</w:t>
      </w:r>
      <w:r w:rsidRPr="003C1178">
        <w:t>,</w:t>
      </w:r>
      <w:r w:rsidR="0089443A" w:rsidRPr="003C1178">
        <w:t xml:space="preserve"> for instance</w:t>
      </w:r>
      <w:r w:rsidRPr="003C1178">
        <w:t>,</w:t>
      </w:r>
      <w:r w:rsidR="0089443A" w:rsidRPr="003C1178">
        <w:t xml:space="preserve"> how long the user must hold a certain position. </w:t>
      </w:r>
    </w:p>
    <w:p w14:paraId="0E27D1E8" w14:textId="77777777" w:rsidR="00851F2F" w:rsidRPr="003C1178" w:rsidRDefault="00851F2F" w:rsidP="00851F2F">
      <w:pPr>
        <w:spacing w:after="0" w:line="360" w:lineRule="auto"/>
        <w:ind w:left="720"/>
      </w:pPr>
    </w:p>
    <w:p w14:paraId="7A1E5E38" w14:textId="31889F8C" w:rsidR="00E168FA" w:rsidRPr="003C1178" w:rsidRDefault="009A599D" w:rsidP="00430ABE">
      <w:pPr>
        <w:spacing w:after="0" w:line="360" w:lineRule="auto"/>
        <w:ind w:left="993"/>
      </w:pPr>
      <w:r w:rsidRPr="003C1178">
        <w:t>T</w:t>
      </w:r>
      <w:r w:rsidR="00B96EF5" w:rsidRPr="003C1178">
        <w:t>he initial design of exercises focused on giving the user feedback in the form of a</w:t>
      </w:r>
      <w:r w:rsidR="00F54F33" w:rsidRPr="003C1178">
        <w:t>n</w:t>
      </w:r>
      <w:r w:rsidR="00B96EF5" w:rsidRPr="003C1178">
        <w:t xml:space="preserve"> </w:t>
      </w:r>
      <w:r w:rsidRPr="003C1178">
        <w:t xml:space="preserve">animated </w:t>
      </w:r>
      <w:r w:rsidR="00B96EF5" w:rsidRPr="003C1178">
        <w:t xml:space="preserve">human with </w:t>
      </w:r>
      <w:r w:rsidRPr="003C1178">
        <w:t xml:space="preserve">a </w:t>
      </w:r>
      <w:r w:rsidR="00B96EF5" w:rsidRPr="003C1178">
        <w:t xml:space="preserve">line skeleton overlaid and sensor points on that line skeleton. </w:t>
      </w:r>
      <w:r w:rsidRPr="003C1178">
        <w:t>The skeleton represents the users</w:t>
      </w:r>
      <w:r w:rsidR="00F54F33" w:rsidRPr="003C1178">
        <w:t>’</w:t>
      </w:r>
      <w:r w:rsidRPr="003C1178">
        <w:t xml:space="preserve"> current position and is gleaned from </w:t>
      </w:r>
      <w:r w:rsidR="00F54F33" w:rsidRPr="003C1178">
        <w:t xml:space="preserve">sensors the user would be holding. </w:t>
      </w:r>
      <w:r w:rsidR="00385310" w:rsidRPr="003C1178">
        <w:t xml:space="preserve">This form of ‘augmentation’ is discussed by Preece </w:t>
      </w:r>
      <w:r w:rsidR="00385310" w:rsidRPr="003C1178">
        <w:rPr>
          <w:i/>
        </w:rPr>
        <w:t xml:space="preserve">et </w:t>
      </w:r>
      <w:r w:rsidR="00385310" w:rsidRPr="003C1178">
        <w:t xml:space="preserve">al. (2015); they make the point that this form of design needs to be noticeable without interfering or stopping the viewer from continuing their interaction. </w:t>
      </w:r>
      <w:r w:rsidR="00B96EF5" w:rsidRPr="003C1178">
        <w:t>The display guide</w:t>
      </w:r>
      <w:r w:rsidR="00E168FA" w:rsidRPr="003C1178">
        <w:t>s</w:t>
      </w:r>
      <w:r w:rsidR="00B96EF5" w:rsidRPr="003C1178">
        <w:t xml:space="preserve"> the user through </w:t>
      </w:r>
      <w:r w:rsidR="00E168FA" w:rsidRPr="003C1178">
        <w:t xml:space="preserve">the activity by asking them to follow the animated figure with their own movements. </w:t>
      </w:r>
    </w:p>
    <w:p w14:paraId="615D9992" w14:textId="77777777" w:rsidR="00430ABE" w:rsidRPr="003C1178" w:rsidRDefault="00430ABE" w:rsidP="00430ABE">
      <w:pPr>
        <w:spacing w:after="0" w:line="360" w:lineRule="auto"/>
        <w:ind w:left="993"/>
      </w:pPr>
    </w:p>
    <w:p w14:paraId="28AC61C3" w14:textId="5ED95C77" w:rsidR="0089443A" w:rsidRPr="003C1178" w:rsidRDefault="00B96EF5" w:rsidP="00430ABE">
      <w:pPr>
        <w:spacing w:after="0" w:line="360" w:lineRule="auto"/>
        <w:ind w:left="993"/>
      </w:pPr>
      <w:r w:rsidRPr="003C1178">
        <w:t xml:space="preserve">The feedback highlighted in the initial design </w:t>
      </w:r>
      <w:r w:rsidR="00E168FA" w:rsidRPr="003C1178">
        <w:t xml:space="preserve">was adapted to include colour coding of how close the users’ movement mirrored the ideal. For example, </w:t>
      </w:r>
      <w:r w:rsidRPr="003C1178">
        <w:t>a red colour</w:t>
      </w:r>
      <w:r w:rsidR="00385310" w:rsidRPr="003C1178">
        <w:t xml:space="preserve"> of the skeletal overlay</w:t>
      </w:r>
      <w:r w:rsidRPr="003C1178">
        <w:t xml:space="preserve"> will suggest that the </w:t>
      </w:r>
      <w:r w:rsidR="00E168FA" w:rsidRPr="003C1178">
        <w:t xml:space="preserve">users’ </w:t>
      </w:r>
      <w:r w:rsidRPr="003C1178">
        <w:t>position</w:t>
      </w:r>
      <w:r w:rsidR="00E168FA" w:rsidRPr="003C1178">
        <w:t xml:space="preserve">ing </w:t>
      </w:r>
      <w:r w:rsidRPr="003C1178">
        <w:t>during the exercise is out of alignment with what is</w:t>
      </w:r>
      <w:r w:rsidR="00E168FA" w:rsidRPr="003C1178">
        <w:t xml:space="preserve"> ideal. This n</w:t>
      </w:r>
      <w:r w:rsidR="00D16CF5" w:rsidRPr="003C1178">
        <w:t xml:space="preserve">on-verbal </w:t>
      </w:r>
      <w:r w:rsidR="00E168FA" w:rsidRPr="003C1178">
        <w:t xml:space="preserve">feedback </w:t>
      </w:r>
      <w:r w:rsidR="00D16CF5" w:rsidRPr="003C1178">
        <w:t xml:space="preserve">overcomes the potential for confusion from a series of words </w:t>
      </w:r>
      <w:r w:rsidR="00E168FA" w:rsidRPr="003C1178">
        <w:t xml:space="preserve">in line with </w:t>
      </w:r>
      <w:r w:rsidR="00BA572E" w:rsidRPr="003C1178">
        <w:t>UK government guideline</w:t>
      </w:r>
      <w:r w:rsidR="00E168FA" w:rsidRPr="003C1178">
        <w:t>s</w:t>
      </w:r>
      <w:r w:rsidR="00BA572E" w:rsidRPr="003C1178">
        <w:t xml:space="preserve"> to not create ‘walls of text’ (Pun, 2016).</w:t>
      </w:r>
    </w:p>
    <w:p w14:paraId="782F3D51" w14:textId="77777777" w:rsidR="001A50B4" w:rsidRPr="003C1178" w:rsidRDefault="001A50B4" w:rsidP="00727C8E">
      <w:pPr>
        <w:pStyle w:val="Heading2"/>
        <w:spacing w:before="240" w:after="120" w:line="360" w:lineRule="auto"/>
        <w:ind w:left="850" w:hanging="578"/>
      </w:pPr>
      <w:bookmarkStart w:id="43" w:name="_Ref1310564"/>
      <w:bookmarkStart w:id="44" w:name="_Toc2027253"/>
      <w:r w:rsidRPr="003C1178">
        <w:t>Smart Robot (Cozmo)</w:t>
      </w:r>
      <w:bookmarkEnd w:id="43"/>
      <w:bookmarkEnd w:id="44"/>
    </w:p>
    <w:p w14:paraId="47505791" w14:textId="00493DCB" w:rsidR="001F0B20" w:rsidRPr="003C1178" w:rsidRDefault="001F0B20" w:rsidP="00385310">
      <w:pPr>
        <w:spacing w:after="120" w:line="360" w:lineRule="auto"/>
        <w:ind w:left="992" w:hanging="720"/>
      </w:pPr>
      <w:r w:rsidRPr="003C1178">
        <w:rPr>
          <w:b/>
        </w:rPr>
        <w:t>Purpose of Screen</w:t>
      </w:r>
      <w:r w:rsidRPr="003C1178">
        <w:t xml:space="preserve">: This screen provides interactive communication with Cozmo. It offers several choices </w:t>
      </w:r>
      <w:r w:rsidR="00385913" w:rsidRPr="003C1178">
        <w:t xml:space="preserve">of objects </w:t>
      </w:r>
      <w:r w:rsidRPr="003C1178">
        <w:t>for the robot to fetch.</w:t>
      </w:r>
    </w:p>
    <w:p w14:paraId="703C3B5A" w14:textId="2B1BAA67" w:rsidR="00D63904" w:rsidRPr="003C1178" w:rsidRDefault="001F0B20" w:rsidP="00385310">
      <w:pPr>
        <w:spacing w:line="360" w:lineRule="auto"/>
        <w:ind w:left="992" w:hanging="720"/>
      </w:pPr>
      <w:r w:rsidRPr="003C1178">
        <w:rPr>
          <w:b/>
        </w:rPr>
        <w:t xml:space="preserve">User interaction: </w:t>
      </w:r>
      <w:r w:rsidRPr="003C1178">
        <w:t xml:space="preserve">Interaction with the robot includes several icons which display various items to be fetched and a robot icon which can be pressed to ‘confirm’ the robot’s actions. </w:t>
      </w:r>
    </w:p>
    <w:p w14:paraId="7F672FEA" w14:textId="41D132AA" w:rsidR="003157D7" w:rsidRPr="003C1178" w:rsidRDefault="00385913" w:rsidP="00430ABE">
      <w:pPr>
        <w:spacing w:line="360" w:lineRule="auto"/>
        <w:ind w:left="992" w:hanging="720"/>
        <w:rPr>
          <w:b/>
        </w:rPr>
      </w:pPr>
      <w:r w:rsidRPr="003C1178">
        <w:rPr>
          <w:b/>
        </w:rPr>
        <w:t>Supporting Research</w:t>
      </w:r>
      <w:r w:rsidR="00430ABE" w:rsidRPr="003C1178">
        <w:rPr>
          <w:b/>
        </w:rPr>
        <w:t xml:space="preserve">: </w:t>
      </w:r>
      <w:r w:rsidRPr="003C1178">
        <w:t xml:space="preserve">A graphical user interface was chosen for the interaction as </w:t>
      </w:r>
      <w:r w:rsidR="00430ABE" w:rsidRPr="003C1178">
        <w:t>C</w:t>
      </w:r>
      <w:r w:rsidRPr="003C1178">
        <w:t xml:space="preserve">ozmo is unable to use voice recognition. The possibility of using facial recognition was discussed. However, </w:t>
      </w:r>
      <w:r w:rsidR="00430ABE" w:rsidRPr="003C1178">
        <w:t>C</w:t>
      </w:r>
      <w:r w:rsidRPr="003C1178">
        <w:t>ozmo’s expression recognition is currently poor. It can only differentiate between very happy and very sad, requiring big obvious smiles or frowns. As some of our users may find it difficult to produce these expressions, as in the case of recovering stroke patients (Stroke Association, retrieved last 23/02/2019).</w:t>
      </w:r>
    </w:p>
    <w:p w14:paraId="695C0644" w14:textId="145039AF" w:rsidR="00385913" w:rsidRPr="003C1178" w:rsidRDefault="003157D7" w:rsidP="007A02D4">
      <w:pPr>
        <w:spacing w:line="360" w:lineRule="auto"/>
        <w:ind w:left="992"/>
      </w:pPr>
      <w:r w:rsidRPr="003C1178">
        <w:lastRenderedPageBreak/>
        <w:t xml:space="preserve">The use of a GUI ensures the consistency throughout the </w:t>
      </w:r>
      <w:r w:rsidR="00F91F57" w:rsidRPr="003C1178">
        <w:t xml:space="preserve">application </w:t>
      </w:r>
      <w:r w:rsidRPr="003C1178">
        <w:t xml:space="preserve">is kept. Cozmo interacts with the user through various phrases. These phrases guide the user through the interaction. Letting them know what </w:t>
      </w:r>
      <w:r w:rsidR="0026492B" w:rsidRPr="003C1178">
        <w:t>C</w:t>
      </w:r>
      <w:r w:rsidRPr="003C1178">
        <w:t xml:space="preserve">ozmo is doing and prompt interaction when it is needed, such as confirming </w:t>
      </w:r>
      <w:r w:rsidR="0026492B" w:rsidRPr="003C1178">
        <w:t>C</w:t>
      </w:r>
      <w:r w:rsidRPr="003C1178">
        <w:t xml:space="preserve">ozmo has the right object. This method of guidance through the interaction was used in accordance with advice </w:t>
      </w:r>
      <w:r w:rsidR="00BC3CEA" w:rsidRPr="003C1178">
        <w:t xml:space="preserve">provided by Montemerlo, Pineau, Roy, Thrun and Verma (2002) </w:t>
      </w:r>
      <w:r w:rsidRPr="003C1178">
        <w:t xml:space="preserve">such as keeping sentences short </w:t>
      </w:r>
      <w:r w:rsidR="00FD6056" w:rsidRPr="003C1178">
        <w:t>and simple</w:t>
      </w:r>
      <w:r w:rsidR="00BC3CEA" w:rsidRPr="003C1178">
        <w:t xml:space="preserve"> when interacting with elderly users</w:t>
      </w:r>
      <w:r w:rsidR="00980FAD" w:rsidRPr="003C1178">
        <w:t>.</w:t>
      </w:r>
    </w:p>
    <w:p w14:paraId="68755427" w14:textId="134EB22D" w:rsidR="00B2115F" w:rsidRPr="003C1178" w:rsidRDefault="00B2115F" w:rsidP="007A02D4">
      <w:pPr>
        <w:spacing w:line="360" w:lineRule="auto"/>
        <w:ind w:left="992"/>
      </w:pPr>
      <w:r w:rsidRPr="003C1178">
        <w:t xml:space="preserve">A complete use case for the interaction is shown at appendix 6.3.13. This use case was revised due to feedback from the presentation to have Cozmo begin and end on the charger. </w:t>
      </w:r>
    </w:p>
    <w:p w14:paraId="4D16361F" w14:textId="41999C5F" w:rsidR="00043B9A" w:rsidRPr="003C1178" w:rsidRDefault="00043B9A" w:rsidP="00E12731">
      <w:pPr>
        <w:ind w:left="992"/>
      </w:pPr>
      <w:r w:rsidRPr="003C1178">
        <w:t>Link to github repository containing code: https://github.com/Gordo851/DesignCourseworkSubmissionGroup4.git</w:t>
      </w:r>
    </w:p>
    <w:p w14:paraId="51BDD831" w14:textId="77777777" w:rsidR="001A50B4" w:rsidRPr="003C1178" w:rsidRDefault="001A50B4" w:rsidP="00727C8E">
      <w:pPr>
        <w:pStyle w:val="Heading2"/>
        <w:spacing w:before="240" w:after="120" w:line="360" w:lineRule="auto"/>
        <w:ind w:left="850" w:hanging="578"/>
      </w:pPr>
      <w:bookmarkStart w:id="45" w:name="_Ref1310581"/>
      <w:bookmarkStart w:id="46" w:name="_Ref1737456"/>
      <w:bookmarkStart w:id="47" w:name="_Ref1737530"/>
      <w:bookmarkStart w:id="48" w:name="_Toc2027254"/>
      <w:r w:rsidRPr="003C1178">
        <w:t>Settings</w:t>
      </w:r>
      <w:bookmarkEnd w:id="45"/>
      <w:r w:rsidR="001F0B20" w:rsidRPr="003C1178">
        <w:t xml:space="preserve"> Screen</w:t>
      </w:r>
      <w:bookmarkEnd w:id="46"/>
      <w:bookmarkEnd w:id="47"/>
      <w:bookmarkEnd w:id="48"/>
    </w:p>
    <w:p w14:paraId="7B1BAA3C" w14:textId="77777777" w:rsidR="001F0B20" w:rsidRPr="003C1178" w:rsidRDefault="001F0B20" w:rsidP="001F0B20">
      <w:pPr>
        <w:spacing w:after="120" w:line="360" w:lineRule="auto"/>
        <w:ind w:left="862" w:hanging="720"/>
      </w:pPr>
      <w:r w:rsidRPr="003C1178">
        <w:rPr>
          <w:b/>
        </w:rPr>
        <w:t>Purpose of Screen</w:t>
      </w:r>
      <w:r w:rsidRPr="003C1178">
        <w:t>: This provides options for changing the colour palette used in the system and for resetting the colour palette to the default scheme.</w:t>
      </w:r>
    </w:p>
    <w:p w14:paraId="6F5EC936" w14:textId="72812941" w:rsidR="001F0B20" w:rsidRPr="003C1178" w:rsidRDefault="001F0B20" w:rsidP="001F0B20">
      <w:pPr>
        <w:spacing w:line="360" w:lineRule="auto"/>
        <w:ind w:left="862" w:hanging="720"/>
      </w:pPr>
      <w:r w:rsidRPr="003C1178">
        <w:rPr>
          <w:b/>
        </w:rPr>
        <w:t xml:space="preserve">User interaction: </w:t>
      </w:r>
      <w:r w:rsidRPr="003C1178">
        <w:t xml:space="preserve">The user may select </w:t>
      </w:r>
      <w:r w:rsidR="007A02D4" w:rsidRPr="003C1178">
        <w:t xml:space="preserve">an area of the </w:t>
      </w:r>
      <w:r w:rsidR="00F91F57" w:rsidRPr="003C1178">
        <w:t xml:space="preserve">application </w:t>
      </w:r>
      <w:r w:rsidR="007A02D4" w:rsidRPr="003C1178">
        <w:t xml:space="preserve">and </w:t>
      </w:r>
      <w:r w:rsidRPr="003C1178">
        <w:t>a colour by tapping a colour on the colour wheel or they may press the ‘Reset’ button to return the display to the default colour scheme.</w:t>
      </w:r>
    </w:p>
    <w:p w14:paraId="225A21EB" w14:textId="0C16888D" w:rsidR="001F0B20" w:rsidRPr="003C1178" w:rsidRDefault="007A02D4" w:rsidP="00430ABE">
      <w:pPr>
        <w:spacing w:line="360" w:lineRule="auto"/>
        <w:ind w:left="851" w:hanging="709"/>
        <w:rPr>
          <w:b/>
        </w:rPr>
      </w:pPr>
      <w:r w:rsidRPr="003C1178">
        <w:rPr>
          <w:b/>
        </w:rPr>
        <w:t>Supporting Research</w:t>
      </w:r>
      <w:r w:rsidR="00430ABE" w:rsidRPr="003C1178">
        <w:rPr>
          <w:b/>
        </w:rPr>
        <w:t xml:space="preserve">: </w:t>
      </w:r>
      <w:r w:rsidR="001F0B20" w:rsidRPr="003C1178">
        <w:t xml:space="preserve">The option to personalize the interactive display colours was built to </w:t>
      </w:r>
      <w:r w:rsidR="009D6208" w:rsidRPr="003C1178">
        <w:t xml:space="preserve">ensures </w:t>
      </w:r>
      <w:r w:rsidR="0029742D" w:rsidRPr="003C1178">
        <w:t>users</w:t>
      </w:r>
      <w:r w:rsidR="009D6208" w:rsidRPr="003C1178">
        <w:t xml:space="preserve"> with colour blindness or preferences could still effectively use</w:t>
      </w:r>
      <w:r w:rsidR="001F0B20" w:rsidRPr="003C1178">
        <w:t xml:space="preserve"> the system.</w:t>
      </w:r>
    </w:p>
    <w:p w14:paraId="606A9B70" w14:textId="0339DAD2" w:rsidR="00430ABE" w:rsidRPr="003C1178" w:rsidRDefault="000844C1" w:rsidP="00430ABE">
      <w:pPr>
        <w:pStyle w:val="Heading2"/>
        <w:spacing w:before="120" w:after="120" w:line="360" w:lineRule="auto"/>
        <w:ind w:left="850" w:hanging="578"/>
      </w:pPr>
      <w:bookmarkStart w:id="49" w:name="_Toc2027255"/>
      <w:r w:rsidRPr="003C1178">
        <w:t>Prototype Design Summary</w:t>
      </w:r>
      <w:bookmarkEnd w:id="49"/>
    </w:p>
    <w:p w14:paraId="3E8D64BB" w14:textId="349C3853" w:rsidR="00D177AD" w:rsidRPr="003C1178" w:rsidRDefault="00D177AD" w:rsidP="003C2224">
      <w:pPr>
        <w:ind w:left="142"/>
      </w:pPr>
      <w:r w:rsidRPr="003C1178">
        <w:t xml:space="preserve">In designing this application three key areas were paramount: accessibility, usability and personalisation. </w:t>
      </w:r>
    </w:p>
    <w:tbl>
      <w:tblPr>
        <w:tblStyle w:val="TableGrid"/>
        <w:tblW w:w="0" w:type="auto"/>
        <w:tblLook w:val="04A0" w:firstRow="1" w:lastRow="0" w:firstColumn="1" w:lastColumn="0" w:noHBand="0" w:noVBand="1"/>
      </w:tblPr>
      <w:tblGrid>
        <w:gridCol w:w="2251"/>
        <w:gridCol w:w="2255"/>
        <w:gridCol w:w="2238"/>
        <w:gridCol w:w="2272"/>
      </w:tblGrid>
      <w:tr w:rsidR="00D177AD" w:rsidRPr="003C1178" w14:paraId="79573D60" w14:textId="77777777" w:rsidTr="00D177AD">
        <w:tc>
          <w:tcPr>
            <w:tcW w:w="2310" w:type="dxa"/>
          </w:tcPr>
          <w:p w14:paraId="2238103C" w14:textId="0A4EFADC" w:rsidR="00D177AD" w:rsidRPr="003C1178" w:rsidRDefault="00D177AD" w:rsidP="00D177AD">
            <w:pPr>
              <w:rPr>
                <w:b/>
              </w:rPr>
            </w:pPr>
            <w:r w:rsidRPr="003C1178">
              <w:rPr>
                <w:b/>
              </w:rPr>
              <w:t>Mechanism</w:t>
            </w:r>
          </w:p>
        </w:tc>
        <w:tc>
          <w:tcPr>
            <w:tcW w:w="2310" w:type="dxa"/>
          </w:tcPr>
          <w:p w14:paraId="5BD3973A" w14:textId="06B138A8" w:rsidR="00D177AD" w:rsidRPr="003C1178" w:rsidRDefault="00D177AD" w:rsidP="00D177AD">
            <w:pPr>
              <w:jc w:val="center"/>
              <w:rPr>
                <w:b/>
              </w:rPr>
            </w:pPr>
            <w:r w:rsidRPr="003C1178">
              <w:rPr>
                <w:b/>
              </w:rPr>
              <w:t>Accessibility</w:t>
            </w:r>
          </w:p>
        </w:tc>
        <w:tc>
          <w:tcPr>
            <w:tcW w:w="2311" w:type="dxa"/>
          </w:tcPr>
          <w:p w14:paraId="5F5D6635" w14:textId="76FE80A1" w:rsidR="00D177AD" w:rsidRPr="003C1178" w:rsidRDefault="00D177AD" w:rsidP="00D177AD">
            <w:pPr>
              <w:jc w:val="center"/>
              <w:rPr>
                <w:b/>
              </w:rPr>
            </w:pPr>
            <w:r w:rsidRPr="003C1178">
              <w:rPr>
                <w:b/>
              </w:rPr>
              <w:t>Usability</w:t>
            </w:r>
          </w:p>
        </w:tc>
        <w:tc>
          <w:tcPr>
            <w:tcW w:w="2311" w:type="dxa"/>
          </w:tcPr>
          <w:p w14:paraId="1D26ECCD" w14:textId="12FA87E4" w:rsidR="00D177AD" w:rsidRPr="003C1178" w:rsidRDefault="00D177AD" w:rsidP="00D177AD">
            <w:pPr>
              <w:jc w:val="center"/>
              <w:rPr>
                <w:b/>
              </w:rPr>
            </w:pPr>
            <w:r w:rsidRPr="003C1178">
              <w:rPr>
                <w:b/>
              </w:rPr>
              <w:t>Personalisation</w:t>
            </w:r>
          </w:p>
        </w:tc>
      </w:tr>
      <w:tr w:rsidR="00D177AD" w:rsidRPr="003C1178" w14:paraId="70CB2435" w14:textId="77777777" w:rsidTr="00D177AD">
        <w:tc>
          <w:tcPr>
            <w:tcW w:w="2310" w:type="dxa"/>
          </w:tcPr>
          <w:p w14:paraId="22DA81F7" w14:textId="5B5A07F1" w:rsidR="00D177AD" w:rsidRPr="003C1178" w:rsidRDefault="00D177AD" w:rsidP="00D177AD">
            <w:r w:rsidRPr="003C1178">
              <w:t>Only 15 screens</w:t>
            </w:r>
          </w:p>
        </w:tc>
        <w:tc>
          <w:tcPr>
            <w:tcW w:w="2310" w:type="dxa"/>
          </w:tcPr>
          <w:p w14:paraId="33B89E66" w14:textId="26D36D2A" w:rsidR="00D177AD" w:rsidRPr="003C1178" w:rsidRDefault="00D177AD" w:rsidP="003C2224">
            <w:pPr>
              <w:jc w:val="center"/>
            </w:pPr>
          </w:p>
        </w:tc>
        <w:tc>
          <w:tcPr>
            <w:tcW w:w="2311" w:type="dxa"/>
          </w:tcPr>
          <w:p w14:paraId="4CA17556" w14:textId="180FAA78" w:rsidR="00D177AD" w:rsidRPr="003C1178" w:rsidRDefault="003C2224" w:rsidP="003C2224">
            <w:pPr>
              <w:jc w:val="center"/>
            </w:pPr>
            <w:r w:rsidRPr="003C1178">
              <w:t>X</w:t>
            </w:r>
          </w:p>
        </w:tc>
        <w:tc>
          <w:tcPr>
            <w:tcW w:w="2311" w:type="dxa"/>
          </w:tcPr>
          <w:p w14:paraId="691F4C9D" w14:textId="77777777" w:rsidR="00D177AD" w:rsidRPr="003C1178" w:rsidRDefault="00D177AD" w:rsidP="003C2224">
            <w:pPr>
              <w:jc w:val="center"/>
            </w:pPr>
          </w:p>
        </w:tc>
      </w:tr>
      <w:tr w:rsidR="00D177AD" w:rsidRPr="003C1178" w14:paraId="1845D635" w14:textId="77777777" w:rsidTr="00D177AD">
        <w:tc>
          <w:tcPr>
            <w:tcW w:w="2310" w:type="dxa"/>
          </w:tcPr>
          <w:p w14:paraId="3C390B27" w14:textId="7493A40E" w:rsidR="00D177AD" w:rsidRPr="003C1178" w:rsidRDefault="00D177AD" w:rsidP="00D177AD">
            <w:r w:rsidRPr="003C1178">
              <w:t xml:space="preserve">Consistency of layout </w:t>
            </w:r>
          </w:p>
        </w:tc>
        <w:tc>
          <w:tcPr>
            <w:tcW w:w="2310" w:type="dxa"/>
          </w:tcPr>
          <w:p w14:paraId="736DA16B" w14:textId="2C0B78A4" w:rsidR="00D177AD" w:rsidRPr="003C1178" w:rsidRDefault="003C2224" w:rsidP="003C2224">
            <w:pPr>
              <w:jc w:val="center"/>
            </w:pPr>
            <w:r w:rsidRPr="003C1178">
              <w:t>X</w:t>
            </w:r>
          </w:p>
        </w:tc>
        <w:tc>
          <w:tcPr>
            <w:tcW w:w="2311" w:type="dxa"/>
          </w:tcPr>
          <w:p w14:paraId="4FD6864C" w14:textId="4F1FE426" w:rsidR="00D177AD" w:rsidRPr="003C1178" w:rsidRDefault="003C2224" w:rsidP="003C2224">
            <w:pPr>
              <w:jc w:val="center"/>
            </w:pPr>
            <w:r w:rsidRPr="003C1178">
              <w:t>X</w:t>
            </w:r>
          </w:p>
        </w:tc>
        <w:tc>
          <w:tcPr>
            <w:tcW w:w="2311" w:type="dxa"/>
          </w:tcPr>
          <w:p w14:paraId="73EAF855" w14:textId="77777777" w:rsidR="00D177AD" w:rsidRPr="003C1178" w:rsidRDefault="00D177AD" w:rsidP="003C2224">
            <w:pPr>
              <w:jc w:val="center"/>
            </w:pPr>
          </w:p>
        </w:tc>
      </w:tr>
      <w:tr w:rsidR="00D177AD" w:rsidRPr="003C1178" w14:paraId="13033FC9" w14:textId="77777777" w:rsidTr="00D177AD">
        <w:tc>
          <w:tcPr>
            <w:tcW w:w="2310" w:type="dxa"/>
          </w:tcPr>
          <w:p w14:paraId="4A377683" w14:textId="49D7A8B6" w:rsidR="00D177AD" w:rsidRPr="003C1178" w:rsidRDefault="00D177AD" w:rsidP="00D177AD">
            <w:r w:rsidRPr="003C1178">
              <w:t>Change preferred exercises</w:t>
            </w:r>
          </w:p>
        </w:tc>
        <w:tc>
          <w:tcPr>
            <w:tcW w:w="2310" w:type="dxa"/>
          </w:tcPr>
          <w:p w14:paraId="4CCA4F77" w14:textId="28DED4AA" w:rsidR="00D177AD" w:rsidRPr="003C1178" w:rsidRDefault="003C2224" w:rsidP="003C2224">
            <w:pPr>
              <w:jc w:val="center"/>
            </w:pPr>
            <w:r w:rsidRPr="003C1178">
              <w:t>X</w:t>
            </w:r>
          </w:p>
        </w:tc>
        <w:tc>
          <w:tcPr>
            <w:tcW w:w="2311" w:type="dxa"/>
          </w:tcPr>
          <w:p w14:paraId="085753D6" w14:textId="79AE256E" w:rsidR="00D177AD" w:rsidRPr="003C1178" w:rsidRDefault="003C2224" w:rsidP="003C2224">
            <w:pPr>
              <w:jc w:val="center"/>
            </w:pPr>
            <w:r w:rsidRPr="003C1178">
              <w:t>X</w:t>
            </w:r>
          </w:p>
        </w:tc>
        <w:tc>
          <w:tcPr>
            <w:tcW w:w="2311" w:type="dxa"/>
          </w:tcPr>
          <w:p w14:paraId="1937F6C9" w14:textId="158064F7" w:rsidR="00D177AD" w:rsidRPr="003C1178" w:rsidRDefault="003C2224" w:rsidP="003C2224">
            <w:pPr>
              <w:jc w:val="center"/>
            </w:pPr>
            <w:r w:rsidRPr="003C1178">
              <w:t>X</w:t>
            </w:r>
          </w:p>
        </w:tc>
      </w:tr>
      <w:tr w:rsidR="00D177AD" w:rsidRPr="003C1178" w14:paraId="2402D963" w14:textId="77777777" w:rsidTr="00D177AD">
        <w:tc>
          <w:tcPr>
            <w:tcW w:w="2310" w:type="dxa"/>
          </w:tcPr>
          <w:p w14:paraId="7EB2AF6C" w14:textId="0FE72DC2" w:rsidR="00D177AD" w:rsidRPr="003C1178" w:rsidRDefault="00D177AD" w:rsidP="00D177AD">
            <w:r w:rsidRPr="003C1178">
              <w:t>Change medication</w:t>
            </w:r>
          </w:p>
        </w:tc>
        <w:tc>
          <w:tcPr>
            <w:tcW w:w="2310" w:type="dxa"/>
          </w:tcPr>
          <w:p w14:paraId="2800C549" w14:textId="07914039" w:rsidR="00D177AD" w:rsidRPr="003C1178" w:rsidRDefault="003C2224" w:rsidP="003C2224">
            <w:pPr>
              <w:jc w:val="center"/>
            </w:pPr>
            <w:r w:rsidRPr="003C1178">
              <w:t>X</w:t>
            </w:r>
          </w:p>
        </w:tc>
        <w:tc>
          <w:tcPr>
            <w:tcW w:w="2311" w:type="dxa"/>
          </w:tcPr>
          <w:p w14:paraId="409D4F85" w14:textId="6A59829A" w:rsidR="00D177AD" w:rsidRPr="003C1178" w:rsidRDefault="003C2224" w:rsidP="003C2224">
            <w:pPr>
              <w:jc w:val="center"/>
            </w:pPr>
            <w:r w:rsidRPr="003C1178">
              <w:t>X</w:t>
            </w:r>
          </w:p>
        </w:tc>
        <w:tc>
          <w:tcPr>
            <w:tcW w:w="2311" w:type="dxa"/>
          </w:tcPr>
          <w:p w14:paraId="6E007E86" w14:textId="06F43B1F" w:rsidR="00D177AD" w:rsidRPr="003C1178" w:rsidRDefault="003C2224" w:rsidP="003C2224">
            <w:pPr>
              <w:jc w:val="center"/>
            </w:pPr>
            <w:r w:rsidRPr="003C1178">
              <w:t>X</w:t>
            </w:r>
          </w:p>
        </w:tc>
      </w:tr>
      <w:tr w:rsidR="00D177AD" w:rsidRPr="003C1178" w14:paraId="4E0EFFF5" w14:textId="77777777" w:rsidTr="00D177AD">
        <w:tc>
          <w:tcPr>
            <w:tcW w:w="2310" w:type="dxa"/>
          </w:tcPr>
          <w:p w14:paraId="168F9FBF" w14:textId="6F983152" w:rsidR="00D177AD" w:rsidRPr="003C1178" w:rsidRDefault="00D177AD" w:rsidP="00D177AD">
            <w:r w:rsidRPr="003C1178">
              <w:t>Change display colour</w:t>
            </w:r>
          </w:p>
        </w:tc>
        <w:tc>
          <w:tcPr>
            <w:tcW w:w="2310" w:type="dxa"/>
          </w:tcPr>
          <w:p w14:paraId="1EF00F92" w14:textId="628CBA53" w:rsidR="00D177AD" w:rsidRPr="003C1178" w:rsidRDefault="003C2224" w:rsidP="003C2224">
            <w:pPr>
              <w:jc w:val="center"/>
            </w:pPr>
            <w:r w:rsidRPr="003C1178">
              <w:t>X</w:t>
            </w:r>
          </w:p>
        </w:tc>
        <w:tc>
          <w:tcPr>
            <w:tcW w:w="2311" w:type="dxa"/>
          </w:tcPr>
          <w:p w14:paraId="7A921BD1" w14:textId="419ADED7" w:rsidR="00D177AD" w:rsidRPr="003C1178" w:rsidRDefault="003C2224" w:rsidP="003C2224">
            <w:pPr>
              <w:jc w:val="center"/>
            </w:pPr>
            <w:r w:rsidRPr="003C1178">
              <w:t>X</w:t>
            </w:r>
          </w:p>
        </w:tc>
        <w:tc>
          <w:tcPr>
            <w:tcW w:w="2311" w:type="dxa"/>
          </w:tcPr>
          <w:p w14:paraId="52422194" w14:textId="4BD4E67B" w:rsidR="00D177AD" w:rsidRPr="003C1178" w:rsidRDefault="003C2224" w:rsidP="003C2224">
            <w:pPr>
              <w:jc w:val="center"/>
            </w:pPr>
            <w:r w:rsidRPr="003C1178">
              <w:t>X</w:t>
            </w:r>
          </w:p>
        </w:tc>
      </w:tr>
      <w:tr w:rsidR="00D177AD" w:rsidRPr="003C1178" w14:paraId="26DB9FA1" w14:textId="77777777" w:rsidTr="00D177AD">
        <w:tc>
          <w:tcPr>
            <w:tcW w:w="2310" w:type="dxa"/>
          </w:tcPr>
          <w:p w14:paraId="3D785D82" w14:textId="6A7C10C5" w:rsidR="00D177AD" w:rsidRPr="003C1178" w:rsidRDefault="00D177AD" w:rsidP="00D177AD">
            <w:r w:rsidRPr="003C1178">
              <w:t xml:space="preserve">Facial recognition </w:t>
            </w:r>
          </w:p>
        </w:tc>
        <w:tc>
          <w:tcPr>
            <w:tcW w:w="2310" w:type="dxa"/>
          </w:tcPr>
          <w:p w14:paraId="4DA82615" w14:textId="2549D3F3" w:rsidR="00D177AD" w:rsidRPr="003C1178" w:rsidRDefault="003C2224" w:rsidP="003C2224">
            <w:pPr>
              <w:jc w:val="center"/>
            </w:pPr>
            <w:r w:rsidRPr="003C1178">
              <w:t>X</w:t>
            </w:r>
          </w:p>
        </w:tc>
        <w:tc>
          <w:tcPr>
            <w:tcW w:w="2311" w:type="dxa"/>
          </w:tcPr>
          <w:p w14:paraId="46C9D602" w14:textId="6D63B5FE" w:rsidR="00D177AD" w:rsidRPr="003C1178" w:rsidRDefault="003C2224" w:rsidP="003C2224">
            <w:pPr>
              <w:jc w:val="center"/>
            </w:pPr>
            <w:r w:rsidRPr="003C1178">
              <w:t>X</w:t>
            </w:r>
          </w:p>
        </w:tc>
        <w:tc>
          <w:tcPr>
            <w:tcW w:w="2311" w:type="dxa"/>
          </w:tcPr>
          <w:p w14:paraId="4823F786" w14:textId="77777777" w:rsidR="00D177AD" w:rsidRPr="003C1178" w:rsidRDefault="00D177AD" w:rsidP="003C2224">
            <w:pPr>
              <w:jc w:val="center"/>
            </w:pPr>
          </w:p>
        </w:tc>
      </w:tr>
    </w:tbl>
    <w:p w14:paraId="6FB5D318" w14:textId="2627C5A8" w:rsidR="00D177AD" w:rsidRPr="003C1178" w:rsidRDefault="00D177AD" w:rsidP="00D177AD"/>
    <w:p w14:paraId="25F920AE" w14:textId="41489DAF" w:rsidR="0056035D" w:rsidRPr="00126CB5" w:rsidRDefault="003C2224" w:rsidP="00126CB5">
      <w:pPr>
        <w:ind w:left="142"/>
      </w:pPr>
      <w:r w:rsidRPr="003C1178">
        <w:t>These three areas were selected as accessibility and usability are central to good design, while personalisation is key to continued use of the application.</w:t>
      </w:r>
    </w:p>
    <w:p w14:paraId="66C9992D" w14:textId="0143ED74" w:rsidR="00F2257A" w:rsidRPr="003C1178" w:rsidRDefault="00F2257A" w:rsidP="00750A68">
      <w:pPr>
        <w:pStyle w:val="Heading1"/>
      </w:pPr>
      <w:bookmarkStart w:id="50" w:name="_Toc2027256"/>
      <w:r w:rsidRPr="003C1178">
        <w:lastRenderedPageBreak/>
        <w:t>Appendix</w:t>
      </w:r>
      <w:bookmarkEnd w:id="50"/>
    </w:p>
    <w:p w14:paraId="5F064C35" w14:textId="77777777" w:rsidR="00E0791B" w:rsidRPr="003C1178" w:rsidRDefault="00E0791B" w:rsidP="00E0791B">
      <w:pPr>
        <w:pStyle w:val="Heading2"/>
      </w:pPr>
      <w:bookmarkStart w:id="51" w:name="_Toc2027257"/>
      <w:r w:rsidRPr="003C1178">
        <w:t>Gantt Chart</w:t>
      </w:r>
      <w:bookmarkEnd w:id="51"/>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3C1178"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3C1178" w:rsidRDefault="002136E2" w:rsidP="002136E2">
            <w:pPr>
              <w:spacing w:after="0" w:line="240" w:lineRule="auto"/>
              <w:rPr>
                <w:rFonts w:ascii="Calibri" w:eastAsia="Times New Roman" w:hAnsi="Calibri" w:cs="Calibri"/>
                <w:b/>
                <w:color w:val="000000"/>
                <w:lang w:eastAsia="en-GB"/>
              </w:rPr>
            </w:pPr>
            <w:r w:rsidRPr="003C1178">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3C1178" w:rsidRDefault="002136E2" w:rsidP="002136E2">
            <w:pPr>
              <w:spacing w:after="0" w:line="240" w:lineRule="auto"/>
              <w:jc w:val="center"/>
              <w:rPr>
                <w:rFonts w:ascii="Calibri" w:eastAsia="Times New Roman" w:hAnsi="Calibri" w:cs="Calibri"/>
                <w:b/>
                <w:color w:val="000000"/>
                <w:lang w:eastAsia="en-GB"/>
              </w:rPr>
            </w:pPr>
            <w:r w:rsidRPr="003C1178">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3C1178" w:rsidRDefault="002136E2" w:rsidP="002136E2">
            <w:pPr>
              <w:spacing w:after="0" w:line="240" w:lineRule="auto"/>
              <w:jc w:val="center"/>
              <w:rPr>
                <w:rFonts w:ascii="Calibri" w:eastAsia="Times New Roman" w:hAnsi="Calibri" w:cs="Calibri"/>
                <w:b/>
                <w:color w:val="000000"/>
                <w:lang w:eastAsia="en-GB"/>
              </w:rPr>
            </w:pPr>
            <w:r w:rsidRPr="003C1178">
              <w:rPr>
                <w:rFonts w:ascii="Calibri" w:eastAsia="Times New Roman" w:hAnsi="Calibri" w:cs="Calibri"/>
                <w:b/>
                <w:color w:val="000000"/>
                <w:lang w:eastAsia="en-GB"/>
              </w:rPr>
              <w:t>Days to Complete</w:t>
            </w:r>
          </w:p>
        </w:tc>
      </w:tr>
      <w:tr w:rsidR="002136E2" w:rsidRPr="003C1178"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3C1178" w:rsidRDefault="00C471CE" w:rsidP="00C471CE">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 xml:space="preserve">Introduction </w:t>
            </w:r>
            <w:r w:rsidR="002136E2" w:rsidRPr="003C1178">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w:t>
            </w:r>
          </w:p>
        </w:tc>
      </w:tr>
      <w:tr w:rsidR="002136E2" w:rsidRPr="003C1178"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w:t>
            </w:r>
          </w:p>
        </w:tc>
      </w:tr>
      <w:tr w:rsidR="002136E2" w:rsidRPr="003C1178"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Introduction to cozmo</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w:t>
            </w:r>
          </w:p>
        </w:tc>
      </w:tr>
      <w:tr w:rsidR="002136E2" w:rsidRPr="003C1178"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10</w:t>
            </w:r>
          </w:p>
        </w:tc>
      </w:tr>
      <w:tr w:rsidR="002136E2" w:rsidRPr="003C1178"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10</w:t>
            </w:r>
          </w:p>
        </w:tc>
      </w:tr>
      <w:tr w:rsidR="002136E2" w:rsidRPr="003C1178"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w:t>
            </w:r>
          </w:p>
        </w:tc>
      </w:tr>
      <w:tr w:rsidR="002136E2" w:rsidRPr="003C1178"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3</w:t>
            </w:r>
          </w:p>
        </w:tc>
      </w:tr>
      <w:tr w:rsidR="002136E2" w:rsidRPr="003C1178"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bl>
    <w:p w14:paraId="4F4478F8" w14:textId="77777777" w:rsidR="002136E2" w:rsidRPr="003C1178" w:rsidRDefault="009271F6" w:rsidP="002136E2">
      <w:r w:rsidRPr="003C1178">
        <w:rPr>
          <w:noProof/>
          <w:lang w:eastAsia="en-GB"/>
        </w:rPr>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a16="http://schemas.microsoft.com/office/drawing/2014/main"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0E198B7" w14:textId="77777777" w:rsidR="00E0791B" w:rsidRPr="003C1178" w:rsidRDefault="00E0791B" w:rsidP="00E0791B">
      <w:pPr>
        <w:pStyle w:val="Heading2"/>
      </w:pPr>
      <w:bookmarkStart w:id="52" w:name="_Ref442604"/>
      <w:bookmarkStart w:id="53" w:name="_Toc2027258"/>
      <w:r w:rsidRPr="003C1178">
        <w:lastRenderedPageBreak/>
        <w:t>Personae</w:t>
      </w:r>
      <w:bookmarkEnd w:id="52"/>
      <w:bookmarkEnd w:id="53"/>
    </w:p>
    <w:p w14:paraId="39AC570F" w14:textId="283A5B78" w:rsidR="00E0791B" w:rsidRPr="003C1178" w:rsidRDefault="00E0791B" w:rsidP="00E0791B">
      <w:pPr>
        <w:pStyle w:val="Heading3"/>
      </w:pPr>
      <w:bookmarkStart w:id="54" w:name="_Toc2027259"/>
      <w:r w:rsidRPr="003C1178">
        <w:t>Al</w:t>
      </w:r>
      <w:bookmarkEnd w:id="54"/>
      <w:r w:rsidRPr="003C1178">
        <w:t xml:space="preserve">  </w:t>
      </w:r>
    </w:p>
    <w:p w14:paraId="2394A53B" w14:textId="77777777" w:rsidR="00E0791B" w:rsidRPr="003C1178" w:rsidRDefault="00E0791B" w:rsidP="00E0791B">
      <w:pPr>
        <w:pStyle w:val="NoSpacing"/>
        <w:ind w:left="1440"/>
      </w:pPr>
      <w:r w:rsidRPr="003C1178">
        <w:t>Age</w:t>
      </w:r>
      <w:r w:rsidRPr="003C1178">
        <w:tab/>
        <w:t>:</w:t>
      </w:r>
      <w:r w:rsidRPr="003C1178">
        <w:tab/>
        <w:t>66</w:t>
      </w:r>
    </w:p>
    <w:p w14:paraId="1893868D" w14:textId="77777777" w:rsidR="00E0791B" w:rsidRPr="003C1178" w:rsidRDefault="00E0791B" w:rsidP="00E0791B">
      <w:pPr>
        <w:pStyle w:val="NoSpacing"/>
        <w:ind w:left="993"/>
      </w:pPr>
      <w:r w:rsidRPr="003C1178">
        <w:tab/>
      </w:r>
      <w:r w:rsidRPr="003C1178">
        <w:tab/>
        <w:t>:</w:t>
      </w:r>
      <w:r w:rsidRPr="003C1178">
        <w:tab/>
        <w:t>Widowed, 8 years</w:t>
      </w:r>
    </w:p>
    <w:p w14:paraId="6E9D98F3" w14:textId="77777777" w:rsidR="00E0791B" w:rsidRPr="003C1178" w:rsidRDefault="00E0791B" w:rsidP="00E0791B">
      <w:pPr>
        <w:pStyle w:val="NoSpacing"/>
        <w:ind w:left="2160"/>
      </w:pPr>
      <w:r w:rsidRPr="003C1178">
        <w:t>:</w:t>
      </w:r>
      <w:r w:rsidRPr="003C1178">
        <w:tab/>
        <w:t>1 adult daughter, married with small children, lives in Australia</w:t>
      </w:r>
    </w:p>
    <w:p w14:paraId="2F01984A" w14:textId="77777777" w:rsidR="00E0791B" w:rsidRPr="003C1178" w:rsidRDefault="00E0791B" w:rsidP="00E0791B">
      <w:pPr>
        <w:pStyle w:val="NoSpacing"/>
        <w:ind w:left="2160" w:hanging="720"/>
      </w:pPr>
      <w:r w:rsidRPr="003C1178">
        <w:t>Health</w:t>
      </w:r>
      <w:r w:rsidRPr="003C1178">
        <w:tab/>
        <w:t>:</w:t>
      </w:r>
      <w:r w:rsidRPr="003C1178">
        <w:tab/>
        <w:t>Suffered first stroke six weeks ago</w:t>
      </w:r>
    </w:p>
    <w:p w14:paraId="6B3C2C04" w14:textId="77777777" w:rsidR="0063256D" w:rsidRPr="003C1178" w:rsidRDefault="0063256D" w:rsidP="00E0791B">
      <w:pPr>
        <w:pStyle w:val="NoSpacing"/>
        <w:ind w:left="2160" w:hanging="720"/>
      </w:pPr>
    </w:p>
    <w:p w14:paraId="7E718D2F" w14:textId="77777777" w:rsidR="00E0791B" w:rsidRPr="003C1178" w:rsidRDefault="00E0791B" w:rsidP="00E0791B">
      <w:pPr>
        <w:pStyle w:val="NoSpacing"/>
        <w:ind w:left="2880"/>
      </w:pPr>
      <w:r w:rsidRPr="003C1178">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14:paraId="65424E77" w14:textId="77777777" w:rsidR="0063256D" w:rsidRPr="003C1178" w:rsidRDefault="0063256D" w:rsidP="00E0791B">
      <w:pPr>
        <w:pStyle w:val="NoSpacing"/>
        <w:ind w:left="2880"/>
      </w:pPr>
    </w:p>
    <w:p w14:paraId="3BC917F4" w14:textId="77777777" w:rsidR="00E0791B" w:rsidRPr="003C1178" w:rsidRDefault="00E0791B" w:rsidP="00E0791B">
      <w:pPr>
        <w:pStyle w:val="NoSpacing"/>
        <w:ind w:left="2880"/>
      </w:pPr>
      <w:r w:rsidRPr="003C1178">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Pr="003C1178" w:rsidRDefault="0063256D" w:rsidP="00E0791B">
      <w:pPr>
        <w:pStyle w:val="NoSpacing"/>
        <w:ind w:left="2880"/>
      </w:pPr>
    </w:p>
    <w:p w14:paraId="5F260E74" w14:textId="77777777" w:rsidR="00E0791B" w:rsidRPr="003C1178" w:rsidRDefault="00E0791B" w:rsidP="00E0791B">
      <w:pPr>
        <w:pStyle w:val="NoSpacing"/>
        <w:ind w:left="2880"/>
      </w:pPr>
      <w:r w:rsidRPr="003C1178">
        <w:t>Consequences of stroke: minor speech impairment which has largely been overcome through therapy. Difficulty in walking and difficulty in assessing placement of objects/hands to place objects.</w:t>
      </w:r>
    </w:p>
    <w:p w14:paraId="5205580C" w14:textId="77777777" w:rsidR="0063256D" w:rsidRPr="003C1178" w:rsidRDefault="0063256D" w:rsidP="00E0791B">
      <w:pPr>
        <w:pStyle w:val="NoSpacing"/>
        <w:ind w:left="2880"/>
      </w:pPr>
    </w:p>
    <w:p w14:paraId="320FB162" w14:textId="77777777" w:rsidR="00E0791B" w:rsidRPr="003C1178" w:rsidRDefault="00E0791B" w:rsidP="00E0791B">
      <w:pPr>
        <w:pStyle w:val="NoSpacing"/>
        <w:ind w:left="2880"/>
      </w:pPr>
      <w:r w:rsidRPr="003C1178">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14:paraId="1F14BB18" w14:textId="77777777" w:rsidR="0063256D" w:rsidRPr="003C1178" w:rsidRDefault="0063256D" w:rsidP="00E0791B">
      <w:pPr>
        <w:pStyle w:val="NoSpacing"/>
        <w:ind w:left="2160" w:hanging="720"/>
      </w:pPr>
    </w:p>
    <w:p w14:paraId="795A4DEC" w14:textId="77777777" w:rsidR="00E0791B" w:rsidRPr="003C1178" w:rsidRDefault="00E0791B" w:rsidP="00E0791B">
      <w:pPr>
        <w:pStyle w:val="NoSpacing"/>
        <w:ind w:left="2160" w:hanging="720"/>
      </w:pPr>
      <w:r w:rsidRPr="003C1178">
        <w:t>Next stages for improvement</w:t>
      </w:r>
    </w:p>
    <w:p w14:paraId="186C5E82" w14:textId="77777777" w:rsidR="00E0791B" w:rsidRPr="003C1178" w:rsidRDefault="00E0791B" w:rsidP="00E0791B">
      <w:pPr>
        <w:pStyle w:val="NoSpacing"/>
        <w:ind w:left="2160"/>
      </w:pPr>
      <w:r w:rsidRPr="003C1178">
        <w:t>:</w:t>
      </w:r>
      <w:r w:rsidRPr="003C1178">
        <w:tab/>
        <w:t>Al wants to be in his own home but to do this he needs to be able to</w:t>
      </w:r>
    </w:p>
    <w:p w14:paraId="107259CD" w14:textId="77777777" w:rsidR="00E0791B" w:rsidRPr="003C1178" w:rsidRDefault="00E0791B" w:rsidP="00E0791B">
      <w:pPr>
        <w:pStyle w:val="NoSpacing"/>
        <w:numPr>
          <w:ilvl w:val="0"/>
          <w:numId w:val="15"/>
        </w:numPr>
        <w:ind w:left="3240"/>
      </w:pPr>
      <w:r w:rsidRPr="003C1178">
        <w:t>Walk through rooms, to bathroom, to kitchen. At present, he has difficulty doing this.</w:t>
      </w:r>
    </w:p>
    <w:p w14:paraId="0DEBC646" w14:textId="77777777" w:rsidR="00E0791B" w:rsidRPr="003C1178" w:rsidRDefault="00E0791B" w:rsidP="00E0791B">
      <w:pPr>
        <w:pStyle w:val="NoSpacing"/>
        <w:numPr>
          <w:ilvl w:val="0"/>
          <w:numId w:val="16"/>
        </w:numPr>
        <w:ind w:left="3600"/>
      </w:pPr>
      <w:r w:rsidRPr="003C1178">
        <w:t>Needed: Exercises to improve muscle strength, balance coordination, overall activity.</w:t>
      </w:r>
    </w:p>
    <w:p w14:paraId="292212C5" w14:textId="77777777" w:rsidR="00E0791B" w:rsidRPr="003C1178" w:rsidRDefault="00E0791B" w:rsidP="00E0791B">
      <w:pPr>
        <w:pStyle w:val="NoSpacing"/>
        <w:numPr>
          <w:ilvl w:val="0"/>
          <w:numId w:val="15"/>
        </w:numPr>
        <w:ind w:left="3240"/>
      </w:pPr>
      <w:r w:rsidRPr="003C1178">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14:paraId="1B36D0E8" w14:textId="77777777" w:rsidR="00E0791B" w:rsidRPr="003C1178" w:rsidRDefault="00E0791B" w:rsidP="00E0791B">
      <w:pPr>
        <w:pStyle w:val="NoSpacing"/>
        <w:numPr>
          <w:ilvl w:val="0"/>
          <w:numId w:val="16"/>
        </w:numPr>
        <w:ind w:left="3600"/>
      </w:pPr>
      <w:r w:rsidRPr="003C1178">
        <w:t>Needed: Exercises to improve control and coordination of hands.</w:t>
      </w:r>
    </w:p>
    <w:p w14:paraId="20F916BF" w14:textId="77777777" w:rsidR="00E0791B" w:rsidRPr="003C1178" w:rsidRDefault="00E0791B" w:rsidP="00E0791B">
      <w:pPr>
        <w:pStyle w:val="NoSpacing"/>
        <w:numPr>
          <w:ilvl w:val="0"/>
          <w:numId w:val="15"/>
        </w:numPr>
        <w:ind w:left="3240"/>
      </w:pPr>
      <w:r w:rsidRPr="003C1178">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rsidRPr="003C1178">
        <w:lastRenderedPageBreak/>
        <w:t>types of medicine that need to be taken at specific times but despite labels on containers, Al failed to take one medicine correctly which led to some minor deterioration.</w:t>
      </w:r>
    </w:p>
    <w:p w14:paraId="0EEA5549" w14:textId="77777777" w:rsidR="00E0791B" w:rsidRPr="003C1178" w:rsidRDefault="00E0791B" w:rsidP="00E0791B">
      <w:pPr>
        <w:pStyle w:val="NoSpacing"/>
        <w:numPr>
          <w:ilvl w:val="0"/>
          <w:numId w:val="16"/>
        </w:numPr>
        <w:ind w:left="3600"/>
      </w:pPr>
      <w:r w:rsidRPr="003C1178">
        <w:t>Needed: A method that makes it easier for Al to take his medication at the right times.</w:t>
      </w:r>
    </w:p>
    <w:p w14:paraId="4ED69854" w14:textId="77777777" w:rsidR="00E0791B" w:rsidRPr="003C1178" w:rsidRDefault="00E0791B" w:rsidP="00E0791B">
      <w:pPr>
        <w:pStyle w:val="NoSpacing"/>
        <w:numPr>
          <w:ilvl w:val="0"/>
          <w:numId w:val="15"/>
        </w:numPr>
        <w:ind w:left="3240"/>
      </w:pPr>
      <w:r w:rsidRPr="003C1178">
        <w:t>Because Al has difficulty in walking, he needs extra assistance getting small, everyday items.</w:t>
      </w:r>
    </w:p>
    <w:p w14:paraId="199E9AF2" w14:textId="77777777" w:rsidR="00E0791B" w:rsidRPr="003C1178" w:rsidRDefault="00E0791B" w:rsidP="00E0791B">
      <w:pPr>
        <w:pStyle w:val="NoSpacing"/>
        <w:numPr>
          <w:ilvl w:val="0"/>
          <w:numId w:val="16"/>
        </w:numPr>
        <w:ind w:left="3600"/>
      </w:pPr>
      <w:r w:rsidRPr="003C1178">
        <w:t>Needed: A robot which could take instructions – ‘Bring me my glasses’, for example – would ease Al’s transition to being fully independent in his home again. Items that may be needed for a robot to fetch include: aforementioned glasses, pen and paper, mobile telephone.</w:t>
      </w:r>
    </w:p>
    <w:p w14:paraId="74AAF3E0" w14:textId="77777777" w:rsidR="00E0791B" w:rsidRPr="003C1178" w:rsidRDefault="00E0791B" w:rsidP="00E0791B">
      <w:pPr>
        <w:pStyle w:val="NoSpacing"/>
        <w:ind w:left="2880"/>
      </w:pPr>
    </w:p>
    <w:p w14:paraId="5D5AE0E5" w14:textId="77777777" w:rsidR="00E0791B" w:rsidRPr="003C1178" w:rsidRDefault="00E0791B" w:rsidP="00E0791B">
      <w:pPr>
        <w:pStyle w:val="NoSpacing"/>
        <w:ind w:left="2880"/>
      </w:pPr>
      <w:r w:rsidRPr="003C1178">
        <w:t>If these four areas can see real improvement in Al’s ability to regain independence, it could make a positive difference to Al, who deeply misses feeling like a functioning adult with much to give to others.</w:t>
      </w:r>
    </w:p>
    <w:p w14:paraId="0272893C" w14:textId="77777777" w:rsidR="00E0791B" w:rsidRPr="003C1178" w:rsidRDefault="00E0791B" w:rsidP="00E0791B">
      <w:pPr>
        <w:pStyle w:val="NoSpacing"/>
        <w:ind w:left="4593"/>
      </w:pPr>
    </w:p>
    <w:p w14:paraId="7F0786AE" w14:textId="77777777" w:rsidR="00E0791B" w:rsidRPr="003C1178" w:rsidRDefault="00E0791B" w:rsidP="002363FF">
      <w:pPr>
        <w:pStyle w:val="NoSpacing"/>
        <w:ind w:left="2880"/>
      </w:pPr>
      <w:r w:rsidRPr="003C1178">
        <w:rPr>
          <w:i/>
        </w:rPr>
        <w:t>Nice to have:</w:t>
      </w:r>
    </w:p>
    <w:p w14:paraId="5EC6B0C8" w14:textId="77777777" w:rsidR="00E0791B" w:rsidRPr="003C1178" w:rsidRDefault="00E0791B" w:rsidP="002363FF">
      <w:pPr>
        <w:pStyle w:val="NoSpacing"/>
        <w:ind w:left="3600"/>
      </w:pPr>
      <w:r w:rsidRPr="003C1178">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3F264FAC" w14:textId="175758B8" w:rsidR="002363FF" w:rsidRPr="003C1178" w:rsidRDefault="002363FF" w:rsidP="002363FF">
      <w:pPr>
        <w:pStyle w:val="Heading3"/>
      </w:pPr>
      <w:r w:rsidRPr="003C1178">
        <w:tab/>
      </w:r>
      <w:bookmarkStart w:id="55" w:name="_Toc2027260"/>
      <w:r w:rsidRPr="003C1178">
        <w:t>Kitty</w:t>
      </w:r>
      <w:bookmarkEnd w:id="55"/>
      <w:r w:rsidRPr="003C1178">
        <w:t xml:space="preserve"> </w:t>
      </w:r>
    </w:p>
    <w:p w14:paraId="3BCB4217" w14:textId="1149F2B9" w:rsidR="002363FF" w:rsidRPr="003C1178" w:rsidRDefault="005E2739" w:rsidP="005E2739">
      <w:pPr>
        <w:pStyle w:val="NoSpacing"/>
        <w:ind w:left="720" w:firstLine="720"/>
      </w:pPr>
      <w:r w:rsidRPr="003C1178">
        <w:t>Age</w:t>
      </w:r>
      <w:r w:rsidRPr="003C1178">
        <w:tab/>
      </w:r>
      <w:r w:rsidR="002363FF" w:rsidRPr="003C1178">
        <w:t>:</w:t>
      </w:r>
      <w:r w:rsidR="002363FF" w:rsidRPr="003C1178">
        <w:tab/>
        <w:t>78+</w:t>
      </w:r>
    </w:p>
    <w:p w14:paraId="7FB34691" w14:textId="5CF16930" w:rsidR="002363FF" w:rsidRPr="003C1178" w:rsidRDefault="002363FF" w:rsidP="002363FF">
      <w:pPr>
        <w:pStyle w:val="NoSpacing"/>
        <w:ind w:left="720"/>
      </w:pPr>
      <w:r w:rsidRPr="003C1178">
        <w:tab/>
      </w:r>
      <w:r w:rsidRPr="003C1178">
        <w:tab/>
        <w:t>:</w:t>
      </w:r>
      <w:r w:rsidRPr="003C1178">
        <w:tab/>
        <w:t>Widowed, 23 years</w:t>
      </w:r>
    </w:p>
    <w:p w14:paraId="1BA71D31" w14:textId="77777777" w:rsidR="002363FF" w:rsidRPr="003C1178" w:rsidRDefault="002363FF" w:rsidP="001E3195">
      <w:pPr>
        <w:pStyle w:val="NoSpacing"/>
        <w:ind w:left="2160"/>
      </w:pPr>
      <w:r w:rsidRPr="003C1178">
        <w:t>:</w:t>
      </w:r>
      <w:r w:rsidRPr="003C1178">
        <w:tab/>
        <w:t>3 adult children, married, 5 grandchildren</w:t>
      </w:r>
    </w:p>
    <w:p w14:paraId="7517A5A8" w14:textId="5D53F6A5" w:rsidR="002363FF" w:rsidRPr="003C1178" w:rsidRDefault="005E2739" w:rsidP="005E2739">
      <w:pPr>
        <w:pStyle w:val="NoSpacing"/>
        <w:ind w:left="1440"/>
      </w:pPr>
      <w:r w:rsidRPr="003C1178">
        <w:t>Health</w:t>
      </w:r>
      <w:r w:rsidRPr="003C1178">
        <w:tab/>
      </w:r>
      <w:r w:rsidR="002363FF" w:rsidRPr="003C1178">
        <w:t>:</w:t>
      </w:r>
      <w:r w:rsidR="002363FF" w:rsidRPr="003C1178">
        <w:tab/>
        <w:t>Kitty uses a walker after a fall caused back damage.</w:t>
      </w:r>
    </w:p>
    <w:p w14:paraId="273B1B77" w14:textId="77777777" w:rsidR="0063256D" w:rsidRPr="003C1178" w:rsidRDefault="0063256D" w:rsidP="002363FF">
      <w:pPr>
        <w:pStyle w:val="NoSpacing"/>
        <w:ind w:left="4320" w:hanging="720"/>
      </w:pPr>
    </w:p>
    <w:p w14:paraId="21995A68" w14:textId="77777777" w:rsidR="002363FF" w:rsidRPr="003C1178" w:rsidRDefault="002363FF" w:rsidP="001E3195">
      <w:pPr>
        <w:pStyle w:val="NoSpacing"/>
        <w:ind w:left="3600" w:hanging="720"/>
      </w:pPr>
      <w:r w:rsidRPr="003C1178">
        <w:t>Kitty gets less exercise than she once did and as a consequence her balance is deteriorating.</w:t>
      </w:r>
    </w:p>
    <w:p w14:paraId="132E07C6" w14:textId="77777777" w:rsidR="0063256D" w:rsidRPr="003C1178" w:rsidRDefault="0063256D" w:rsidP="001E3195">
      <w:pPr>
        <w:pStyle w:val="NoSpacing"/>
        <w:ind w:left="3600" w:hanging="720"/>
      </w:pPr>
    </w:p>
    <w:p w14:paraId="67ECEF0D" w14:textId="77777777" w:rsidR="002363FF" w:rsidRPr="003C1178" w:rsidRDefault="002363FF" w:rsidP="001E3195">
      <w:pPr>
        <w:pStyle w:val="NoSpacing"/>
        <w:ind w:left="3600" w:hanging="720"/>
      </w:pPr>
      <w:r w:rsidRPr="003C1178">
        <w:t>Kitty worked a cook for a hotel restaurant until retiring at age 59. She likes puttering around in a small garden and playing card games with the ladies at the local centre for pensioners.</w:t>
      </w:r>
    </w:p>
    <w:p w14:paraId="079BA170" w14:textId="77777777" w:rsidR="0063256D" w:rsidRPr="003C1178" w:rsidRDefault="0063256D" w:rsidP="001E3195">
      <w:pPr>
        <w:pStyle w:val="NoSpacing"/>
        <w:ind w:left="3600" w:hanging="720"/>
      </w:pPr>
    </w:p>
    <w:p w14:paraId="788D05C0" w14:textId="77777777" w:rsidR="002363FF" w:rsidRPr="003C1178" w:rsidRDefault="002363FF" w:rsidP="001E3195">
      <w:pPr>
        <w:pStyle w:val="NoSpacing"/>
        <w:ind w:left="3600" w:hanging="720"/>
      </w:pPr>
      <w:r w:rsidRPr="003C1178">
        <w:t>Kitty is forgetful so can miss a dose of prescribed medication without reminders.</w:t>
      </w:r>
    </w:p>
    <w:p w14:paraId="55227C34" w14:textId="77777777" w:rsidR="002363FF" w:rsidRPr="003C1178" w:rsidRDefault="002363FF" w:rsidP="005E2739">
      <w:pPr>
        <w:pStyle w:val="NoSpacing"/>
        <w:ind w:left="1440"/>
      </w:pPr>
      <w:r w:rsidRPr="003C1178">
        <w:t>Next stages for improvement</w:t>
      </w:r>
    </w:p>
    <w:p w14:paraId="2703AEA2" w14:textId="77777777" w:rsidR="002363FF" w:rsidRPr="003C1178" w:rsidRDefault="002363FF" w:rsidP="001E3195">
      <w:pPr>
        <w:pStyle w:val="NoSpacing"/>
        <w:ind w:left="2880" w:hanging="720"/>
      </w:pPr>
      <w:r w:rsidRPr="003C1178">
        <w:t>:</w:t>
      </w:r>
      <w:r w:rsidRPr="003C1178">
        <w:tab/>
        <w:t>Kitty enjoys her independence as well as her social group at the local centre.</w:t>
      </w:r>
    </w:p>
    <w:p w14:paraId="534F4B3A" w14:textId="77777777" w:rsidR="002363FF" w:rsidRPr="003C1178" w:rsidRDefault="002363FF" w:rsidP="002363FF">
      <w:pPr>
        <w:pStyle w:val="NoSpacing"/>
        <w:numPr>
          <w:ilvl w:val="0"/>
          <w:numId w:val="17"/>
        </w:numPr>
        <w:ind w:left="3240"/>
      </w:pPr>
      <w:r w:rsidRPr="003C1178">
        <w:t>Kitty knows she should exercise more and accepts that if she doesn’t, she may lose the ability to visit the local centre.</w:t>
      </w:r>
    </w:p>
    <w:p w14:paraId="2405C9C3" w14:textId="77777777" w:rsidR="002363FF" w:rsidRPr="003C1178" w:rsidRDefault="002363FF" w:rsidP="002363FF">
      <w:pPr>
        <w:pStyle w:val="NoSpacing"/>
        <w:numPr>
          <w:ilvl w:val="0"/>
          <w:numId w:val="16"/>
        </w:numPr>
        <w:ind w:left="3960"/>
      </w:pPr>
      <w:r w:rsidRPr="003C1178">
        <w:t>Needed: Exercises to improve muscle strength, balance coordination, overall activity.</w:t>
      </w:r>
    </w:p>
    <w:p w14:paraId="0D1A0194" w14:textId="77777777" w:rsidR="002363FF" w:rsidRPr="003C1178" w:rsidRDefault="002363FF" w:rsidP="002363FF">
      <w:pPr>
        <w:pStyle w:val="NoSpacing"/>
        <w:numPr>
          <w:ilvl w:val="0"/>
          <w:numId w:val="17"/>
        </w:numPr>
        <w:ind w:left="3240"/>
      </w:pPr>
      <w:r w:rsidRPr="003C1178">
        <w:t>Kitty enjoys when her grandchildren can come for a visit. She is sad when she cannot lift them to sit with her but she doesn’t handle weights very well.</w:t>
      </w:r>
    </w:p>
    <w:p w14:paraId="39BB4609" w14:textId="77777777" w:rsidR="002363FF" w:rsidRPr="003C1178" w:rsidRDefault="002363FF" w:rsidP="002363FF">
      <w:pPr>
        <w:pStyle w:val="NoSpacing"/>
        <w:numPr>
          <w:ilvl w:val="0"/>
          <w:numId w:val="16"/>
        </w:numPr>
        <w:ind w:left="3960"/>
      </w:pPr>
      <w:r w:rsidRPr="003C1178">
        <w:lastRenderedPageBreak/>
        <w:t>Needed: Exercises to improve arm tone through light weight lifting.</w:t>
      </w:r>
    </w:p>
    <w:p w14:paraId="607A94BE" w14:textId="77777777" w:rsidR="002363FF" w:rsidRPr="003C1178" w:rsidRDefault="002363FF" w:rsidP="002363FF">
      <w:pPr>
        <w:pStyle w:val="NoSpacing"/>
        <w:numPr>
          <w:ilvl w:val="0"/>
          <w:numId w:val="17"/>
        </w:numPr>
        <w:ind w:left="3240"/>
      </w:pPr>
      <w:r w:rsidRPr="003C1178">
        <w:t>Take medication on time. Kitty is forgetful and often confuses her medication.</w:t>
      </w:r>
    </w:p>
    <w:p w14:paraId="59A9362E" w14:textId="77777777" w:rsidR="002363FF" w:rsidRPr="003C1178" w:rsidRDefault="002363FF" w:rsidP="002363FF">
      <w:pPr>
        <w:pStyle w:val="NoSpacing"/>
        <w:numPr>
          <w:ilvl w:val="0"/>
          <w:numId w:val="16"/>
        </w:numPr>
        <w:ind w:left="3960"/>
      </w:pPr>
      <w:r w:rsidRPr="003C1178">
        <w:t>Needed: A method that Kitty can easily follow to check off which tablets she has taken and which still need taken at what time would help her in this.</w:t>
      </w:r>
    </w:p>
    <w:p w14:paraId="4B9077E6" w14:textId="77777777" w:rsidR="002363FF" w:rsidRPr="003C1178" w:rsidRDefault="002363FF" w:rsidP="002363FF">
      <w:pPr>
        <w:pStyle w:val="NoSpacing"/>
        <w:numPr>
          <w:ilvl w:val="0"/>
          <w:numId w:val="17"/>
        </w:numPr>
        <w:ind w:left="3240"/>
      </w:pPr>
      <w:r w:rsidRPr="003C1178">
        <w:t>Kitty would enjoy extra assistance getting small, everyday items. She did have a home helper who came three times a week but the council had to cancel that as they no longer had the funds to pay the helper. Kitty misses the interaction.</w:t>
      </w:r>
    </w:p>
    <w:p w14:paraId="00548FB2" w14:textId="77777777" w:rsidR="002363FF" w:rsidRPr="003C1178" w:rsidRDefault="002363FF" w:rsidP="002363FF">
      <w:pPr>
        <w:pStyle w:val="NoSpacing"/>
        <w:numPr>
          <w:ilvl w:val="0"/>
          <w:numId w:val="16"/>
        </w:numPr>
        <w:ind w:left="3960"/>
      </w:pPr>
      <w:r w:rsidRPr="003C1178">
        <w:t xml:space="preserve">Needed: A robot might give Kitty an interaction in her home that would help give her social exercise. </w:t>
      </w:r>
    </w:p>
    <w:p w14:paraId="47194AAC" w14:textId="77777777" w:rsidR="002363FF" w:rsidRPr="003C1178" w:rsidRDefault="002363FF" w:rsidP="002363FF">
      <w:pPr>
        <w:pStyle w:val="NoSpacing"/>
        <w:ind w:left="3600"/>
      </w:pPr>
    </w:p>
    <w:p w14:paraId="30528C5E" w14:textId="77777777" w:rsidR="002363FF" w:rsidRPr="003C1178" w:rsidRDefault="002363FF" w:rsidP="002363FF">
      <w:pPr>
        <w:pStyle w:val="NoSpacing"/>
        <w:ind w:left="2880"/>
      </w:pPr>
      <w:r w:rsidRPr="003C1178">
        <w:rPr>
          <w:i/>
        </w:rPr>
        <w:t>Nice to have:</w:t>
      </w:r>
    </w:p>
    <w:p w14:paraId="69DFB8E1" w14:textId="77777777" w:rsidR="00E0791B" w:rsidRPr="003C1178" w:rsidRDefault="002363FF" w:rsidP="002363FF">
      <w:pPr>
        <w:pStyle w:val="NoSpacing"/>
        <w:ind w:left="3600"/>
      </w:pPr>
      <w:r w:rsidRPr="003C1178">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Pr="003C1178" w:rsidRDefault="00FD28E8" w:rsidP="002363FF">
      <w:pPr>
        <w:pStyle w:val="NoSpacing"/>
        <w:ind w:left="3600"/>
      </w:pPr>
    </w:p>
    <w:p w14:paraId="7AC50565" w14:textId="77777777" w:rsidR="00FD28E8" w:rsidRPr="003C1178" w:rsidRDefault="00FD28E8" w:rsidP="00FD28E8">
      <w:pPr>
        <w:pStyle w:val="Heading3"/>
      </w:pPr>
      <w:r w:rsidRPr="003C1178">
        <w:tab/>
      </w:r>
      <w:bookmarkStart w:id="56" w:name="_Toc2027261"/>
      <w:r w:rsidRPr="003C1178">
        <w:t>Joe</w:t>
      </w:r>
      <w:bookmarkEnd w:id="56"/>
    </w:p>
    <w:p w14:paraId="736CFBD5" w14:textId="77777777" w:rsidR="00FD28E8" w:rsidRPr="003C1178" w:rsidRDefault="00FD28E8" w:rsidP="00FD28E8">
      <w:pPr>
        <w:pStyle w:val="NoSpacing"/>
      </w:pPr>
    </w:p>
    <w:p w14:paraId="37061C3B" w14:textId="1CF8C499" w:rsidR="00FD28E8" w:rsidRPr="003C1178" w:rsidRDefault="001E3195" w:rsidP="001E3195">
      <w:pPr>
        <w:pStyle w:val="NoSpacing"/>
        <w:ind w:left="993"/>
      </w:pPr>
      <w:r w:rsidRPr="003C1178">
        <w:t>Age</w:t>
      </w:r>
      <w:r w:rsidRPr="003C1178">
        <w:tab/>
      </w:r>
      <w:r w:rsidR="00FD28E8" w:rsidRPr="003C1178">
        <w:t>:</w:t>
      </w:r>
      <w:r w:rsidR="00FD28E8" w:rsidRPr="003C1178">
        <w:tab/>
      </w:r>
      <w:r w:rsidRPr="003C1178">
        <w:tab/>
      </w:r>
      <w:r w:rsidR="00FD28E8" w:rsidRPr="003C1178">
        <w:t>71+</w:t>
      </w:r>
    </w:p>
    <w:p w14:paraId="0075D509" w14:textId="0E9AE0FA" w:rsidR="00FD28E8" w:rsidRPr="003C1178" w:rsidRDefault="00FD28E8" w:rsidP="00FD28E8">
      <w:pPr>
        <w:pStyle w:val="NoSpacing"/>
        <w:ind w:left="720"/>
      </w:pPr>
      <w:r w:rsidRPr="003C1178">
        <w:tab/>
        <w:t>:</w:t>
      </w:r>
      <w:r w:rsidRPr="003C1178">
        <w:tab/>
      </w:r>
      <w:r w:rsidR="001E3195" w:rsidRPr="003C1178">
        <w:tab/>
      </w:r>
      <w:r w:rsidRPr="003C1178">
        <w:t>Widowed, 2 years</w:t>
      </w:r>
    </w:p>
    <w:p w14:paraId="437A6654" w14:textId="66B57D8E" w:rsidR="00FD28E8" w:rsidRPr="003C1178" w:rsidRDefault="00FD28E8" w:rsidP="001E3195">
      <w:pPr>
        <w:pStyle w:val="NoSpacing"/>
        <w:ind w:left="2160" w:hanging="720"/>
      </w:pPr>
      <w:r w:rsidRPr="003C1178">
        <w:t>:</w:t>
      </w:r>
      <w:r w:rsidRPr="003C1178">
        <w:tab/>
      </w:r>
      <w:r w:rsidR="001E3195" w:rsidRPr="003C1178">
        <w:tab/>
      </w:r>
      <w:r w:rsidRPr="003C1178">
        <w:t>3 adult children, married, 4 grandchildren</w:t>
      </w:r>
    </w:p>
    <w:p w14:paraId="49B476DD" w14:textId="2DDFC604" w:rsidR="00FD28E8" w:rsidRPr="003C1178" w:rsidRDefault="00FD28E8" w:rsidP="00FD28E8">
      <w:pPr>
        <w:pStyle w:val="NoSpacing"/>
        <w:ind w:left="1440" w:hanging="720"/>
      </w:pPr>
      <w:r w:rsidRPr="003C1178">
        <w:t>Health</w:t>
      </w:r>
      <w:r w:rsidRPr="003C1178">
        <w:tab/>
        <w:t>:</w:t>
      </w:r>
      <w:r w:rsidRPr="003C1178">
        <w:tab/>
      </w:r>
      <w:r w:rsidR="001E3195" w:rsidRPr="003C1178">
        <w:tab/>
      </w:r>
      <w:r w:rsidRPr="003C1178">
        <w:t xml:space="preserve">Joe has heart problems which have left him breathless from </w:t>
      </w:r>
    </w:p>
    <w:p w14:paraId="2B40D321" w14:textId="77777777" w:rsidR="00FD28E8" w:rsidRPr="003C1178" w:rsidRDefault="00FD28E8" w:rsidP="00FD28E8">
      <w:pPr>
        <w:pStyle w:val="NoSpacing"/>
        <w:ind w:left="1440" w:hanging="720"/>
      </w:pPr>
      <w:r w:rsidRPr="003C1178">
        <w:tab/>
      </w:r>
      <w:r w:rsidRPr="003C1178">
        <w:tab/>
      </w:r>
      <w:r w:rsidRPr="003C1178">
        <w:tab/>
      </w:r>
      <w:r w:rsidRPr="003C1178">
        <w:tab/>
        <w:t xml:space="preserve">minimal exertion. </w:t>
      </w:r>
    </w:p>
    <w:p w14:paraId="70F06078" w14:textId="77777777" w:rsidR="00FD28E8" w:rsidRPr="003C1178" w:rsidRDefault="00FD28E8" w:rsidP="001E3195">
      <w:pPr>
        <w:pStyle w:val="NoSpacing"/>
        <w:ind w:left="3600" w:hanging="720"/>
      </w:pPr>
      <w:r w:rsidRPr="003C1178">
        <w:t>Joe has enjoyed playing bowls in the past and misses his bowls team.</w:t>
      </w:r>
    </w:p>
    <w:p w14:paraId="50B1C05F" w14:textId="77777777" w:rsidR="0063256D" w:rsidRPr="003C1178" w:rsidRDefault="0063256D" w:rsidP="00FD28E8">
      <w:pPr>
        <w:pStyle w:val="NoSpacing"/>
        <w:ind w:left="4320" w:hanging="720"/>
      </w:pPr>
    </w:p>
    <w:p w14:paraId="4E2DE230" w14:textId="77777777" w:rsidR="00FD28E8" w:rsidRPr="003C1178" w:rsidRDefault="00FD28E8" w:rsidP="001E3195">
      <w:pPr>
        <w:pStyle w:val="NoSpacing"/>
        <w:ind w:left="3600" w:hanging="720"/>
      </w:pPr>
      <w:r w:rsidRPr="003C1178">
        <w:t>Worked on trains and goods department of rail company.</w:t>
      </w:r>
    </w:p>
    <w:p w14:paraId="514B37EF" w14:textId="77777777" w:rsidR="0063256D" w:rsidRPr="003C1178" w:rsidRDefault="0063256D" w:rsidP="00FD28E8">
      <w:pPr>
        <w:pStyle w:val="NoSpacing"/>
        <w:ind w:left="4320" w:hanging="720"/>
      </w:pPr>
    </w:p>
    <w:p w14:paraId="4DADA643" w14:textId="77777777" w:rsidR="00FD28E8" w:rsidRPr="003C1178" w:rsidRDefault="00FD28E8" w:rsidP="00FD28E8">
      <w:pPr>
        <w:pStyle w:val="NoSpacing"/>
        <w:ind w:left="1440" w:hanging="720"/>
      </w:pPr>
      <w:r w:rsidRPr="003C1178">
        <w:t>Next stages for improvement</w:t>
      </w:r>
    </w:p>
    <w:p w14:paraId="19D03B66" w14:textId="3BB25D2B" w:rsidR="00FD28E8" w:rsidRPr="003C1178" w:rsidRDefault="00FD28E8" w:rsidP="001E3195">
      <w:pPr>
        <w:pStyle w:val="NoSpacing"/>
        <w:ind w:left="2880" w:hanging="1440"/>
      </w:pPr>
      <w:r w:rsidRPr="003C1178">
        <w:t>:</w:t>
      </w:r>
      <w:r w:rsidRPr="003C1178">
        <w:tab/>
        <w:t>Joe needs to engage in exercise as it is hoped he can rebuild his stamina and breathing ability. But this requires slow and steady exercise.</w:t>
      </w:r>
    </w:p>
    <w:p w14:paraId="64837079" w14:textId="77777777" w:rsidR="00FD28E8" w:rsidRPr="003C1178" w:rsidRDefault="00FD28E8" w:rsidP="0063256D">
      <w:pPr>
        <w:pStyle w:val="NoSpacing"/>
        <w:numPr>
          <w:ilvl w:val="0"/>
          <w:numId w:val="25"/>
        </w:numPr>
      </w:pPr>
      <w:r w:rsidRPr="003C1178">
        <w:t>Walk through rooms, to bathroom, to kitchen. At present, he has difficulty doing this without becoming breathless.</w:t>
      </w:r>
    </w:p>
    <w:p w14:paraId="217EC98B" w14:textId="77777777" w:rsidR="00FD28E8" w:rsidRPr="003C1178" w:rsidRDefault="00FD28E8" w:rsidP="00FD28E8">
      <w:pPr>
        <w:pStyle w:val="NoSpacing"/>
        <w:numPr>
          <w:ilvl w:val="0"/>
          <w:numId w:val="16"/>
        </w:numPr>
        <w:ind w:left="3960"/>
      </w:pPr>
      <w:r w:rsidRPr="003C1178">
        <w:t>Needed: Exercises to improve stamina, encourage use of legs.</w:t>
      </w:r>
    </w:p>
    <w:p w14:paraId="1806AF71" w14:textId="77777777" w:rsidR="00FD28E8" w:rsidRPr="003C1178" w:rsidRDefault="00FD28E8" w:rsidP="0063256D">
      <w:pPr>
        <w:pStyle w:val="NoSpacing"/>
        <w:numPr>
          <w:ilvl w:val="0"/>
          <w:numId w:val="25"/>
        </w:numPr>
      </w:pPr>
      <w:r w:rsidRPr="003C1178">
        <w:t>At present, in addition to breathing problems that result from lack of exercise, Joe misses the socialization he once he enjoyed with his bowls club.</w:t>
      </w:r>
    </w:p>
    <w:p w14:paraId="538542A3" w14:textId="77777777" w:rsidR="00FD28E8" w:rsidRPr="003C1178" w:rsidRDefault="00FD28E8" w:rsidP="00FD28E8">
      <w:pPr>
        <w:pStyle w:val="NoSpacing"/>
        <w:numPr>
          <w:ilvl w:val="0"/>
          <w:numId w:val="16"/>
        </w:numPr>
        <w:ind w:left="3960"/>
      </w:pPr>
      <w:r w:rsidRPr="003C1178">
        <w:t>Needed: Any exercise that would encourage arm movement, similar to what would be needed to play at bowls.</w:t>
      </w:r>
    </w:p>
    <w:p w14:paraId="3A5A5715" w14:textId="77777777" w:rsidR="00FD28E8" w:rsidRPr="003C1178" w:rsidRDefault="00FD28E8" w:rsidP="0063256D">
      <w:pPr>
        <w:pStyle w:val="NoSpacing"/>
        <w:numPr>
          <w:ilvl w:val="0"/>
          <w:numId w:val="25"/>
        </w:numPr>
      </w:pPr>
      <w:r w:rsidRPr="003C1178">
        <w:t>Joe is forgetful but has a variety of tablets that he needs to take on a daily basis.</w:t>
      </w:r>
    </w:p>
    <w:p w14:paraId="36CBA1BD" w14:textId="77777777" w:rsidR="00FD28E8" w:rsidRPr="003C1178" w:rsidRDefault="00FD28E8" w:rsidP="00FD28E8">
      <w:pPr>
        <w:pStyle w:val="NoSpacing"/>
        <w:numPr>
          <w:ilvl w:val="0"/>
          <w:numId w:val="16"/>
        </w:numPr>
        <w:ind w:left="3960"/>
      </w:pPr>
      <w:r w:rsidRPr="003C1178">
        <w:t>Needed: A method that makes it easier for Joe to take his medication at the right times.</w:t>
      </w:r>
    </w:p>
    <w:p w14:paraId="3D0892B9" w14:textId="77777777" w:rsidR="00FD28E8" w:rsidRPr="003C1178" w:rsidRDefault="00FD28E8" w:rsidP="0063256D">
      <w:pPr>
        <w:pStyle w:val="NoSpacing"/>
        <w:numPr>
          <w:ilvl w:val="0"/>
          <w:numId w:val="25"/>
        </w:numPr>
      </w:pPr>
      <w:r w:rsidRPr="003C1178">
        <w:lastRenderedPageBreak/>
        <w:t>Because Joe can become breathless even to fetch small items within his home, he needs extra assistance getting small, everyday items.</w:t>
      </w:r>
    </w:p>
    <w:p w14:paraId="0CF18C7E" w14:textId="77777777" w:rsidR="00FD28E8" w:rsidRPr="003C1178" w:rsidRDefault="00FD28E8" w:rsidP="00FD28E8">
      <w:pPr>
        <w:pStyle w:val="NoSpacing"/>
        <w:numPr>
          <w:ilvl w:val="0"/>
          <w:numId w:val="16"/>
        </w:numPr>
        <w:ind w:left="3960"/>
      </w:pPr>
      <w:r w:rsidRPr="003C1178">
        <w:t>Needed: A robot which could take instructions – ‘Bring me my glasses’, for example – would ease Joe’s transition to being fully independent in his home again. Items that may be needed for a robot to fetch include: aforementioned glasses, pen and paper, mobile telephone.</w:t>
      </w:r>
    </w:p>
    <w:p w14:paraId="29A7639D" w14:textId="77777777" w:rsidR="00FD28E8" w:rsidRPr="003C1178" w:rsidRDefault="00FD28E8" w:rsidP="0063256D">
      <w:pPr>
        <w:pStyle w:val="NoSpacing"/>
        <w:ind w:left="2880"/>
      </w:pPr>
      <w:r w:rsidRPr="003C1178">
        <w:t>If these four areas can see real improvement in Joe’s ability to regain better health, it could make a positive difference to Joe.</w:t>
      </w:r>
    </w:p>
    <w:p w14:paraId="15A54D76" w14:textId="77777777" w:rsidR="00FD28E8" w:rsidRPr="003C1178" w:rsidRDefault="00FD28E8" w:rsidP="00FD28E8">
      <w:pPr>
        <w:pStyle w:val="NoSpacing"/>
        <w:ind w:left="4320"/>
      </w:pPr>
    </w:p>
    <w:p w14:paraId="01997007" w14:textId="77777777" w:rsidR="00FD28E8" w:rsidRPr="003C1178" w:rsidRDefault="00FD28E8" w:rsidP="0063256D">
      <w:pPr>
        <w:pStyle w:val="NoSpacing"/>
        <w:ind w:left="2880"/>
      </w:pPr>
      <w:r w:rsidRPr="003C1178">
        <w:rPr>
          <w:i/>
        </w:rPr>
        <w:t>Nice to have:</w:t>
      </w:r>
    </w:p>
    <w:p w14:paraId="766B6CF2" w14:textId="77777777" w:rsidR="00FD28E8" w:rsidRPr="003C1178" w:rsidRDefault="00FD28E8" w:rsidP="002363FF">
      <w:pPr>
        <w:pStyle w:val="NoSpacing"/>
        <w:ind w:left="3600"/>
      </w:pPr>
      <w:r w:rsidRPr="003C1178">
        <w:t>Joe considers himself</w:t>
      </w:r>
      <w:r w:rsidR="00880974" w:rsidRPr="003C1178">
        <w:t xml:space="preserve"> to be</w:t>
      </w:r>
      <w:r w:rsidRPr="003C1178">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Pr="003C1178" w:rsidRDefault="00E0791B" w:rsidP="00E0791B">
      <w:pPr>
        <w:pStyle w:val="Heading2"/>
      </w:pPr>
      <w:bookmarkStart w:id="57" w:name="_Ref694168"/>
      <w:bookmarkStart w:id="58" w:name="_Ref1465486"/>
      <w:bookmarkStart w:id="59" w:name="_Toc2027262"/>
      <w:r w:rsidRPr="003C1178">
        <w:t>Scenarios</w:t>
      </w:r>
      <w:bookmarkEnd w:id="57"/>
      <w:r w:rsidR="00FB1EFF" w:rsidRPr="003C1178">
        <w:t xml:space="preserve"> and Use-Case</w:t>
      </w:r>
      <w:bookmarkEnd w:id="58"/>
      <w:bookmarkEnd w:id="59"/>
    </w:p>
    <w:p w14:paraId="255747E6" w14:textId="77777777" w:rsidR="00073740" w:rsidRPr="003C1178" w:rsidRDefault="00073740" w:rsidP="00073740">
      <w:pPr>
        <w:pStyle w:val="Heading3"/>
      </w:pPr>
      <w:bookmarkStart w:id="60" w:name="_Ref1405113"/>
      <w:bookmarkStart w:id="61" w:name="_Toc2027263"/>
      <w:r w:rsidRPr="003C1178">
        <w:t>Scenario 1 – Log-in Screen, User</w:t>
      </w:r>
      <w:bookmarkEnd w:id="60"/>
      <w:bookmarkEnd w:id="61"/>
    </w:p>
    <w:p w14:paraId="206E0757" w14:textId="77777777" w:rsidR="00073740" w:rsidRPr="003C1178" w:rsidRDefault="00073740" w:rsidP="00073740">
      <w:pPr>
        <w:pStyle w:val="NoSpacing"/>
        <w:numPr>
          <w:ilvl w:val="0"/>
          <w:numId w:val="19"/>
        </w:numPr>
      </w:pPr>
      <w:r w:rsidRPr="003C1178">
        <w:t xml:space="preserve">User approaches Interactive Device to ‘Log-In’ to system. </w:t>
      </w:r>
    </w:p>
    <w:p w14:paraId="381C64B4" w14:textId="77777777" w:rsidR="00073740" w:rsidRPr="003C1178" w:rsidRDefault="00073740" w:rsidP="00073740">
      <w:pPr>
        <w:pStyle w:val="NoSpacing"/>
        <w:numPr>
          <w:ilvl w:val="0"/>
          <w:numId w:val="19"/>
        </w:numPr>
      </w:pPr>
      <w:r w:rsidRPr="003C1178">
        <w:t xml:space="preserve">Their </w:t>
      </w:r>
      <w:r w:rsidR="0063256D" w:rsidRPr="003C1178">
        <w:t>facial structure</w:t>
      </w:r>
      <w:r w:rsidRPr="003C1178">
        <w:t xml:space="preserve"> is scanned from the screen. </w:t>
      </w:r>
    </w:p>
    <w:p w14:paraId="34502DE6" w14:textId="6243F527" w:rsidR="00073740" w:rsidRPr="003C1178" w:rsidRDefault="0063256D" w:rsidP="00073740">
      <w:pPr>
        <w:pStyle w:val="NoSpacing"/>
        <w:numPr>
          <w:ilvl w:val="1"/>
          <w:numId w:val="19"/>
        </w:numPr>
      </w:pPr>
      <w:r w:rsidRPr="003C1178">
        <w:t>If facial structure</w:t>
      </w:r>
      <w:r w:rsidR="00073740" w:rsidRPr="003C1178">
        <w:t xml:space="preserve"> matches file for user, user is ‘logged-in’ and the Home screen menu is presented. </w:t>
      </w:r>
    </w:p>
    <w:p w14:paraId="02FDA899" w14:textId="6083E706" w:rsidR="00073740" w:rsidRPr="003C1178" w:rsidRDefault="0063256D" w:rsidP="00073740">
      <w:pPr>
        <w:pStyle w:val="NoSpacing"/>
        <w:numPr>
          <w:ilvl w:val="1"/>
          <w:numId w:val="19"/>
        </w:numPr>
      </w:pPr>
      <w:r w:rsidRPr="003C1178">
        <w:t>If facial structure</w:t>
      </w:r>
      <w:r w:rsidR="00073740" w:rsidRPr="003C1178">
        <w:t xml:space="preserve"> does not match file for user, ‘Log-in</w:t>
      </w:r>
      <w:r w:rsidR="00E95C78" w:rsidRPr="003C1178">
        <w:t>’</w:t>
      </w:r>
      <w:r w:rsidR="00073740" w:rsidRPr="003C1178">
        <w:t xml:space="preserve"> Screen remains displayed.</w:t>
      </w:r>
      <w:r w:rsidRPr="003C1178">
        <w:t xml:space="preserve"> </w:t>
      </w:r>
      <w:r w:rsidR="0029742D" w:rsidRPr="003C1178">
        <w:t>User can enter override password</w:t>
      </w:r>
      <w:r w:rsidRPr="003C1178">
        <w:t>.</w:t>
      </w:r>
    </w:p>
    <w:p w14:paraId="7B7E521D" w14:textId="3B993746" w:rsidR="003D382B" w:rsidRPr="003C1178" w:rsidRDefault="003D382B" w:rsidP="003D382B">
      <w:pPr>
        <w:pStyle w:val="Heading3"/>
      </w:pPr>
      <w:bookmarkStart w:id="62" w:name="_Toc2027264"/>
      <w:r w:rsidRPr="003C1178">
        <w:t>Scenario 2 – User encounters problem</w:t>
      </w:r>
      <w:bookmarkEnd w:id="62"/>
    </w:p>
    <w:p w14:paraId="38211853" w14:textId="5C7CA610" w:rsidR="003D382B" w:rsidRPr="003C1178" w:rsidRDefault="003D382B" w:rsidP="003D382B">
      <w:pPr>
        <w:pStyle w:val="NoSpacing"/>
        <w:numPr>
          <w:ilvl w:val="0"/>
          <w:numId w:val="19"/>
        </w:numPr>
      </w:pPr>
      <w:r w:rsidRPr="003C1178">
        <w:t xml:space="preserve">User attempts any of the available functions but the system does not operate as expected. </w:t>
      </w:r>
    </w:p>
    <w:p w14:paraId="054E051C" w14:textId="1484FC2E" w:rsidR="003D382B" w:rsidRPr="003C1178" w:rsidRDefault="003D382B" w:rsidP="003D382B">
      <w:pPr>
        <w:pStyle w:val="NoSpacing"/>
        <w:numPr>
          <w:ilvl w:val="0"/>
          <w:numId w:val="19"/>
        </w:numPr>
      </w:pPr>
      <w:r w:rsidRPr="003C1178">
        <w:t>User returns to Home screen and presses ‘Help’ button.</w:t>
      </w:r>
    </w:p>
    <w:p w14:paraId="6D769ABD" w14:textId="4CCB1BDF" w:rsidR="003D382B" w:rsidRPr="003C1178" w:rsidRDefault="003D382B" w:rsidP="003D382B">
      <w:pPr>
        <w:pStyle w:val="NoSpacing"/>
        <w:numPr>
          <w:ilvl w:val="0"/>
          <w:numId w:val="19"/>
        </w:numPr>
      </w:pPr>
      <w:r w:rsidRPr="003C1178">
        <w:t>The usual Home screen display is overlaid with a window with contact details for support. This would include a telephone number and an eMail address.</w:t>
      </w:r>
    </w:p>
    <w:p w14:paraId="632EF97D" w14:textId="77777777" w:rsidR="003D382B" w:rsidRPr="003C1178" w:rsidRDefault="003D382B" w:rsidP="003D382B">
      <w:pPr>
        <w:pStyle w:val="NoSpacing"/>
        <w:ind w:left="1440"/>
      </w:pPr>
    </w:p>
    <w:p w14:paraId="6727FAE3" w14:textId="105D759A" w:rsidR="004B78DC" w:rsidRPr="003C1178" w:rsidRDefault="004B78DC" w:rsidP="004B78DC">
      <w:pPr>
        <w:pStyle w:val="Heading3"/>
      </w:pPr>
      <w:bookmarkStart w:id="63" w:name="_Toc2027265"/>
      <w:r w:rsidRPr="003C1178">
        <w:t xml:space="preserve">Scenario </w:t>
      </w:r>
      <w:r w:rsidR="003D382B" w:rsidRPr="003C1178">
        <w:t>3</w:t>
      </w:r>
      <w:r w:rsidRPr="003C1178">
        <w:t xml:space="preserve"> – Home Screen, Medication Bottle Button Flashing, Chime Sounding</w:t>
      </w:r>
      <w:bookmarkEnd w:id="63"/>
    </w:p>
    <w:p w14:paraId="03D0BEB2" w14:textId="77777777" w:rsidR="004B78DC" w:rsidRPr="003C1178" w:rsidRDefault="004B78DC" w:rsidP="004B78DC">
      <w:pPr>
        <w:numPr>
          <w:ilvl w:val="0"/>
          <w:numId w:val="19"/>
        </w:numPr>
        <w:spacing w:after="0" w:line="240" w:lineRule="auto"/>
      </w:pPr>
      <w:r w:rsidRPr="003C1178">
        <w:t xml:space="preserve">User is drawn to the ‘home’ screen because chime sounding. </w:t>
      </w:r>
    </w:p>
    <w:p w14:paraId="7A30592D" w14:textId="77777777" w:rsidR="004B78DC" w:rsidRPr="003C1178" w:rsidRDefault="004B78DC" w:rsidP="004B78DC">
      <w:pPr>
        <w:numPr>
          <w:ilvl w:val="0"/>
          <w:numId w:val="19"/>
        </w:numPr>
        <w:spacing w:after="0" w:line="240" w:lineRule="auto"/>
      </w:pPr>
      <w:r w:rsidRPr="003C1178">
        <w:t>User notes that the ‘medication’ bottle button is flashing – presses this button to investigate.</w:t>
      </w:r>
    </w:p>
    <w:p w14:paraId="2BD9FB20" w14:textId="77777777" w:rsidR="004B78DC" w:rsidRPr="003C1178" w:rsidRDefault="004B78DC" w:rsidP="004B78DC">
      <w:pPr>
        <w:numPr>
          <w:ilvl w:val="0"/>
          <w:numId w:val="19"/>
        </w:numPr>
        <w:spacing w:after="0" w:line="240" w:lineRule="auto"/>
      </w:pPr>
      <w:r w:rsidRPr="003C1178">
        <w:t>This interaction takes user to display of 6.6.3 Medication Screen.</w:t>
      </w:r>
    </w:p>
    <w:p w14:paraId="6483C421" w14:textId="77777777" w:rsidR="004B78DC" w:rsidRPr="003C1178" w:rsidRDefault="004B78DC" w:rsidP="004B78DC">
      <w:pPr>
        <w:numPr>
          <w:ilvl w:val="0"/>
          <w:numId w:val="19"/>
        </w:numPr>
        <w:spacing w:after="0" w:line="240" w:lineRule="auto"/>
      </w:pPr>
      <w:r w:rsidRPr="003C1178">
        <w:t>User notes the current time displayed at top right of display and compares it to the first medication which has not been taken.</w:t>
      </w:r>
    </w:p>
    <w:p w14:paraId="2E080719" w14:textId="77777777" w:rsidR="004B78DC" w:rsidRPr="003C1178" w:rsidRDefault="004B78DC" w:rsidP="004B78DC">
      <w:pPr>
        <w:numPr>
          <w:ilvl w:val="0"/>
          <w:numId w:val="19"/>
        </w:numPr>
        <w:spacing w:after="0" w:line="240" w:lineRule="auto"/>
      </w:pPr>
      <w:r w:rsidRPr="003C1178">
        <w:t>User notes the name of medication for this panel as well as the picture of the pill and number to be taken. User goes to medication storage location, removes the right number of pills of the required type, takes this dosage.</w:t>
      </w:r>
    </w:p>
    <w:p w14:paraId="05050D26" w14:textId="77777777" w:rsidR="004B78DC" w:rsidRPr="003C1178" w:rsidRDefault="004B78DC" w:rsidP="004B78DC">
      <w:pPr>
        <w:numPr>
          <w:ilvl w:val="0"/>
          <w:numId w:val="19"/>
        </w:numPr>
        <w:spacing w:after="0" w:line="240" w:lineRule="auto"/>
      </w:pPr>
      <w:r w:rsidRPr="003C1178">
        <w:t>User returns to 6.6.3 Medication Screen display, selects ‘Taken’ button.</w:t>
      </w:r>
    </w:p>
    <w:p w14:paraId="2DD60DB9" w14:textId="77777777" w:rsidR="004B78DC" w:rsidRPr="003C1178" w:rsidRDefault="004B78DC" w:rsidP="004B78DC">
      <w:pPr>
        <w:numPr>
          <w:ilvl w:val="0"/>
          <w:numId w:val="19"/>
        </w:numPr>
        <w:spacing w:after="0" w:line="240" w:lineRule="auto"/>
      </w:pPr>
      <w:r w:rsidRPr="003C1178">
        <w:t xml:space="preserve">Chime ceases to sound. </w:t>
      </w:r>
    </w:p>
    <w:p w14:paraId="07D93E6A" w14:textId="6B737CE0" w:rsidR="003A53C2" w:rsidRPr="003C1178" w:rsidRDefault="003A53C2" w:rsidP="003A53C2">
      <w:pPr>
        <w:pStyle w:val="Heading3"/>
      </w:pPr>
      <w:bookmarkStart w:id="64" w:name="_Toc2027266"/>
      <w:r w:rsidRPr="003C1178">
        <w:lastRenderedPageBreak/>
        <w:t xml:space="preserve">Scenario </w:t>
      </w:r>
      <w:r w:rsidR="003D382B" w:rsidRPr="003C1178">
        <w:t>4</w:t>
      </w:r>
      <w:r w:rsidRPr="003C1178">
        <w:t xml:space="preserve"> – Home Screen, No Chime Sounding, No Button flashing</w:t>
      </w:r>
      <w:bookmarkEnd w:id="64"/>
    </w:p>
    <w:p w14:paraId="343C1192" w14:textId="77777777" w:rsidR="003A53C2" w:rsidRPr="003C1178" w:rsidRDefault="003A53C2" w:rsidP="003A53C2">
      <w:pPr>
        <w:pStyle w:val="NoSpacing"/>
        <w:numPr>
          <w:ilvl w:val="0"/>
          <w:numId w:val="19"/>
        </w:numPr>
      </w:pPr>
      <w:r w:rsidRPr="003C1178">
        <w:t xml:space="preserve">User is shown the ‘home’ screen. </w:t>
      </w:r>
    </w:p>
    <w:p w14:paraId="7F7AD631" w14:textId="77777777" w:rsidR="003A53C2" w:rsidRPr="003C1178" w:rsidRDefault="003A53C2" w:rsidP="003A53C2">
      <w:pPr>
        <w:pStyle w:val="NoSpacing"/>
        <w:numPr>
          <w:ilvl w:val="0"/>
          <w:numId w:val="19"/>
        </w:numPr>
      </w:pPr>
      <w:r w:rsidRPr="003C1178">
        <w:t>User notes that no ‘button’ is flashing.</w:t>
      </w:r>
    </w:p>
    <w:p w14:paraId="267812EF" w14:textId="77777777" w:rsidR="003D23B9" w:rsidRPr="003C1178" w:rsidRDefault="003D23B9" w:rsidP="003A53C2">
      <w:pPr>
        <w:pStyle w:val="NoSpacing"/>
        <w:numPr>
          <w:ilvl w:val="0"/>
          <w:numId w:val="19"/>
        </w:numPr>
      </w:pPr>
      <w:r w:rsidRPr="003C1178">
        <w:t>User selects the ‘Medication’ button.</w:t>
      </w:r>
    </w:p>
    <w:p w14:paraId="677B1B7C" w14:textId="1E0D4FEF" w:rsidR="003D23B9" w:rsidRPr="003C1178" w:rsidRDefault="003D23B9" w:rsidP="003A53C2">
      <w:pPr>
        <w:pStyle w:val="NoSpacing"/>
        <w:numPr>
          <w:ilvl w:val="0"/>
          <w:numId w:val="19"/>
        </w:numPr>
      </w:pPr>
      <w:r w:rsidRPr="003C1178">
        <w:t xml:space="preserve">This brings the user to the display of </w:t>
      </w:r>
      <w:r w:rsidRPr="003C1178">
        <w:fldChar w:fldCharType="begin"/>
      </w:r>
      <w:r w:rsidRPr="003C1178">
        <w:instrText xml:space="preserve"> REF _Ref1655006 \r \h </w:instrText>
      </w:r>
      <w:r w:rsidR="003C1178" w:rsidRPr="003C1178">
        <w:instrText xml:space="preserve"> \* MERGEFORMAT </w:instrText>
      </w:r>
      <w:r w:rsidRPr="003C1178">
        <w:fldChar w:fldCharType="separate"/>
      </w:r>
      <w:r w:rsidR="00E67EC7">
        <w:t>5.4</w:t>
      </w:r>
      <w:r w:rsidRPr="003C1178">
        <w:fldChar w:fldCharType="end"/>
      </w:r>
      <w:r w:rsidRPr="003C1178">
        <w:t xml:space="preserve"> Medication Screen.</w:t>
      </w:r>
    </w:p>
    <w:p w14:paraId="78DA5AE1" w14:textId="77777777" w:rsidR="003D23B9" w:rsidRPr="003C1178" w:rsidRDefault="003D23B9" w:rsidP="003A53C2">
      <w:pPr>
        <w:pStyle w:val="NoSpacing"/>
        <w:numPr>
          <w:ilvl w:val="0"/>
          <w:numId w:val="19"/>
        </w:numPr>
      </w:pPr>
      <w:r w:rsidRPr="003C1178">
        <w:t>If the time to take medication is near, the user can select ‘Taken’ for the medication.</w:t>
      </w:r>
    </w:p>
    <w:p w14:paraId="6BDD6D16" w14:textId="0D978551" w:rsidR="003A53C2" w:rsidRPr="003C1178" w:rsidRDefault="003D23B9" w:rsidP="003A53C2">
      <w:pPr>
        <w:pStyle w:val="NoSpacing"/>
        <w:numPr>
          <w:ilvl w:val="0"/>
          <w:numId w:val="19"/>
        </w:numPr>
      </w:pPr>
      <w:r w:rsidRPr="003C1178">
        <w:t xml:space="preserve">If the time to take a medication is not near the current time, if the user attempts to select ‘Taken’, the </w:t>
      </w:r>
      <w:r w:rsidR="00745BB2" w:rsidRPr="003C1178">
        <w:t xml:space="preserve">display will be overlaid with a warning against taking the medication. An example of this is seen in Appendix, </w:t>
      </w:r>
      <w:r w:rsidR="00745BB2" w:rsidRPr="003C1178">
        <w:fldChar w:fldCharType="begin"/>
      </w:r>
      <w:r w:rsidR="00745BB2" w:rsidRPr="003C1178">
        <w:instrText xml:space="preserve"> REF _Ref1640841 \r \h </w:instrText>
      </w:r>
      <w:r w:rsidR="003C1178" w:rsidRPr="003C1178">
        <w:instrText xml:space="preserve"> \* MERGEFORMAT </w:instrText>
      </w:r>
      <w:r w:rsidR="00745BB2" w:rsidRPr="003C1178">
        <w:fldChar w:fldCharType="separate"/>
      </w:r>
      <w:r w:rsidR="00E67EC7">
        <w:t>7.1.5</w:t>
      </w:r>
      <w:r w:rsidR="00745BB2" w:rsidRPr="003C1178">
        <w:fldChar w:fldCharType="end"/>
      </w:r>
      <w:r w:rsidR="00745BB2" w:rsidRPr="003C1178">
        <w:t xml:space="preserve"> Medication Screen with Warning about Dosage Time.</w:t>
      </w:r>
    </w:p>
    <w:p w14:paraId="28AECEDE" w14:textId="08CC0884" w:rsidR="00745BB2" w:rsidRPr="003C1178" w:rsidRDefault="00745BB2" w:rsidP="00745BB2">
      <w:pPr>
        <w:pStyle w:val="Heading3"/>
      </w:pPr>
      <w:bookmarkStart w:id="65" w:name="_Toc2027267"/>
      <w:r w:rsidRPr="003C1178">
        <w:t xml:space="preserve">Scenario </w:t>
      </w:r>
      <w:r w:rsidR="003D382B" w:rsidRPr="003C1178">
        <w:t>5</w:t>
      </w:r>
      <w:r w:rsidRPr="003C1178">
        <w:t xml:space="preserve"> – Home Screen, No Chime Sounding, No Button flashing</w:t>
      </w:r>
      <w:bookmarkEnd w:id="65"/>
    </w:p>
    <w:p w14:paraId="5542E773" w14:textId="77777777" w:rsidR="00745BB2" w:rsidRPr="003C1178" w:rsidRDefault="00745BB2" w:rsidP="00745BB2">
      <w:pPr>
        <w:pStyle w:val="ListParagraph"/>
        <w:numPr>
          <w:ilvl w:val="0"/>
          <w:numId w:val="28"/>
        </w:numPr>
      </w:pPr>
      <w:r w:rsidRPr="003C1178">
        <w:t>User is shown the ‘home’ screen.</w:t>
      </w:r>
    </w:p>
    <w:p w14:paraId="02B60797" w14:textId="77777777" w:rsidR="00745BB2" w:rsidRPr="003C1178" w:rsidRDefault="00745BB2" w:rsidP="00745BB2">
      <w:pPr>
        <w:pStyle w:val="ListParagraph"/>
        <w:numPr>
          <w:ilvl w:val="0"/>
          <w:numId w:val="28"/>
        </w:numPr>
      </w:pPr>
      <w:r w:rsidRPr="003C1178">
        <w:t>User notes that no ‘button’ is flashing.</w:t>
      </w:r>
    </w:p>
    <w:p w14:paraId="1C4DD30C" w14:textId="77777777" w:rsidR="00745BB2" w:rsidRPr="003C1178" w:rsidRDefault="00745BB2" w:rsidP="00745BB2">
      <w:pPr>
        <w:pStyle w:val="ListParagraph"/>
        <w:numPr>
          <w:ilvl w:val="0"/>
          <w:numId w:val="28"/>
        </w:numPr>
      </w:pPr>
      <w:r w:rsidRPr="003C1178">
        <w:t>User selects the ‘Energy’ button.</w:t>
      </w:r>
    </w:p>
    <w:p w14:paraId="70A626C3" w14:textId="6A8B7346" w:rsidR="00745BB2" w:rsidRPr="003C1178" w:rsidRDefault="00745BB2" w:rsidP="00745BB2">
      <w:pPr>
        <w:pStyle w:val="ListParagraph"/>
        <w:numPr>
          <w:ilvl w:val="0"/>
          <w:numId w:val="28"/>
        </w:numPr>
      </w:pPr>
      <w:r w:rsidRPr="003C1178">
        <w:t xml:space="preserve">This brings the user to the display of </w:t>
      </w:r>
      <w:r w:rsidRPr="003C1178">
        <w:fldChar w:fldCharType="begin"/>
      </w:r>
      <w:r w:rsidRPr="003C1178">
        <w:instrText xml:space="preserve"> REF _Ref1735118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3129E88C" w14:textId="77777777" w:rsidR="00745BB2" w:rsidRPr="003C1178" w:rsidRDefault="00BF37E0" w:rsidP="00745BB2">
      <w:pPr>
        <w:pStyle w:val="ListParagraph"/>
        <w:numPr>
          <w:ilvl w:val="0"/>
          <w:numId w:val="28"/>
        </w:numPr>
      </w:pPr>
      <w:r w:rsidRPr="003C1178">
        <w:t>The user taps the bar for a specific day.</w:t>
      </w:r>
    </w:p>
    <w:p w14:paraId="2FCB174E" w14:textId="53C8B8C1" w:rsidR="00BF37E0" w:rsidRPr="003C1178" w:rsidRDefault="00BF37E0" w:rsidP="00745BB2">
      <w:pPr>
        <w:pStyle w:val="ListParagraph"/>
        <w:numPr>
          <w:ilvl w:val="0"/>
          <w:numId w:val="28"/>
        </w:numPr>
      </w:pPr>
      <w:r w:rsidRPr="003C1178">
        <w:t xml:space="preserve">This brings the user to the display of </w:t>
      </w:r>
      <w:r w:rsidRPr="003C1178">
        <w:fldChar w:fldCharType="begin"/>
      </w:r>
      <w:r w:rsidRPr="003C1178">
        <w:instrText xml:space="preserve"> REF _Ref1735624 \r \h </w:instrText>
      </w:r>
      <w:r w:rsidR="003C1178" w:rsidRPr="003C1178">
        <w:instrText xml:space="preserve"> \* MERGEFORMAT </w:instrText>
      </w:r>
      <w:r w:rsidRPr="003C1178">
        <w:fldChar w:fldCharType="separate"/>
      </w:r>
      <w:r w:rsidR="00E67EC7">
        <w:t>0</w:t>
      </w:r>
      <w:r w:rsidRPr="003C1178">
        <w:fldChar w:fldCharType="end"/>
      </w:r>
      <w:r w:rsidRPr="003C1178">
        <w:t xml:space="preserve"> Breakdown of Energy Usage Screen, where the user can gain a clearer picture of current usage and previous usage.</w:t>
      </w:r>
    </w:p>
    <w:p w14:paraId="1D49DA03" w14:textId="4B405962" w:rsidR="00BF37E0" w:rsidRPr="003C1178" w:rsidRDefault="00BF37E0" w:rsidP="00BF37E0">
      <w:pPr>
        <w:pStyle w:val="Heading3"/>
      </w:pPr>
      <w:bookmarkStart w:id="66" w:name="_Toc2027268"/>
      <w:r w:rsidRPr="003C1178">
        <w:t xml:space="preserve">Scenario </w:t>
      </w:r>
      <w:r w:rsidR="003D382B" w:rsidRPr="003C1178">
        <w:t>6</w:t>
      </w:r>
      <w:r w:rsidRPr="003C1178">
        <w:t xml:space="preserve"> – Home Screen, No Chime Sounding, No Button flashing</w:t>
      </w:r>
      <w:bookmarkEnd w:id="66"/>
    </w:p>
    <w:p w14:paraId="353D744A" w14:textId="77777777" w:rsidR="00BF37E0" w:rsidRPr="003C1178" w:rsidRDefault="00BF37E0" w:rsidP="00BF37E0">
      <w:pPr>
        <w:pStyle w:val="ListParagraph"/>
        <w:numPr>
          <w:ilvl w:val="0"/>
          <w:numId w:val="29"/>
        </w:numPr>
      </w:pPr>
      <w:r w:rsidRPr="003C1178">
        <w:t>User is shown the ‘home’ screen.</w:t>
      </w:r>
    </w:p>
    <w:p w14:paraId="11A31480" w14:textId="77777777" w:rsidR="00BF37E0" w:rsidRPr="003C1178" w:rsidRDefault="00BF37E0" w:rsidP="00BF37E0">
      <w:pPr>
        <w:pStyle w:val="ListParagraph"/>
        <w:numPr>
          <w:ilvl w:val="0"/>
          <w:numId w:val="29"/>
        </w:numPr>
      </w:pPr>
      <w:r w:rsidRPr="003C1178">
        <w:t>User notes that no ‘button’ is flashing.</w:t>
      </w:r>
    </w:p>
    <w:p w14:paraId="38562F45" w14:textId="77777777" w:rsidR="00BF37E0" w:rsidRPr="003C1178" w:rsidRDefault="00BF37E0" w:rsidP="00BF37E0">
      <w:pPr>
        <w:pStyle w:val="ListParagraph"/>
        <w:numPr>
          <w:ilvl w:val="0"/>
          <w:numId w:val="29"/>
        </w:numPr>
      </w:pPr>
      <w:r w:rsidRPr="003C1178">
        <w:t>User selects the ‘Energy’ button.</w:t>
      </w:r>
    </w:p>
    <w:p w14:paraId="5D602974" w14:textId="6B7A146B" w:rsidR="00BF37E0" w:rsidRPr="003C1178" w:rsidRDefault="00BF37E0" w:rsidP="00BF37E0">
      <w:pPr>
        <w:pStyle w:val="ListParagraph"/>
        <w:numPr>
          <w:ilvl w:val="0"/>
          <w:numId w:val="29"/>
        </w:numPr>
      </w:pPr>
      <w:r w:rsidRPr="003C1178">
        <w:t xml:space="preserve">This brings the user to the display of </w:t>
      </w:r>
      <w:r w:rsidRPr="003C1178">
        <w:fldChar w:fldCharType="begin"/>
      </w:r>
      <w:r w:rsidRPr="003C1178">
        <w:instrText xml:space="preserve"> REF _Ref1735741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4D233A9B" w14:textId="77777777" w:rsidR="00BF37E0" w:rsidRPr="003C1178" w:rsidRDefault="00BF37E0" w:rsidP="00BF37E0">
      <w:pPr>
        <w:pStyle w:val="ListParagraph"/>
        <w:numPr>
          <w:ilvl w:val="0"/>
          <w:numId w:val="29"/>
        </w:numPr>
      </w:pPr>
      <w:r w:rsidRPr="003C1178">
        <w:t>The user selects the ‘Edit’ button at the bottom right of the display.</w:t>
      </w:r>
    </w:p>
    <w:p w14:paraId="5B8C22A0" w14:textId="325C116A" w:rsidR="00BF37E0" w:rsidRPr="003C1178" w:rsidRDefault="00BF37E0" w:rsidP="00BF37E0">
      <w:pPr>
        <w:pStyle w:val="ListParagraph"/>
        <w:numPr>
          <w:ilvl w:val="0"/>
          <w:numId w:val="29"/>
        </w:numPr>
      </w:pPr>
      <w:r w:rsidRPr="003C1178">
        <w:t xml:space="preserve">This brings the user to the display of </w:t>
      </w:r>
      <w:r w:rsidRPr="003C1178">
        <w:fldChar w:fldCharType="begin"/>
      </w:r>
      <w:r w:rsidRPr="003C1178">
        <w:instrText xml:space="preserve"> REF _Ref1735795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2A19378E" w14:textId="77777777" w:rsidR="00BF37E0" w:rsidRPr="003C1178" w:rsidRDefault="00BF37E0" w:rsidP="00BF37E0">
      <w:pPr>
        <w:pStyle w:val="ListParagraph"/>
        <w:numPr>
          <w:ilvl w:val="0"/>
          <w:numId w:val="29"/>
        </w:numPr>
      </w:pPr>
      <w:r w:rsidRPr="003C1178">
        <w:t xml:space="preserve">From the column to the left, the user selects a ‘recognized (by ‘smart’ system)’ device. </w:t>
      </w:r>
    </w:p>
    <w:p w14:paraId="24751DDA" w14:textId="77777777" w:rsidR="00BF37E0" w:rsidRPr="003C1178" w:rsidRDefault="00BF37E0" w:rsidP="00BF37E0">
      <w:pPr>
        <w:pStyle w:val="ListParagraph"/>
        <w:numPr>
          <w:ilvl w:val="0"/>
          <w:numId w:val="29"/>
        </w:numPr>
      </w:pPr>
      <w:r w:rsidRPr="003C1178">
        <w:t>The user highlights the ‘recognized’ device that they want to add.</w:t>
      </w:r>
    </w:p>
    <w:p w14:paraId="3C06F0D0" w14:textId="77777777" w:rsidR="00BF37E0" w:rsidRPr="003C1178" w:rsidRDefault="00BF37E0" w:rsidP="00BF37E0">
      <w:pPr>
        <w:pStyle w:val="ListParagraph"/>
        <w:numPr>
          <w:ilvl w:val="0"/>
          <w:numId w:val="29"/>
        </w:numPr>
      </w:pPr>
      <w:r w:rsidRPr="003C1178">
        <w:t>The user selects the right-pointing arrow to move the ‘recognized’ device from the left column to the right column to have the ‘smart’ system now monitor that device.</w:t>
      </w:r>
    </w:p>
    <w:p w14:paraId="71513360" w14:textId="06A15E65" w:rsidR="00BF37E0" w:rsidRPr="003C1178" w:rsidRDefault="00BF37E0" w:rsidP="00BF37E0">
      <w:pPr>
        <w:pStyle w:val="Heading3"/>
      </w:pPr>
      <w:bookmarkStart w:id="67" w:name="_Toc2027269"/>
      <w:r w:rsidRPr="003C1178">
        <w:t xml:space="preserve">Scenario </w:t>
      </w:r>
      <w:r w:rsidR="003D382B" w:rsidRPr="003C1178">
        <w:t>7</w:t>
      </w:r>
      <w:r w:rsidRPr="003C1178">
        <w:t xml:space="preserve"> – Home Screen, No Chime Sounding, No Button flashing</w:t>
      </w:r>
      <w:bookmarkEnd w:id="67"/>
    </w:p>
    <w:p w14:paraId="532CE595" w14:textId="77777777" w:rsidR="00BF37E0" w:rsidRPr="003C1178" w:rsidRDefault="00BF37E0" w:rsidP="00BF37E0">
      <w:pPr>
        <w:pStyle w:val="ListParagraph"/>
        <w:numPr>
          <w:ilvl w:val="0"/>
          <w:numId w:val="30"/>
        </w:numPr>
      </w:pPr>
      <w:r w:rsidRPr="003C1178">
        <w:t>User is shown the ‘home’ screen.</w:t>
      </w:r>
    </w:p>
    <w:p w14:paraId="7C705AC5" w14:textId="77777777" w:rsidR="00BF37E0" w:rsidRPr="003C1178" w:rsidRDefault="00BF37E0" w:rsidP="00BF37E0">
      <w:pPr>
        <w:pStyle w:val="ListParagraph"/>
        <w:numPr>
          <w:ilvl w:val="0"/>
          <w:numId w:val="30"/>
        </w:numPr>
      </w:pPr>
      <w:r w:rsidRPr="003C1178">
        <w:t>User notes that no ‘button’ is flashing.</w:t>
      </w:r>
    </w:p>
    <w:p w14:paraId="7D572901" w14:textId="77777777" w:rsidR="00BF37E0" w:rsidRPr="003C1178" w:rsidRDefault="00BF37E0" w:rsidP="00BF37E0">
      <w:pPr>
        <w:pStyle w:val="ListParagraph"/>
        <w:numPr>
          <w:ilvl w:val="0"/>
          <w:numId w:val="30"/>
        </w:numPr>
      </w:pPr>
      <w:r w:rsidRPr="003C1178">
        <w:t>User selects the ‘Energy’ button.</w:t>
      </w:r>
    </w:p>
    <w:p w14:paraId="13CD0BDE" w14:textId="674F0F46" w:rsidR="00BF37E0" w:rsidRPr="003C1178" w:rsidRDefault="00BF37E0" w:rsidP="00BF37E0">
      <w:pPr>
        <w:pStyle w:val="ListParagraph"/>
        <w:numPr>
          <w:ilvl w:val="0"/>
          <w:numId w:val="30"/>
        </w:numPr>
      </w:pPr>
      <w:r w:rsidRPr="003C1178">
        <w:t xml:space="preserve">This brings the user to the display of </w:t>
      </w:r>
      <w:r w:rsidRPr="003C1178">
        <w:fldChar w:fldCharType="begin"/>
      </w:r>
      <w:r w:rsidRPr="003C1178">
        <w:instrText xml:space="preserve"> REF _Ref1736151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3C4D0AE8" w14:textId="75C33F01" w:rsidR="00BF37E0" w:rsidRPr="003C1178" w:rsidRDefault="00BF37E0" w:rsidP="00BF37E0">
      <w:pPr>
        <w:pStyle w:val="ListParagraph"/>
        <w:numPr>
          <w:ilvl w:val="0"/>
          <w:numId w:val="30"/>
        </w:numPr>
      </w:pPr>
      <w:r w:rsidRPr="003C1178">
        <w:t>The user selects the ‘Edit</w:t>
      </w:r>
      <w:r w:rsidR="00DC5375" w:rsidRPr="003C1178">
        <w:t>’</w:t>
      </w:r>
      <w:r w:rsidRPr="003C1178">
        <w:t xml:space="preserve"> button at the bottom right of the display.</w:t>
      </w:r>
    </w:p>
    <w:p w14:paraId="72A83627" w14:textId="183F4C9C" w:rsidR="00BF37E0" w:rsidRPr="003C1178" w:rsidRDefault="00BF37E0" w:rsidP="00BF37E0">
      <w:pPr>
        <w:pStyle w:val="ListParagraph"/>
        <w:numPr>
          <w:ilvl w:val="0"/>
          <w:numId w:val="30"/>
        </w:numPr>
      </w:pPr>
      <w:r w:rsidRPr="003C1178">
        <w:t xml:space="preserve">This brings the user to the display of </w:t>
      </w:r>
      <w:r w:rsidRPr="003C1178">
        <w:fldChar w:fldCharType="begin"/>
      </w:r>
      <w:r w:rsidRPr="003C1178">
        <w:instrText xml:space="preserve"> REF _Ref1736192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3A326822" w14:textId="77777777" w:rsidR="00BF37E0" w:rsidRPr="003C1178" w:rsidRDefault="00BF37E0" w:rsidP="00BF37E0">
      <w:pPr>
        <w:pStyle w:val="ListParagraph"/>
        <w:numPr>
          <w:ilvl w:val="0"/>
          <w:numId w:val="30"/>
        </w:numPr>
      </w:pPr>
      <w:r w:rsidRPr="003C1178">
        <w:t>The user cannot find the device the user wishes to add to the ‘smart’ system for monitoring.</w:t>
      </w:r>
    </w:p>
    <w:p w14:paraId="3AD1C4D5" w14:textId="4AB81631" w:rsidR="00BF37E0" w:rsidRPr="003C1178" w:rsidRDefault="0002280D" w:rsidP="00BF37E0">
      <w:pPr>
        <w:pStyle w:val="ListParagraph"/>
        <w:numPr>
          <w:ilvl w:val="0"/>
          <w:numId w:val="30"/>
        </w:numPr>
      </w:pPr>
      <w:r w:rsidRPr="003C1178">
        <w:t xml:space="preserve">The user presses the ‘Refresh’ button to re-display </w:t>
      </w:r>
      <w:r w:rsidRPr="003C1178">
        <w:fldChar w:fldCharType="begin"/>
      </w:r>
      <w:r w:rsidRPr="003C1178">
        <w:instrText xml:space="preserve"> REF _Ref1736268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00AD2238" w14:textId="21E47C48" w:rsidR="00DC5375" w:rsidRPr="003C1178" w:rsidRDefault="00DC5375" w:rsidP="00BF37E0">
      <w:pPr>
        <w:pStyle w:val="ListParagraph"/>
        <w:numPr>
          <w:ilvl w:val="0"/>
          <w:numId w:val="30"/>
        </w:numPr>
      </w:pPr>
      <w:r w:rsidRPr="003C1178">
        <w:t>Device is still not shown</w:t>
      </w:r>
    </w:p>
    <w:p w14:paraId="55808F67" w14:textId="6EEFC815" w:rsidR="00DC5375" w:rsidRPr="003C1178" w:rsidRDefault="00DC5375" w:rsidP="00DC5375">
      <w:pPr>
        <w:pStyle w:val="ListParagraph"/>
        <w:numPr>
          <w:ilvl w:val="0"/>
          <w:numId w:val="30"/>
        </w:numPr>
      </w:pPr>
      <w:r w:rsidRPr="003C1178">
        <w:t xml:space="preserve">The user again presses the ‘Refresh’ button to re-display </w:t>
      </w:r>
      <w:r w:rsidRPr="003C1178">
        <w:fldChar w:fldCharType="begin"/>
      </w:r>
      <w:r w:rsidRPr="003C1178">
        <w:instrText xml:space="preserve"> REF _Ref1736268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1C78E91C" w14:textId="667197DD" w:rsidR="0002280D" w:rsidRPr="003C1178" w:rsidRDefault="00DC5375" w:rsidP="00BF37E0">
      <w:pPr>
        <w:pStyle w:val="ListParagraph"/>
        <w:numPr>
          <w:ilvl w:val="0"/>
          <w:numId w:val="30"/>
        </w:numPr>
      </w:pPr>
      <w:r w:rsidRPr="003C1178">
        <w:t>T</w:t>
      </w:r>
      <w:r w:rsidR="0002280D" w:rsidRPr="003C1178">
        <w:t>ip</w:t>
      </w:r>
      <w:r w:rsidRPr="003C1178">
        <w:t>s are displayed advising on common issues in finding smart devices and solutions to them.</w:t>
      </w:r>
    </w:p>
    <w:p w14:paraId="2EDBEC9A" w14:textId="07DAEA90" w:rsidR="008B414A" w:rsidRPr="003C1178" w:rsidRDefault="008B414A" w:rsidP="00BF37E0">
      <w:pPr>
        <w:pStyle w:val="ListParagraph"/>
        <w:numPr>
          <w:ilvl w:val="0"/>
          <w:numId w:val="30"/>
        </w:numPr>
      </w:pPr>
      <w:r w:rsidRPr="003C1178">
        <w:lastRenderedPageBreak/>
        <w:t>User attempts solutions one-by-one until device is shown. If no solution works user is expected to contact outside help such as the seller of the appliance</w:t>
      </w:r>
    </w:p>
    <w:p w14:paraId="6593A6D2" w14:textId="0D076693" w:rsidR="0002280D" w:rsidRPr="003C1178" w:rsidRDefault="0002280D" w:rsidP="0002280D">
      <w:pPr>
        <w:pStyle w:val="Heading3"/>
      </w:pPr>
      <w:bookmarkStart w:id="68" w:name="_Toc2027270"/>
      <w:r w:rsidRPr="003C1178">
        <w:t xml:space="preserve">Scenario </w:t>
      </w:r>
      <w:r w:rsidR="003D382B" w:rsidRPr="003C1178">
        <w:t>8</w:t>
      </w:r>
      <w:r w:rsidRPr="003C1178">
        <w:t xml:space="preserve"> – Home Screen, No Chime Sounding, No Button flashing</w:t>
      </w:r>
      <w:bookmarkEnd w:id="68"/>
    </w:p>
    <w:p w14:paraId="6C73A359" w14:textId="77777777" w:rsidR="0002280D" w:rsidRPr="003C1178" w:rsidRDefault="0002280D" w:rsidP="0002280D">
      <w:pPr>
        <w:pStyle w:val="ListParagraph"/>
        <w:numPr>
          <w:ilvl w:val="0"/>
          <w:numId w:val="30"/>
        </w:numPr>
      </w:pPr>
      <w:r w:rsidRPr="003C1178">
        <w:t>User is shown the ‘home’ screen.</w:t>
      </w:r>
    </w:p>
    <w:p w14:paraId="2B4E7E1A" w14:textId="77777777" w:rsidR="0002280D" w:rsidRPr="003C1178" w:rsidRDefault="0002280D" w:rsidP="0002280D">
      <w:pPr>
        <w:pStyle w:val="ListParagraph"/>
        <w:numPr>
          <w:ilvl w:val="0"/>
          <w:numId w:val="30"/>
        </w:numPr>
      </w:pPr>
      <w:r w:rsidRPr="003C1178">
        <w:t>User notes that no ‘button’ is flashing.</w:t>
      </w:r>
    </w:p>
    <w:p w14:paraId="7D486D27" w14:textId="77777777" w:rsidR="0002280D" w:rsidRPr="003C1178" w:rsidRDefault="0002280D" w:rsidP="0002280D">
      <w:pPr>
        <w:pStyle w:val="ListParagraph"/>
        <w:numPr>
          <w:ilvl w:val="0"/>
          <w:numId w:val="30"/>
        </w:numPr>
      </w:pPr>
      <w:r w:rsidRPr="003C1178">
        <w:t>User selects the ‘Exercise’ button.</w:t>
      </w:r>
    </w:p>
    <w:p w14:paraId="5E907CD5" w14:textId="2BED734D" w:rsidR="00880974" w:rsidRPr="003C1178" w:rsidRDefault="00880974" w:rsidP="0002280D">
      <w:pPr>
        <w:pStyle w:val="ListParagraph"/>
        <w:numPr>
          <w:ilvl w:val="0"/>
          <w:numId w:val="30"/>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6811E765" w14:textId="77777777" w:rsidR="0002280D" w:rsidRPr="003C1178" w:rsidRDefault="0002280D" w:rsidP="0002280D">
      <w:pPr>
        <w:pStyle w:val="ListParagraph"/>
        <w:numPr>
          <w:ilvl w:val="0"/>
          <w:numId w:val="30"/>
        </w:numPr>
      </w:pPr>
      <w:r w:rsidRPr="003C1178">
        <w:t>User wishes to participate in an exercise display: user taps that exercise button.</w:t>
      </w:r>
    </w:p>
    <w:p w14:paraId="11E6FCBD" w14:textId="2752DECB" w:rsidR="0002280D" w:rsidRPr="003C1178" w:rsidRDefault="0002280D" w:rsidP="0002280D">
      <w:pPr>
        <w:pStyle w:val="ListParagraph"/>
        <w:numPr>
          <w:ilvl w:val="0"/>
          <w:numId w:val="30"/>
        </w:numPr>
      </w:pPr>
      <w:r w:rsidRPr="003C1178">
        <w:t xml:space="preserve">This brings the user to the display of </w:t>
      </w:r>
      <w:r w:rsidRPr="003C1178">
        <w:fldChar w:fldCharType="begin"/>
      </w:r>
      <w:r w:rsidRPr="003C1178">
        <w:instrText xml:space="preserve"> REF _Ref1145377 \r \h </w:instrText>
      </w:r>
      <w:r w:rsidR="003C1178" w:rsidRPr="003C1178">
        <w:instrText xml:space="preserve"> \* MERGEFORMAT </w:instrText>
      </w:r>
      <w:r w:rsidRPr="003C1178">
        <w:fldChar w:fldCharType="separate"/>
      </w:r>
      <w:r w:rsidR="00E67EC7">
        <w:t>5.6.2</w:t>
      </w:r>
      <w:r w:rsidRPr="003C1178">
        <w:fldChar w:fldCharType="end"/>
      </w:r>
      <w:r w:rsidRPr="003C1178">
        <w:t xml:space="preserve"> Exercise Run-Through.</w:t>
      </w:r>
    </w:p>
    <w:p w14:paraId="657A997A" w14:textId="77777777" w:rsidR="0002280D" w:rsidRPr="003C1178" w:rsidRDefault="0002280D" w:rsidP="0002280D">
      <w:pPr>
        <w:pStyle w:val="ListParagraph"/>
        <w:numPr>
          <w:ilvl w:val="0"/>
          <w:numId w:val="30"/>
        </w:numPr>
      </w:pPr>
      <w:r w:rsidRPr="003C1178">
        <w:t>User begins the exercise but needs to stop to catch breath. User presses the ‘pause’ button (two vertical bars on face of button) that is on the lower right of the display.</w:t>
      </w:r>
    </w:p>
    <w:p w14:paraId="2B5ECDB7" w14:textId="77777777" w:rsidR="0002280D" w:rsidRPr="003C1178" w:rsidRDefault="0002280D" w:rsidP="0002280D">
      <w:pPr>
        <w:pStyle w:val="ListParagraph"/>
        <w:numPr>
          <w:ilvl w:val="0"/>
          <w:numId w:val="30"/>
        </w:numPr>
      </w:pPr>
      <w:r w:rsidRPr="003C1178">
        <w:t>Exercise Run-Through stops the figure moving in the display until the ‘pause’ button is pressed again. At that point the figure will pick up the exercise movements from where they were before the ‘pause’ button was pressed.</w:t>
      </w:r>
    </w:p>
    <w:p w14:paraId="6F06AAA3" w14:textId="6B625BF1" w:rsidR="0002280D" w:rsidRPr="003C1178" w:rsidRDefault="0002280D" w:rsidP="0002280D">
      <w:pPr>
        <w:pStyle w:val="Heading3"/>
      </w:pPr>
      <w:bookmarkStart w:id="69" w:name="_Toc2027271"/>
      <w:r w:rsidRPr="003C1178">
        <w:t xml:space="preserve">Scenario </w:t>
      </w:r>
      <w:r w:rsidR="003D382B" w:rsidRPr="003C1178">
        <w:t>9</w:t>
      </w:r>
      <w:r w:rsidRPr="003C1178">
        <w:t xml:space="preserve"> – Home Screen, No Chime Sounding, No Button flashing</w:t>
      </w:r>
      <w:bookmarkEnd w:id="69"/>
    </w:p>
    <w:p w14:paraId="6DCD2227" w14:textId="77777777" w:rsidR="0002280D" w:rsidRPr="003C1178" w:rsidRDefault="0002280D" w:rsidP="0002280D">
      <w:pPr>
        <w:pStyle w:val="ListParagraph"/>
        <w:numPr>
          <w:ilvl w:val="0"/>
          <w:numId w:val="31"/>
        </w:numPr>
      </w:pPr>
      <w:r w:rsidRPr="003C1178">
        <w:t>User is shown the ‘home’ screen.</w:t>
      </w:r>
    </w:p>
    <w:p w14:paraId="71A42495" w14:textId="77777777" w:rsidR="0002280D" w:rsidRPr="003C1178" w:rsidRDefault="0002280D" w:rsidP="0002280D">
      <w:pPr>
        <w:pStyle w:val="ListParagraph"/>
        <w:numPr>
          <w:ilvl w:val="0"/>
          <w:numId w:val="31"/>
        </w:numPr>
      </w:pPr>
      <w:r w:rsidRPr="003C1178">
        <w:t>User notes that no ‘button’ is flashing.</w:t>
      </w:r>
    </w:p>
    <w:p w14:paraId="411C500E" w14:textId="77777777" w:rsidR="0002280D" w:rsidRPr="003C1178" w:rsidRDefault="0002280D" w:rsidP="0002280D">
      <w:pPr>
        <w:pStyle w:val="ListParagraph"/>
        <w:numPr>
          <w:ilvl w:val="0"/>
          <w:numId w:val="31"/>
        </w:numPr>
      </w:pPr>
      <w:r w:rsidRPr="003C1178">
        <w:t>User selects the ‘Exercise’ button.</w:t>
      </w:r>
    </w:p>
    <w:p w14:paraId="76380086" w14:textId="11752031" w:rsidR="00880974" w:rsidRPr="003C1178" w:rsidRDefault="00880974" w:rsidP="00880974">
      <w:pPr>
        <w:pStyle w:val="ListParagraph"/>
        <w:numPr>
          <w:ilvl w:val="0"/>
          <w:numId w:val="31"/>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5D7913E8" w14:textId="77777777" w:rsidR="0002280D" w:rsidRPr="003C1178" w:rsidRDefault="0002280D" w:rsidP="0002280D">
      <w:pPr>
        <w:pStyle w:val="ListParagraph"/>
        <w:numPr>
          <w:ilvl w:val="0"/>
          <w:numId w:val="31"/>
        </w:numPr>
      </w:pPr>
      <w:r w:rsidRPr="003C1178">
        <w:t>User wants to view more possible exercises. User ‘swipes’ display screen with fingers or hands to view more possible exercises. Once user selects an exercise, the actions continue as in Scenario 9.</w:t>
      </w:r>
    </w:p>
    <w:p w14:paraId="08FD959C" w14:textId="13DDF1BB" w:rsidR="0002280D" w:rsidRPr="003C1178" w:rsidRDefault="0002280D" w:rsidP="0002280D">
      <w:pPr>
        <w:pStyle w:val="Heading3"/>
      </w:pPr>
      <w:bookmarkStart w:id="70" w:name="_Toc2027272"/>
      <w:r w:rsidRPr="003C1178">
        <w:t xml:space="preserve">Scenario </w:t>
      </w:r>
      <w:r w:rsidR="003D382B" w:rsidRPr="003C1178">
        <w:t>10</w:t>
      </w:r>
      <w:r w:rsidRPr="003C1178">
        <w:t xml:space="preserve"> – Home Screen, No Chime Sounding, No Button flashing</w:t>
      </w:r>
      <w:bookmarkEnd w:id="70"/>
    </w:p>
    <w:p w14:paraId="03612B7C" w14:textId="77777777" w:rsidR="0002280D" w:rsidRPr="003C1178" w:rsidRDefault="0002280D" w:rsidP="0002280D">
      <w:pPr>
        <w:pStyle w:val="ListParagraph"/>
        <w:numPr>
          <w:ilvl w:val="0"/>
          <w:numId w:val="31"/>
        </w:numPr>
      </w:pPr>
      <w:r w:rsidRPr="003C1178">
        <w:t>User is shown the ‘home’ screen.</w:t>
      </w:r>
    </w:p>
    <w:p w14:paraId="41CDF529" w14:textId="77777777" w:rsidR="0002280D" w:rsidRPr="003C1178" w:rsidRDefault="0002280D" w:rsidP="0002280D">
      <w:pPr>
        <w:pStyle w:val="ListParagraph"/>
        <w:numPr>
          <w:ilvl w:val="0"/>
          <w:numId w:val="31"/>
        </w:numPr>
      </w:pPr>
      <w:r w:rsidRPr="003C1178">
        <w:t>User notes that no ‘button’ is flashing.</w:t>
      </w:r>
    </w:p>
    <w:p w14:paraId="1542F9D1" w14:textId="77777777" w:rsidR="00880974" w:rsidRPr="003C1178" w:rsidRDefault="00880974" w:rsidP="0002280D">
      <w:pPr>
        <w:pStyle w:val="ListParagraph"/>
        <w:numPr>
          <w:ilvl w:val="0"/>
          <w:numId w:val="31"/>
        </w:numPr>
      </w:pPr>
      <w:r w:rsidRPr="003C1178">
        <w:t xml:space="preserve">User selects the ‘Exercise’ button. </w:t>
      </w:r>
    </w:p>
    <w:p w14:paraId="45768B2F" w14:textId="78C59264" w:rsidR="00880974" w:rsidRPr="003C1178" w:rsidRDefault="00880974" w:rsidP="00880974">
      <w:pPr>
        <w:pStyle w:val="ListParagraph"/>
        <w:numPr>
          <w:ilvl w:val="0"/>
          <w:numId w:val="31"/>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6FC6761E" w14:textId="77777777" w:rsidR="00880974" w:rsidRPr="003C1178" w:rsidRDefault="00880974" w:rsidP="0002280D">
      <w:pPr>
        <w:pStyle w:val="ListParagraph"/>
        <w:numPr>
          <w:ilvl w:val="0"/>
          <w:numId w:val="31"/>
        </w:numPr>
      </w:pPr>
      <w:r w:rsidRPr="003C1178">
        <w:t>The user, in agreement with medical staff (either doctor or physical therapist), wants to add an exercise. The user selects the ‘Add’ button at the bottom right of the display.</w:t>
      </w:r>
    </w:p>
    <w:p w14:paraId="2BAE5A41" w14:textId="3B2A0F4F" w:rsidR="00880974" w:rsidRPr="003C1178" w:rsidRDefault="00880974" w:rsidP="0002280D">
      <w:pPr>
        <w:pStyle w:val="ListParagraph"/>
        <w:numPr>
          <w:ilvl w:val="0"/>
          <w:numId w:val="31"/>
        </w:numPr>
      </w:pPr>
      <w:r w:rsidRPr="003C1178">
        <w:t xml:space="preserve">This takes the user to the display of </w:t>
      </w:r>
      <w:r w:rsidRPr="003C1178">
        <w:fldChar w:fldCharType="begin"/>
      </w:r>
      <w:r w:rsidRPr="003C1178">
        <w:instrText xml:space="preserve"> REF _Ref1737180 \r \h </w:instrText>
      </w:r>
      <w:r w:rsidR="003C1178" w:rsidRPr="003C1178">
        <w:instrText xml:space="preserve"> \* MERGEFORMAT </w:instrText>
      </w:r>
      <w:r w:rsidRPr="003C1178">
        <w:fldChar w:fldCharType="separate"/>
      </w:r>
      <w:r w:rsidR="00E67EC7">
        <w:t>5.6.1</w:t>
      </w:r>
      <w:r w:rsidRPr="003C1178">
        <w:fldChar w:fldCharType="end"/>
      </w:r>
      <w:r w:rsidRPr="003C1178">
        <w:t xml:space="preserve"> Add Exercises Screen.</w:t>
      </w:r>
    </w:p>
    <w:p w14:paraId="5AC9451B" w14:textId="77777777" w:rsidR="00880974" w:rsidRPr="003C1178" w:rsidRDefault="00880974" w:rsidP="0002280D">
      <w:pPr>
        <w:pStyle w:val="ListParagraph"/>
        <w:numPr>
          <w:ilvl w:val="0"/>
          <w:numId w:val="31"/>
        </w:numPr>
      </w:pPr>
      <w:r w:rsidRPr="003C1178">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Pr="003C1178" w:rsidRDefault="00880974" w:rsidP="0002280D">
      <w:pPr>
        <w:pStyle w:val="ListParagraph"/>
        <w:numPr>
          <w:ilvl w:val="0"/>
          <w:numId w:val="31"/>
        </w:numPr>
      </w:pPr>
      <w:r w:rsidRPr="003C1178">
        <w:t>Once the desired exercise if display, the user presses the ‘Add’ button for that exercise.</w:t>
      </w:r>
    </w:p>
    <w:p w14:paraId="4EB1DF4B" w14:textId="4B8F4221" w:rsidR="00880974" w:rsidRPr="003C1178" w:rsidRDefault="00880974" w:rsidP="0002280D">
      <w:pPr>
        <w:pStyle w:val="ListParagraph"/>
        <w:numPr>
          <w:ilvl w:val="0"/>
          <w:numId w:val="31"/>
        </w:numPr>
      </w:pPr>
      <w:r w:rsidRPr="003C1178">
        <w:t xml:space="preserve">Similar actions can be taken to ‘Remove’ an exercise from the daily list of exercises that are display on </w:t>
      </w:r>
      <w:r w:rsidRPr="003C1178">
        <w:fldChar w:fldCharType="begin"/>
      </w:r>
      <w:r w:rsidRPr="003C1178">
        <w:instrText xml:space="preserve"> REF _Ref1737310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18D01F2F" w14:textId="4ADCF5AA" w:rsidR="00880974" w:rsidRPr="003C1178" w:rsidRDefault="00880974" w:rsidP="00880974">
      <w:pPr>
        <w:pStyle w:val="Heading3"/>
      </w:pPr>
      <w:bookmarkStart w:id="71" w:name="_Toc2027273"/>
      <w:r w:rsidRPr="003C1178">
        <w:t>Scenario 1</w:t>
      </w:r>
      <w:r w:rsidR="003D382B" w:rsidRPr="003C1178">
        <w:t>1</w:t>
      </w:r>
      <w:r w:rsidRPr="003C1178">
        <w:t xml:space="preserve"> – Home Screen, No Chime Sounding, No Button flashing</w:t>
      </w:r>
      <w:bookmarkEnd w:id="71"/>
    </w:p>
    <w:p w14:paraId="034906E0" w14:textId="77777777" w:rsidR="00880974" w:rsidRPr="003C1178" w:rsidRDefault="00880974" w:rsidP="00880974">
      <w:pPr>
        <w:pStyle w:val="ListParagraph"/>
        <w:numPr>
          <w:ilvl w:val="0"/>
          <w:numId w:val="31"/>
        </w:numPr>
      </w:pPr>
      <w:r w:rsidRPr="003C1178">
        <w:t>User is shown the ‘home’ screen.</w:t>
      </w:r>
    </w:p>
    <w:p w14:paraId="239966B7" w14:textId="77777777" w:rsidR="00880974" w:rsidRPr="003C1178" w:rsidRDefault="00880974" w:rsidP="00880974">
      <w:pPr>
        <w:pStyle w:val="ListParagraph"/>
        <w:numPr>
          <w:ilvl w:val="0"/>
          <w:numId w:val="31"/>
        </w:numPr>
      </w:pPr>
      <w:r w:rsidRPr="003C1178">
        <w:t>User notes that no ‘button’ is flashing.</w:t>
      </w:r>
    </w:p>
    <w:p w14:paraId="4F063BD2" w14:textId="77777777" w:rsidR="00880974" w:rsidRPr="003C1178" w:rsidRDefault="00880974" w:rsidP="00880974">
      <w:pPr>
        <w:pStyle w:val="ListParagraph"/>
        <w:numPr>
          <w:ilvl w:val="0"/>
          <w:numId w:val="31"/>
        </w:numPr>
      </w:pPr>
      <w:r w:rsidRPr="003C1178">
        <w:t>User selects the ‘Settings’ button on the lower right of the display.</w:t>
      </w:r>
    </w:p>
    <w:p w14:paraId="3D31C0C1" w14:textId="69D4C95E" w:rsidR="00880974" w:rsidRPr="003C1178" w:rsidRDefault="00880974" w:rsidP="00880974">
      <w:pPr>
        <w:pStyle w:val="ListParagraph"/>
        <w:numPr>
          <w:ilvl w:val="0"/>
          <w:numId w:val="31"/>
        </w:numPr>
      </w:pPr>
      <w:r w:rsidRPr="003C1178">
        <w:t xml:space="preserve">This takes the user to the display </w:t>
      </w:r>
      <w:r w:rsidRPr="003C1178">
        <w:fldChar w:fldCharType="begin"/>
      </w:r>
      <w:r w:rsidRPr="003C1178">
        <w:instrText xml:space="preserve"> REF _Ref1737456 \r \h </w:instrText>
      </w:r>
      <w:r w:rsidR="003C1178" w:rsidRPr="003C1178">
        <w:instrText xml:space="preserve"> \* MERGEFORMAT </w:instrText>
      </w:r>
      <w:r w:rsidRPr="003C1178">
        <w:fldChar w:fldCharType="separate"/>
      </w:r>
      <w:r w:rsidR="00E67EC7">
        <w:t>5.8</w:t>
      </w:r>
      <w:r w:rsidRPr="003C1178">
        <w:fldChar w:fldCharType="end"/>
      </w:r>
      <w:r w:rsidRPr="003C1178">
        <w:t xml:space="preserve"> Settings Screen.</w:t>
      </w:r>
    </w:p>
    <w:p w14:paraId="38BC814F" w14:textId="77777777" w:rsidR="00880974" w:rsidRPr="003C1178" w:rsidRDefault="00880974" w:rsidP="00880974">
      <w:pPr>
        <w:pStyle w:val="ListParagraph"/>
        <w:numPr>
          <w:ilvl w:val="0"/>
          <w:numId w:val="31"/>
        </w:numPr>
      </w:pPr>
      <w:r w:rsidRPr="003C1178">
        <w:lastRenderedPageBreak/>
        <w:t>The user may select a change of display colour by tapping on the desired new colour on the colour wheel at the right of the display.</w:t>
      </w:r>
    </w:p>
    <w:p w14:paraId="32B97B55" w14:textId="1D22A61B" w:rsidR="00E95C78" w:rsidRPr="003C1178" w:rsidRDefault="00880974" w:rsidP="004B78DC">
      <w:pPr>
        <w:pStyle w:val="ListParagraph"/>
        <w:numPr>
          <w:ilvl w:val="0"/>
          <w:numId w:val="31"/>
        </w:numPr>
        <w:ind w:left="1800"/>
      </w:pPr>
      <w:r w:rsidRPr="003C1178">
        <w:t xml:space="preserve">Alternatively, the user may reset the colours used for the displays to their default by pressing the ‘Reset’ button which appears to the bottom right of </w:t>
      </w:r>
      <w:r w:rsidRPr="003C1178">
        <w:fldChar w:fldCharType="begin"/>
      </w:r>
      <w:r w:rsidRPr="003C1178">
        <w:instrText xml:space="preserve"> REF _Ref1737530 \r \h </w:instrText>
      </w:r>
      <w:r w:rsidR="003C1178" w:rsidRPr="003C1178">
        <w:instrText xml:space="preserve"> \* MERGEFORMAT </w:instrText>
      </w:r>
      <w:r w:rsidRPr="003C1178">
        <w:fldChar w:fldCharType="separate"/>
      </w:r>
      <w:r w:rsidR="00E67EC7">
        <w:t>5.8</w:t>
      </w:r>
      <w:r w:rsidRPr="003C1178">
        <w:fldChar w:fldCharType="end"/>
      </w:r>
      <w:r w:rsidRPr="003C1178">
        <w:t xml:space="preserve"> Settings Screen.</w:t>
      </w:r>
    </w:p>
    <w:p w14:paraId="10BD383C" w14:textId="77777777" w:rsidR="00FB1EFF" w:rsidRPr="003C1178" w:rsidRDefault="00FB1EFF" w:rsidP="00FB1EFF">
      <w:pPr>
        <w:pStyle w:val="Heading3"/>
        <w:rPr>
          <w:rFonts w:cstheme="minorHAnsi"/>
        </w:rPr>
      </w:pPr>
      <w:bookmarkStart w:id="72" w:name="_Toc2027274"/>
      <w:r w:rsidRPr="003C1178">
        <w:rPr>
          <w:rFonts w:cstheme="minorHAnsi"/>
        </w:rPr>
        <w:t>Use-Case for Cozmo Robot</w:t>
      </w:r>
      <w:bookmarkEnd w:id="72"/>
    </w:p>
    <w:p w14:paraId="0B8D498A" w14:textId="3F4876FA" w:rsidR="00FB1EFF" w:rsidRPr="003C1178" w:rsidRDefault="00FB1EFF" w:rsidP="0068085F">
      <w:pPr>
        <w:ind w:left="993"/>
      </w:pPr>
      <w:r w:rsidRPr="003C1178">
        <w:t>Use case for Cozmo</w:t>
      </w:r>
    </w:p>
    <w:p w14:paraId="5A093969" w14:textId="2EEC588C" w:rsidR="0068085F" w:rsidRPr="003C1178" w:rsidRDefault="0068085F" w:rsidP="0068085F">
      <w:pPr>
        <w:ind w:left="993"/>
      </w:pPr>
      <w:r w:rsidRPr="003C1178">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520000"/>
                    </a:xfrm>
                    <a:prstGeom prst="rect">
                      <a:avLst/>
                    </a:prstGeom>
                  </pic:spPr>
                </pic:pic>
              </a:graphicData>
            </a:graphic>
          </wp:inline>
        </w:drawing>
      </w:r>
    </w:p>
    <w:p w14:paraId="464AD9F2" w14:textId="77777777" w:rsidR="00FB1EFF" w:rsidRPr="003C1178" w:rsidRDefault="00FB1EFF" w:rsidP="00FB1EFF">
      <w:pPr>
        <w:pStyle w:val="Heading4"/>
      </w:pPr>
      <w:r w:rsidRPr="003C1178">
        <w:t>Ideal Path</w:t>
      </w:r>
    </w:p>
    <w:p w14:paraId="4097F633" w14:textId="76723F4B" w:rsidR="00FB1EFF" w:rsidRPr="003C1178" w:rsidRDefault="00FB1EFF" w:rsidP="00FB1EFF">
      <w:pPr>
        <w:pStyle w:val="ListParagraph"/>
        <w:numPr>
          <w:ilvl w:val="0"/>
          <w:numId w:val="24"/>
        </w:numPr>
        <w:spacing w:after="160" w:line="259" w:lineRule="auto"/>
      </w:pPr>
      <w:r w:rsidRPr="003C1178">
        <w:t xml:space="preserve">User selects Cozmo tile on home screen of </w:t>
      </w:r>
      <w:r w:rsidR="009C637D" w:rsidRPr="003C1178">
        <w:t>application.</w:t>
      </w:r>
      <w:r w:rsidRPr="003C1178">
        <w:t xml:space="preserve"> </w:t>
      </w:r>
    </w:p>
    <w:p w14:paraId="20CCE1D7" w14:textId="2C3C3CE6" w:rsidR="00FB1EFF" w:rsidRPr="003C1178" w:rsidRDefault="00FB1EFF" w:rsidP="00FB1EFF">
      <w:pPr>
        <w:pStyle w:val="ListParagraph"/>
        <w:numPr>
          <w:ilvl w:val="1"/>
          <w:numId w:val="24"/>
        </w:numPr>
        <w:spacing w:after="160" w:line="259" w:lineRule="auto"/>
      </w:pPr>
      <w:r w:rsidRPr="003C1178">
        <w:t xml:space="preserve">Cozmo boots up, </w:t>
      </w:r>
      <w:r w:rsidR="00F91F57" w:rsidRPr="003C1178">
        <w:t xml:space="preserve">application </w:t>
      </w:r>
      <w:r w:rsidRPr="003C1178">
        <w:t>shows ‘waking’ screen</w:t>
      </w:r>
      <w:r w:rsidR="00014C5A" w:rsidRPr="003C1178">
        <w:t>, Cozmo says “I’m just getting ready.”</w:t>
      </w:r>
      <w:r w:rsidR="00230511" w:rsidRPr="003C1178">
        <w:t xml:space="preserve"> Cozmo moves off charger</w:t>
      </w:r>
    </w:p>
    <w:p w14:paraId="6F00AA60" w14:textId="77777777" w:rsidR="00FB1EFF" w:rsidRPr="003C1178" w:rsidRDefault="00FB1EFF" w:rsidP="00FB1EFF">
      <w:pPr>
        <w:pStyle w:val="ListParagraph"/>
        <w:numPr>
          <w:ilvl w:val="1"/>
          <w:numId w:val="24"/>
        </w:numPr>
        <w:spacing w:after="160" w:line="259" w:lineRule="auto"/>
      </w:pPr>
      <w:r w:rsidRPr="003C1178">
        <w:t>Cozmo finds cubes and confirms which he can see</w:t>
      </w:r>
    </w:p>
    <w:p w14:paraId="07952AB3" w14:textId="762EFCC9" w:rsidR="00FB1EFF" w:rsidRPr="003C1178" w:rsidRDefault="00FB1EFF" w:rsidP="00FB1EFF">
      <w:pPr>
        <w:pStyle w:val="ListParagraph"/>
        <w:numPr>
          <w:ilvl w:val="1"/>
          <w:numId w:val="24"/>
        </w:numPr>
        <w:spacing w:after="160" w:line="259" w:lineRule="auto"/>
      </w:pPr>
      <w:r w:rsidRPr="003C1178">
        <w:t xml:space="preserve">Objects are displayed on </w:t>
      </w:r>
      <w:r w:rsidR="00F91F57" w:rsidRPr="003C1178">
        <w:t xml:space="preserve">application </w:t>
      </w:r>
      <w:r w:rsidRPr="003C1178">
        <w:t>screen for selection</w:t>
      </w:r>
    </w:p>
    <w:p w14:paraId="0093D864" w14:textId="31FDAB55" w:rsidR="00FB1EFF" w:rsidRPr="003C1178" w:rsidRDefault="00FB1EFF" w:rsidP="00FB1EFF">
      <w:pPr>
        <w:pStyle w:val="ListParagraph"/>
        <w:numPr>
          <w:ilvl w:val="1"/>
          <w:numId w:val="24"/>
        </w:numPr>
        <w:spacing w:after="160" w:line="259" w:lineRule="auto"/>
      </w:pPr>
      <w:r w:rsidRPr="003C1178">
        <w:t>Cozmo says “</w:t>
      </w:r>
      <w:r w:rsidR="00014C5A" w:rsidRPr="003C1178">
        <w:t>I’m looking for your stuff. When it lights up I’ve found it</w:t>
      </w:r>
      <w:r w:rsidRPr="003C1178">
        <w:t>!” and spins on the spot</w:t>
      </w:r>
      <w:r w:rsidR="00F34C02" w:rsidRPr="003C1178">
        <w:t>, searching for the users objects.</w:t>
      </w:r>
    </w:p>
    <w:p w14:paraId="6549D248" w14:textId="58AF17BF" w:rsidR="00F34C02" w:rsidRPr="003C1178" w:rsidRDefault="00F34C02" w:rsidP="00FB1EFF">
      <w:pPr>
        <w:pStyle w:val="ListParagraph"/>
        <w:numPr>
          <w:ilvl w:val="0"/>
          <w:numId w:val="24"/>
        </w:numPr>
        <w:spacing w:after="160" w:line="259" w:lineRule="auto"/>
      </w:pPr>
      <w:r w:rsidRPr="003C1178">
        <w:t>Objects found are displayed on the GUI</w:t>
      </w:r>
    </w:p>
    <w:p w14:paraId="502EDE57" w14:textId="2EA96BA2" w:rsidR="00F34C02" w:rsidRPr="003C1178" w:rsidRDefault="00F34C02" w:rsidP="00FB1EFF">
      <w:pPr>
        <w:pStyle w:val="ListParagraph"/>
        <w:numPr>
          <w:ilvl w:val="0"/>
          <w:numId w:val="24"/>
        </w:numPr>
        <w:spacing w:after="160" w:line="259" w:lineRule="auto"/>
      </w:pPr>
      <w:r w:rsidRPr="003C1178">
        <w:t>Cozmo says, “ok pick one and then press confirm.”</w:t>
      </w:r>
    </w:p>
    <w:p w14:paraId="42E1331E" w14:textId="24763130" w:rsidR="00FB1EFF" w:rsidRPr="003C1178" w:rsidRDefault="00FB1EFF" w:rsidP="00FB1EFF">
      <w:pPr>
        <w:pStyle w:val="ListParagraph"/>
        <w:numPr>
          <w:ilvl w:val="0"/>
          <w:numId w:val="24"/>
        </w:numPr>
        <w:spacing w:after="160" w:line="259" w:lineRule="auto"/>
      </w:pPr>
      <w:r w:rsidRPr="003C1178">
        <w:t xml:space="preserve">User selects one object </w:t>
      </w:r>
    </w:p>
    <w:p w14:paraId="5472E7FB" w14:textId="30982ACF" w:rsidR="00FB1EFF" w:rsidRPr="003C1178" w:rsidRDefault="00C471CE" w:rsidP="00FB1EFF">
      <w:pPr>
        <w:pStyle w:val="ListParagraph"/>
        <w:numPr>
          <w:ilvl w:val="1"/>
          <w:numId w:val="24"/>
        </w:numPr>
        <w:spacing w:after="160" w:line="259" w:lineRule="auto"/>
      </w:pPr>
      <w:r w:rsidRPr="003C1178">
        <w:t>Object</w:t>
      </w:r>
      <w:r w:rsidR="00FB1EFF" w:rsidRPr="003C1178">
        <w:t xml:space="preserve"> is </w:t>
      </w:r>
      <w:r w:rsidR="00F34C02" w:rsidRPr="003C1178">
        <w:t xml:space="preserve">shown on the rightmost tile. The tile becomes the same colour as the objects original tile. The word ‘confirm’ is shown on the tile below the object. </w:t>
      </w:r>
    </w:p>
    <w:p w14:paraId="76310D74" w14:textId="2F974828" w:rsidR="00FB1EFF" w:rsidRPr="003C1178" w:rsidRDefault="00FB1EFF" w:rsidP="00FB1EFF">
      <w:pPr>
        <w:pStyle w:val="ListParagraph"/>
        <w:numPr>
          <w:ilvl w:val="0"/>
          <w:numId w:val="24"/>
        </w:numPr>
        <w:spacing w:after="160" w:line="259" w:lineRule="auto"/>
      </w:pPr>
      <w:r w:rsidRPr="003C1178">
        <w:t xml:space="preserve">User presses </w:t>
      </w:r>
      <w:r w:rsidR="00FE3704" w:rsidRPr="003C1178">
        <w:t>confirm</w:t>
      </w:r>
    </w:p>
    <w:p w14:paraId="52DE01DE" w14:textId="00D3C6A1" w:rsidR="00FB1EFF" w:rsidRPr="003C1178" w:rsidRDefault="00FB1EFF" w:rsidP="00FB1EFF">
      <w:pPr>
        <w:pStyle w:val="ListParagraph"/>
        <w:numPr>
          <w:ilvl w:val="1"/>
          <w:numId w:val="24"/>
        </w:numPr>
        <w:spacing w:after="160" w:line="259" w:lineRule="auto"/>
      </w:pPr>
      <w:r w:rsidRPr="003C1178">
        <w:t>Cozmo moves to the selected object.</w:t>
      </w:r>
    </w:p>
    <w:p w14:paraId="098E3A04" w14:textId="2A053F23" w:rsidR="00FB1EFF" w:rsidRPr="003C1178" w:rsidRDefault="00FB1EFF" w:rsidP="00FB1EFF">
      <w:pPr>
        <w:pStyle w:val="ListParagraph"/>
        <w:numPr>
          <w:ilvl w:val="1"/>
          <w:numId w:val="24"/>
        </w:numPr>
        <w:spacing w:after="160" w:line="259" w:lineRule="auto"/>
      </w:pPr>
      <w:r w:rsidRPr="003C1178">
        <w:t>Cozmo picks up object</w:t>
      </w:r>
    </w:p>
    <w:p w14:paraId="30546945" w14:textId="77777777" w:rsidR="00FB1EFF" w:rsidRPr="003C1178" w:rsidRDefault="00FB1EFF" w:rsidP="00FB1EFF">
      <w:pPr>
        <w:pStyle w:val="ListParagraph"/>
        <w:numPr>
          <w:ilvl w:val="1"/>
          <w:numId w:val="24"/>
        </w:numPr>
        <w:spacing w:after="160" w:line="259" w:lineRule="auto"/>
      </w:pPr>
      <w:r w:rsidRPr="003C1178">
        <w:t>Cozmo brings the object back to the user</w:t>
      </w:r>
    </w:p>
    <w:p w14:paraId="31575049" w14:textId="3561437A" w:rsidR="00FB1EFF" w:rsidRPr="003C1178" w:rsidRDefault="00FB1EFF" w:rsidP="00FB1EFF">
      <w:pPr>
        <w:pStyle w:val="ListParagraph"/>
        <w:numPr>
          <w:ilvl w:val="1"/>
          <w:numId w:val="24"/>
        </w:numPr>
        <w:spacing w:after="160" w:line="259" w:lineRule="auto"/>
      </w:pPr>
      <w:r w:rsidRPr="003C1178">
        <w:t>Cozmo says “</w:t>
      </w:r>
      <w:r w:rsidR="00FE3704" w:rsidRPr="003C1178">
        <w:t>Is this the right one</w:t>
      </w:r>
      <w:r w:rsidRPr="003C1178">
        <w:t>?”</w:t>
      </w:r>
    </w:p>
    <w:p w14:paraId="7DAFE0A6" w14:textId="2A66064C" w:rsidR="00FB1EFF" w:rsidRPr="003C1178" w:rsidRDefault="00FE3704" w:rsidP="00FB1EFF">
      <w:pPr>
        <w:pStyle w:val="ListParagraph"/>
        <w:numPr>
          <w:ilvl w:val="1"/>
          <w:numId w:val="24"/>
        </w:numPr>
        <w:spacing w:after="160" w:line="259" w:lineRule="auto"/>
      </w:pPr>
      <w:r w:rsidRPr="003C1178">
        <w:t xml:space="preserve">Pop-up window shows two buttons a green yes and a red no. </w:t>
      </w:r>
    </w:p>
    <w:p w14:paraId="5F4A423B" w14:textId="23775B06" w:rsidR="00FB1EFF" w:rsidRPr="003C1178" w:rsidRDefault="00FB1EFF" w:rsidP="00FB1EFF">
      <w:pPr>
        <w:pStyle w:val="ListParagraph"/>
        <w:numPr>
          <w:ilvl w:val="0"/>
          <w:numId w:val="24"/>
        </w:numPr>
        <w:spacing w:after="160" w:line="259" w:lineRule="auto"/>
      </w:pPr>
      <w:r w:rsidRPr="003C1178">
        <w:t xml:space="preserve">User presses the </w:t>
      </w:r>
      <w:r w:rsidR="00FE3704" w:rsidRPr="003C1178">
        <w:t>yes</w:t>
      </w:r>
    </w:p>
    <w:p w14:paraId="3EDBAA13" w14:textId="0B8B0CBB" w:rsidR="00FB1EFF" w:rsidRPr="003C1178" w:rsidRDefault="00FB1EFF" w:rsidP="00FB1EFF">
      <w:pPr>
        <w:pStyle w:val="ListParagraph"/>
        <w:numPr>
          <w:ilvl w:val="1"/>
          <w:numId w:val="24"/>
        </w:numPr>
        <w:spacing w:after="160" w:line="259" w:lineRule="auto"/>
      </w:pPr>
      <w:r w:rsidRPr="003C1178">
        <w:t xml:space="preserve">Cozmo says, “YAY!” and plays </w:t>
      </w:r>
      <w:r w:rsidR="00FE3704" w:rsidRPr="003C1178">
        <w:t>an excited animation</w:t>
      </w:r>
    </w:p>
    <w:p w14:paraId="5C847F7B" w14:textId="70741482" w:rsidR="00FB1EFF" w:rsidRPr="003C1178" w:rsidRDefault="00FB1EFF" w:rsidP="00FB1EFF">
      <w:pPr>
        <w:pStyle w:val="Heading4"/>
      </w:pPr>
      <w:r w:rsidRPr="003C1178">
        <w:lastRenderedPageBreak/>
        <w:t>Deviations from Ideal Path</w:t>
      </w:r>
    </w:p>
    <w:p w14:paraId="621B6F44" w14:textId="77777777" w:rsidR="00FB1EFF" w:rsidRPr="003C1178" w:rsidRDefault="00FB1EFF" w:rsidP="00FB1EFF">
      <w:pPr>
        <w:pStyle w:val="Heading5"/>
      </w:pPr>
      <w:r w:rsidRPr="003C1178">
        <w:t>Overarching issues:</w:t>
      </w:r>
    </w:p>
    <w:p w14:paraId="51887EE2" w14:textId="51B3A906" w:rsidR="00FB1EFF" w:rsidRPr="003C1178" w:rsidRDefault="00FB1EFF" w:rsidP="00FB1EFF">
      <w:pPr>
        <w:ind w:left="1008"/>
      </w:pPr>
      <w:r w:rsidRPr="003C1178">
        <w:t xml:space="preserve">Cozmo is off its charger and is out of power. When Cozmo is selected from home screen, </w:t>
      </w:r>
      <w:r w:rsidR="00F91F57" w:rsidRPr="003C1178">
        <w:t xml:space="preserve">application </w:t>
      </w:r>
      <w:r w:rsidRPr="003C1178">
        <w:t xml:space="preserve">displays a warning saying, “Cozmo needs put back on his cradle and charged before it can be used.” Once Cozmo is placed back on its cradle the </w:t>
      </w:r>
      <w:r w:rsidR="00F91F57" w:rsidRPr="003C1178">
        <w:t xml:space="preserve">application </w:t>
      </w:r>
      <w:r w:rsidRPr="003C1178">
        <w:t>will display its current power levels. Cozmo cannot be sent on new tasks if it is under 10% charge.</w:t>
      </w:r>
    </w:p>
    <w:p w14:paraId="7C78959D" w14:textId="5C524C1D" w:rsidR="00FB1EFF" w:rsidRPr="003C1178" w:rsidRDefault="00FB1EFF" w:rsidP="003752F4">
      <w:pPr>
        <w:ind w:left="1008"/>
      </w:pPr>
      <w:r w:rsidRPr="003C1178">
        <w:t xml:space="preserve">1b) Cozmo cannot find any cubes on boot up. </w:t>
      </w:r>
      <w:r w:rsidR="00F91F57" w:rsidRPr="003C1178">
        <w:t xml:space="preserve">Application </w:t>
      </w:r>
      <w:r w:rsidRPr="003C1178">
        <w:t>displays empty object panel and message saying “Cozmo can’t see anything it can fetch. Make sure any objects you want Cozmo to fetch for you are on the same surface as it.” Button is displayed under message saying, “Search for cubes again.”</w:t>
      </w:r>
    </w:p>
    <w:p w14:paraId="3910AF5B" w14:textId="72D5EFA5" w:rsidR="00FB1EFF" w:rsidRPr="003C1178" w:rsidRDefault="00FB1EFF" w:rsidP="003752F4">
      <w:pPr>
        <w:ind w:left="1008"/>
      </w:pPr>
      <w:r w:rsidRPr="003C1178">
        <w:t xml:space="preserve">3a) Cozmo cannot find route to selected object. If Cozmo becomes stuck or cannot reach object it will say, “I can’t seem to get to that one, can you see anything blocking my way?” The communication box on the </w:t>
      </w:r>
      <w:r w:rsidR="00F91F57" w:rsidRPr="003C1178">
        <w:t xml:space="preserve">application </w:t>
      </w:r>
      <w:r w:rsidRPr="003C1178">
        <w:t xml:space="preserve">screen will then show a </w:t>
      </w:r>
      <w:r w:rsidR="00FE3704" w:rsidRPr="003C1178">
        <w:t>yes or no</w:t>
      </w:r>
      <w:r w:rsidR="00C3678E" w:rsidRPr="003C1178">
        <w:t>.</w:t>
      </w:r>
    </w:p>
    <w:p w14:paraId="502411B2" w14:textId="77777777" w:rsidR="00E717E8" w:rsidRPr="003C1178" w:rsidRDefault="00E717E8" w:rsidP="00E717E8">
      <w:pPr>
        <w:pStyle w:val="Heading2"/>
      </w:pPr>
      <w:bookmarkStart w:id="73" w:name="_Ref1546011"/>
      <w:bookmarkStart w:id="74" w:name="_Toc2027275"/>
      <w:r w:rsidRPr="003C1178">
        <w:t>Proposed Design for 1</w:t>
      </w:r>
      <w:r w:rsidRPr="003C1178">
        <w:rPr>
          <w:vertAlign w:val="superscript"/>
        </w:rPr>
        <w:t>st</w:t>
      </w:r>
      <w:r w:rsidRPr="003C1178">
        <w:t xml:space="preserve"> February Presentation</w:t>
      </w:r>
      <w:bookmarkEnd w:id="73"/>
      <w:bookmarkEnd w:id="74"/>
    </w:p>
    <w:p w14:paraId="12C7B920" w14:textId="77777777" w:rsidR="00917368" w:rsidRPr="003C1178" w:rsidRDefault="00917368" w:rsidP="00917368">
      <w:r w:rsidRPr="003C1178">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lastRenderedPageBreak/>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lastRenderedPageBreak/>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Pr="003C1178" w:rsidRDefault="00C3678E" w:rsidP="00C3678E">
      <w:pPr>
        <w:pStyle w:val="Heading2"/>
      </w:pPr>
      <w:bookmarkStart w:id="75" w:name="_Toc2027276"/>
      <w:r w:rsidRPr="003C1178">
        <w:t>Code for Cozmo Robot</w:t>
      </w:r>
      <w:bookmarkEnd w:id="75"/>
    </w:p>
    <w:p w14:paraId="35BC2C5C" w14:textId="44CC94A0" w:rsidR="00B2115F" w:rsidRPr="003C1178" w:rsidRDefault="00B2115F" w:rsidP="00B2115F">
      <w:r w:rsidRPr="003C1178">
        <w:t>Link to github repository containing code: https://github.com/Gordo851/DesignCourseworkSubmissionGroup4.git</w:t>
      </w:r>
    </w:p>
    <w:p w14:paraId="4506BFF5" w14:textId="77777777" w:rsidR="00E0791B" w:rsidRPr="003C1178" w:rsidRDefault="00851F2F" w:rsidP="00327FFE">
      <w:pPr>
        <w:pStyle w:val="Heading1"/>
      </w:pPr>
      <w:bookmarkStart w:id="76" w:name="_Ref1716367"/>
      <w:bookmarkStart w:id="77" w:name="_Toc2027277"/>
      <w:r w:rsidRPr="003C1178">
        <w:t xml:space="preserve">Prototype </w:t>
      </w:r>
      <w:r w:rsidR="00E0791B" w:rsidRPr="003C1178">
        <w:t>Screenshots</w:t>
      </w:r>
      <w:bookmarkEnd w:id="76"/>
      <w:bookmarkEnd w:id="77"/>
    </w:p>
    <w:p w14:paraId="2EFF0454" w14:textId="77777777" w:rsidR="00722707" w:rsidRPr="003C1178" w:rsidRDefault="00722707" w:rsidP="00722707">
      <w:pPr>
        <w:pStyle w:val="Heading3"/>
      </w:pPr>
      <w:bookmarkStart w:id="78" w:name="_Ref1569077"/>
      <w:bookmarkStart w:id="79" w:name="_Toc2027278"/>
      <w:r w:rsidRPr="003C1178">
        <w:t>Log-In Screen</w:t>
      </w:r>
      <w:bookmarkEnd w:id="78"/>
      <w:bookmarkEnd w:id="79"/>
    </w:p>
    <w:p w14:paraId="0855DAB1" w14:textId="77777777" w:rsidR="00722707" w:rsidRPr="003C1178" w:rsidRDefault="00722707" w:rsidP="00722707"/>
    <w:p w14:paraId="60B37969" w14:textId="77777777" w:rsidR="00722707" w:rsidRPr="003C1178" w:rsidRDefault="00D8509A" w:rsidP="00722707">
      <w:pPr>
        <w:ind w:left="720"/>
      </w:pPr>
      <w:r w:rsidRPr="003C1178">
        <w:rPr>
          <w:noProof/>
          <w:lang w:eastAsia="en-GB"/>
        </w:rPr>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5490BCB" w:rsidR="00722707" w:rsidRPr="003C1178" w:rsidRDefault="00722707" w:rsidP="00722707">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2</w:t>
      </w:r>
      <w:r w:rsidR="00997AB1" w:rsidRPr="003C1178">
        <w:rPr>
          <w:noProof/>
        </w:rPr>
        <w:fldChar w:fldCharType="end"/>
      </w:r>
      <w:r w:rsidRPr="003C1178">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14:paraId="6BCE5F38" w14:textId="77777777" w:rsidR="00445E25" w:rsidRPr="003C1178" w:rsidRDefault="00445E25" w:rsidP="00445E25">
      <w:pPr>
        <w:pStyle w:val="Heading3"/>
      </w:pPr>
      <w:bookmarkStart w:id="80" w:name="_Ref1581104"/>
      <w:bookmarkStart w:id="81" w:name="_Ref1581188"/>
      <w:bookmarkStart w:id="82" w:name="_Ref1581209"/>
      <w:bookmarkStart w:id="83" w:name="_Toc2027279"/>
      <w:r w:rsidRPr="003C1178">
        <w:lastRenderedPageBreak/>
        <w:t>Home Screen</w:t>
      </w:r>
      <w:bookmarkEnd w:id="80"/>
      <w:bookmarkEnd w:id="81"/>
      <w:bookmarkEnd w:id="82"/>
      <w:bookmarkEnd w:id="83"/>
    </w:p>
    <w:p w14:paraId="6727D363" w14:textId="77777777" w:rsidR="00445E25" w:rsidRPr="003C1178" w:rsidRDefault="00445E25" w:rsidP="00445E25"/>
    <w:p w14:paraId="7DE57A77" w14:textId="361092B6" w:rsidR="00445E25" w:rsidRPr="003C1178" w:rsidRDefault="0025423A" w:rsidP="00445E25">
      <w:pPr>
        <w:ind w:left="720"/>
      </w:pPr>
      <w:r w:rsidRPr="003C1178">
        <w:rPr>
          <w:noProof/>
          <w:lang w:eastAsia="en-GB"/>
        </w:rPr>
        <mc:AlternateContent>
          <mc:Choice Requires="wps">
            <w:drawing>
              <wp:anchor distT="0" distB="0" distL="114300" distR="114300" simplePos="0" relativeHeight="251745792" behindDoc="0" locked="0" layoutInCell="1" allowOverlap="1" wp14:anchorId="34D92DC7" wp14:editId="091E0382">
                <wp:simplePos x="0" y="0"/>
                <wp:positionH relativeFrom="column">
                  <wp:posOffset>3352800</wp:posOffset>
                </wp:positionH>
                <wp:positionV relativeFrom="paragraph">
                  <wp:posOffset>2155825</wp:posOffset>
                </wp:positionV>
                <wp:extent cx="1143000" cy="184150"/>
                <wp:effectExtent l="38100" t="0" r="19050" b="101600"/>
                <wp:wrapNone/>
                <wp:docPr id="259" name="Straight Arrow Connector 259"/>
                <wp:cNvGraphicFramePr/>
                <a:graphic xmlns:a="http://schemas.openxmlformats.org/drawingml/2006/main">
                  <a:graphicData uri="http://schemas.microsoft.com/office/word/2010/wordprocessingShape">
                    <wps:wsp>
                      <wps:cNvCnPr/>
                      <wps:spPr>
                        <a:xfrm flipH="1">
                          <a:off x="0" y="0"/>
                          <a:ext cx="1143000" cy="184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4CA5B" id="_x0000_t32" coordsize="21600,21600" o:spt="32" o:oned="t" path="m,l21600,21600e" filled="f">
                <v:path arrowok="t" fillok="f" o:connecttype="none"/>
                <o:lock v:ext="edit" shapetype="t"/>
              </v:shapetype>
              <v:shape id="Straight Arrow Connector 259" o:spid="_x0000_s1026" type="#_x0000_t32" style="position:absolute;margin-left:264pt;margin-top:169.75pt;width:90pt;height:14.5pt;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" strokecolor="#4579b8 [3044]">
                <v:stroke endarrow="open"/>
              </v:shape>
            </w:pict>
          </mc:Fallback>
        </mc:AlternateContent>
      </w:r>
      <w:r w:rsidR="00AE3189" w:rsidRPr="003C1178">
        <w:rPr>
          <w:noProof/>
          <w:lang w:eastAsia="en-GB"/>
        </w:rPr>
        <mc:AlternateContent>
          <mc:Choice Requires="wps">
            <w:drawing>
              <wp:anchor distT="0" distB="0" distL="114300" distR="114300" simplePos="0" relativeHeight="251743744" behindDoc="0" locked="0" layoutInCell="1" allowOverlap="1" wp14:anchorId="4D3570D2" wp14:editId="6D9D8789">
                <wp:simplePos x="0" y="0"/>
                <wp:positionH relativeFrom="column">
                  <wp:posOffset>4518660</wp:posOffset>
                </wp:positionH>
                <wp:positionV relativeFrom="paragraph">
                  <wp:posOffset>1774825</wp:posOffset>
                </wp:positionV>
                <wp:extent cx="1348740" cy="640080"/>
                <wp:effectExtent l="0" t="0" r="3810" b="762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640080"/>
                        </a:xfrm>
                        <a:prstGeom prst="rect">
                          <a:avLst/>
                        </a:prstGeom>
                        <a:solidFill>
                          <a:srgbClr val="FFFFFF"/>
                        </a:solidFill>
                        <a:ln w="9525">
                          <a:noFill/>
                          <a:miter lim="800000"/>
                          <a:headEnd/>
                          <a:tailEnd/>
                        </a:ln>
                      </wps:spPr>
                      <wps:txbx>
                        <w:txbxContent>
                          <w:p w14:paraId="47959132" w14:textId="2B6261BF" w:rsidR="00AE3189" w:rsidRDefault="00AE3189" w:rsidP="00AE3189">
                            <w:r>
                              <w:t xml:space="preserve">Help button </w:t>
                            </w:r>
                            <w:r w:rsidR="0025423A">
                              <w:t>brings up contact information</w:t>
                            </w:r>
                          </w:p>
                          <w:p w14:paraId="4FEFF4D1" w14:textId="77777777" w:rsidR="00AE3189" w:rsidRDefault="00AE3189" w:rsidP="00AE31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3570D2" id="_x0000_t202" coordsize="21600,21600" o:spt="202" path="m,l,21600r21600,l21600,xe">
                <v:stroke joinstyle="miter"/>
                <v:path gradientshapeok="t" o:connecttype="rect"/>
              </v:shapetype>
              <v:shape id="Text Box 2" o:spid="_x0000_s1026" type="#_x0000_t202" style="position:absolute;left:0;text-align:left;margin-left:355.8pt;margin-top:139.75pt;width:106.2pt;height:50.4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" stroked="f">
                <v:textbox>
                  <w:txbxContent>
                    <w:p w14:paraId="47959132" w14:textId="2B6261BF" w:rsidR="00AE3189" w:rsidRDefault="00AE3189" w:rsidP="00AE3189">
                      <w:r>
                        <w:t xml:space="preserve">Help button </w:t>
                      </w:r>
                      <w:r w:rsidR="0025423A">
                        <w:t>brings up contact information</w:t>
                      </w:r>
                    </w:p>
                    <w:p w14:paraId="4FEFF4D1" w14:textId="77777777" w:rsidR="00AE3189" w:rsidRDefault="00AE3189" w:rsidP="00AE3189"/>
                  </w:txbxContent>
                </v:textbox>
              </v:shape>
            </w:pict>
          </mc:Fallback>
        </mc:AlternateContent>
      </w:r>
      <w:r w:rsidR="00445E25" w:rsidRPr="003C1178">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3117F"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sidR="00445E25" w:rsidRPr="003C1178">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0AC3ADA" w:rsidR="00126CB5" w:rsidRDefault="00126CB5" w:rsidP="00445E25">
                            <w:r>
                              <w:t>Colour coded buttons with “3</w:t>
                            </w:r>
                            <w:r w:rsidR="0098356E">
                              <w:t>D</w:t>
                            </w:r>
                            <w:r>
                              <w:t xml:space="preserve">” effect to clearly indicate that they can be pressed. </w:t>
                            </w:r>
                          </w:p>
                          <w:p w14:paraId="1B6AC63F" w14:textId="77777777" w:rsidR="00126CB5" w:rsidRDefault="00126C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4BE0C" id="_x0000_s1027"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bUIQIAACQ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" stroked="f">
                <v:textbox>
                  <w:txbxContent>
                    <w:p w14:paraId="4B9482CD" w14:textId="70AC3ADA" w:rsidR="00126CB5" w:rsidRDefault="00126CB5" w:rsidP="00445E25">
                      <w:r>
                        <w:t>Colour coded buttons with “3</w:t>
                      </w:r>
                      <w:r w:rsidR="0098356E">
                        <w:t>D</w:t>
                      </w:r>
                      <w:r>
                        <w:t xml:space="preserve">” effect to clearly indicate that they can be pressed. </w:t>
                      </w:r>
                    </w:p>
                    <w:p w14:paraId="1B6AC63F" w14:textId="77777777" w:rsidR="00126CB5" w:rsidRDefault="00126CB5"/>
                  </w:txbxContent>
                </v:textbox>
              </v:shape>
            </w:pict>
          </mc:Fallback>
        </mc:AlternateContent>
      </w:r>
      <w:r w:rsidR="00445E25" w:rsidRPr="003C1178">
        <w:rPr>
          <w:noProof/>
          <w:lang w:eastAsia="en-GB"/>
        </w:rPr>
        <w:drawing>
          <wp:inline distT="0" distB="0" distL="0" distR="0" wp14:anchorId="66680502" wp14:editId="7D95A324">
            <wp:extent cx="3958638" cy="25169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58638" cy="2516970"/>
                    </a:xfrm>
                    <a:prstGeom prst="rect">
                      <a:avLst/>
                    </a:prstGeom>
                  </pic:spPr>
                </pic:pic>
              </a:graphicData>
            </a:graphic>
          </wp:inline>
        </w:drawing>
      </w:r>
      <w:r w:rsidR="00445E25" w:rsidRPr="003C1178">
        <w:t xml:space="preserve"> </w:t>
      </w:r>
    </w:p>
    <w:p w14:paraId="679830F2" w14:textId="3B2559A6" w:rsidR="00722707" w:rsidRPr="003C1178" w:rsidRDefault="00445E25" w:rsidP="00445E25">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3</w:t>
      </w:r>
      <w:r w:rsidR="00997AB1" w:rsidRPr="003C1178">
        <w:rPr>
          <w:noProof/>
        </w:rPr>
        <w:fldChar w:fldCharType="end"/>
      </w:r>
      <w:r w:rsidRPr="003C1178">
        <w:t xml:space="preserve"> - shows the homepage for the Interactive application. The four square buttons represent the four areas of interaction available to the user.</w:t>
      </w:r>
    </w:p>
    <w:p w14:paraId="4CA7EF6A" w14:textId="7EB84084" w:rsidR="004D3D52" w:rsidRPr="003C1178" w:rsidRDefault="004D3D52" w:rsidP="004D3D52">
      <w:pPr>
        <w:pStyle w:val="Heading3"/>
      </w:pPr>
      <w:bookmarkStart w:id="84" w:name="_Toc2027280"/>
      <w:r w:rsidRPr="003C1178">
        <w:t>Help screen</w:t>
      </w:r>
      <w:bookmarkEnd w:id="84"/>
    </w:p>
    <w:p w14:paraId="40B4743D" w14:textId="77777777" w:rsidR="004D3D52" w:rsidRPr="003C1178" w:rsidRDefault="004D3D52" w:rsidP="004D3D52">
      <w:pPr>
        <w:keepNext/>
        <w:ind w:left="709"/>
      </w:pPr>
      <w:r w:rsidRPr="003C1178">
        <w:rPr>
          <w:noProof/>
          <w:lang w:eastAsia="en-GB"/>
        </w:rPr>
        <w:drawing>
          <wp:inline distT="0" distB="0" distL="0" distR="0" wp14:anchorId="3FD0F782" wp14:editId="1EA832B0">
            <wp:extent cx="3958637" cy="2516970"/>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58637" cy="2516970"/>
                    </a:xfrm>
                    <a:prstGeom prst="rect">
                      <a:avLst/>
                    </a:prstGeom>
                  </pic:spPr>
                </pic:pic>
              </a:graphicData>
            </a:graphic>
          </wp:inline>
        </w:drawing>
      </w:r>
    </w:p>
    <w:p w14:paraId="7D8FF3FF" w14:textId="72CE87B1" w:rsidR="004D3D52" w:rsidRPr="003C1178" w:rsidRDefault="004D3D52" w:rsidP="004D3D52">
      <w:pPr>
        <w:pStyle w:val="Caption"/>
      </w:pPr>
      <w:r w:rsidRPr="003C1178">
        <w:t xml:space="preserve">Figure </w:t>
      </w:r>
      <w:r w:rsidR="007C02D0">
        <w:rPr>
          <w:noProof/>
        </w:rPr>
        <w:fldChar w:fldCharType="begin"/>
      </w:r>
      <w:r w:rsidR="007C02D0">
        <w:rPr>
          <w:noProof/>
        </w:rPr>
        <w:instrText xml:space="preserve"> SEQ Figure \* ARABIC </w:instrText>
      </w:r>
      <w:r w:rsidR="007C02D0">
        <w:rPr>
          <w:noProof/>
        </w:rPr>
        <w:fldChar w:fldCharType="separate"/>
      </w:r>
      <w:r w:rsidR="00E67EC7">
        <w:rPr>
          <w:noProof/>
        </w:rPr>
        <w:t>4</w:t>
      </w:r>
      <w:r w:rsidR="007C02D0">
        <w:rPr>
          <w:noProof/>
        </w:rPr>
        <w:fldChar w:fldCharType="end"/>
      </w:r>
      <w:r w:rsidRPr="003C1178">
        <w:t xml:space="preserve"> - shows the help message the appears when the "Help" button is pressed.</w:t>
      </w:r>
    </w:p>
    <w:p w14:paraId="36AC4ECE" w14:textId="77777777" w:rsidR="004D3D52" w:rsidRPr="003C1178" w:rsidRDefault="004D3D52" w:rsidP="004D3D52"/>
    <w:p w14:paraId="549AAEB8" w14:textId="77777777" w:rsidR="000C7C62" w:rsidRPr="003C1178" w:rsidRDefault="000C7C62" w:rsidP="000C7C62">
      <w:pPr>
        <w:pStyle w:val="Heading3"/>
        <w:spacing w:before="120" w:after="120" w:line="360" w:lineRule="auto"/>
        <w:ind w:left="992"/>
      </w:pPr>
      <w:bookmarkStart w:id="85" w:name="_Ref1581229"/>
      <w:bookmarkStart w:id="86" w:name="_Ref1581246"/>
      <w:bookmarkStart w:id="87" w:name="_Toc2027281"/>
      <w:r w:rsidRPr="003C1178">
        <w:rPr>
          <w:noProof/>
          <w:lang w:eastAsia="en-GB"/>
        </w:rPr>
        <w:lastRenderedPageBreak/>
        <mc:AlternateContent>
          <mc:Choice Requires="wps">
            <w:drawing>
              <wp:anchor distT="0" distB="0" distL="114300" distR="114300" simplePos="0" relativeHeight="251681280" behindDoc="0" locked="0" layoutInCell="1" allowOverlap="1" wp14:anchorId="54376153" wp14:editId="6B9D969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14:paraId="50EE868B" w14:textId="3197793C" w:rsidR="00126CB5" w:rsidRPr="00D32626" w:rsidRDefault="00126CB5"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sidR="00E67EC7">
                              <w:rPr>
                                <w:sz w:val="20"/>
                              </w:rPr>
                              <w:t>7.1.8</w:t>
                            </w:r>
                            <w:r>
                              <w:rPr>
                                <w:sz w:val="20"/>
                              </w:rPr>
                              <w:fldChar w:fldCharType="end"/>
                            </w:r>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76153" id="_x0000_s1028"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" filled="f" stroked="f">
                <v:textbox>
                  <w:txbxContent>
                    <w:p w14:paraId="50EE868B" w14:textId="3197793C" w:rsidR="00126CB5" w:rsidRPr="00D32626" w:rsidRDefault="00126CB5"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sidR="00E67EC7">
                        <w:rPr>
                          <w:sz w:val="20"/>
                        </w:rPr>
                        <w:t>7.1.8</w:t>
                      </w:r>
                      <w:r>
                        <w:rPr>
                          <w:sz w:val="20"/>
                        </w:rPr>
                        <w:fldChar w:fldCharType="end"/>
                      </w:r>
                      <w:r w:rsidRPr="00D32626">
                        <w:rPr>
                          <w:sz w:val="20"/>
                        </w:rPr>
                        <w:t xml:space="preserve"> Medication Details).</w:t>
                      </w:r>
                    </w:p>
                  </w:txbxContent>
                </v:textbox>
              </v:shape>
            </w:pict>
          </mc:Fallback>
        </mc:AlternateContent>
      </w:r>
      <w:r w:rsidRPr="003C1178">
        <w:t>Medication Screen</w:t>
      </w:r>
      <w:bookmarkEnd w:id="85"/>
      <w:bookmarkEnd w:id="86"/>
      <w:bookmarkEnd w:id="87"/>
    </w:p>
    <w:p w14:paraId="4D2DBDE2" w14:textId="5A721F7E" w:rsidR="000C7C62" w:rsidRPr="003C1178" w:rsidRDefault="00D32626" w:rsidP="000C7C62">
      <w:pPr>
        <w:ind w:left="720"/>
      </w:pPr>
      <w:r w:rsidRPr="003C1178">
        <w:rPr>
          <w:noProof/>
          <w:lang w:eastAsia="en-GB"/>
        </w:rPr>
        <mc:AlternateContent>
          <mc:Choice Requires="wps">
            <w:drawing>
              <wp:anchor distT="0" distB="0" distL="114300" distR="114300" simplePos="0" relativeHeight="251689472" behindDoc="0" locked="0" layoutInCell="1" allowOverlap="1" wp14:anchorId="5B18387A" wp14:editId="512A0AD9">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B63DA85"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B45A73" w:rsidRPr="003C1178">
        <w:rPr>
          <w:noProof/>
          <w:lang w:eastAsia="en-GB"/>
        </w:rPr>
        <mc:AlternateContent>
          <mc:Choice Requires="wps">
            <w:drawing>
              <wp:anchor distT="0" distB="0" distL="114300" distR="114300" simplePos="0" relativeHeight="251685376" behindDoc="0" locked="0" layoutInCell="1" allowOverlap="1" wp14:anchorId="17A6750C" wp14:editId="672F020F">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14:paraId="13D52720" w14:textId="38B1F860" w:rsidR="00126CB5" w:rsidRPr="00D32626" w:rsidRDefault="00126CB5"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sidR="00E67EC7">
                              <w:rPr>
                                <w:sz w:val="20"/>
                              </w:rPr>
                              <w:t>7.1.7</w:t>
                            </w:r>
                            <w:r>
                              <w:rPr>
                                <w:sz w:val="20"/>
                              </w:rPr>
                              <w:fldChar w:fldCharType="end"/>
                            </w:r>
                            <w:r w:rsidRPr="00D32626">
                              <w:rPr>
                                <w:sz w:val="20"/>
                              </w:rP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6750C" id="_x0000_s1029"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Alns4n&#10;DwIAAPwDAAAOAAAAAAAAAAAAAAAAAC4CAABkcnMvZTJvRG9jLnhtbFBLAQItABQABgAIAAAAIQBY&#10;OClr3wAAAAsBAAAPAAAAAAAAAAAAAAAAAGkEAABkcnMvZG93bnJldi54bWxQSwUGAAAAAAQABADz&#10;AAAAdQUAAAAA&#10;" filled="f" stroked="f">
                <v:textbox>
                  <w:txbxContent>
                    <w:p w14:paraId="13D52720" w14:textId="38B1F860" w:rsidR="00126CB5" w:rsidRPr="00D32626" w:rsidRDefault="00126CB5"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sidR="00E67EC7">
                        <w:rPr>
                          <w:sz w:val="20"/>
                        </w:rPr>
                        <w:t>7.1.7</w:t>
                      </w:r>
                      <w:r>
                        <w:rPr>
                          <w:sz w:val="20"/>
                        </w:rPr>
                        <w:fldChar w:fldCharType="end"/>
                      </w:r>
                      <w:r w:rsidRPr="00D32626">
                        <w:rPr>
                          <w:sz w:val="20"/>
                        </w:rPr>
                        <w:t xml:space="preserve"> Add Medication). This would be expected to be done with a doctor.</w:t>
                      </w:r>
                    </w:p>
                  </w:txbxContent>
                </v:textbox>
              </v:shape>
            </w:pict>
          </mc:Fallback>
        </mc:AlternateContent>
      </w:r>
      <w:r w:rsidR="00B45A73" w:rsidRPr="003C1178">
        <w:rPr>
          <w:noProof/>
          <w:lang w:eastAsia="en-GB"/>
        </w:rPr>
        <mc:AlternateContent>
          <mc:Choice Requires="wps">
            <w:drawing>
              <wp:anchor distT="0" distB="0" distL="114300" distR="114300" simplePos="0" relativeHeight="251683328" behindDoc="0" locked="0" layoutInCell="1" allowOverlap="1" wp14:anchorId="45A77319" wp14:editId="43F765EA">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14:paraId="13412F8D" w14:textId="77777777" w:rsidR="00126CB5" w:rsidRPr="00D32626" w:rsidRDefault="00126CB5"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7319" id="_x0000_s1030"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DqCO3UP&#10;AgAA+wMAAA4AAAAAAAAAAAAAAAAALgIAAGRycy9lMm9Eb2MueG1sUEsBAi0AFAAGAAgAAAAhAD3K&#10;RnDeAAAACwEAAA8AAAAAAAAAAAAAAAAAaQQAAGRycy9kb3ducmV2LnhtbFBLBQYAAAAABAAEAPMA&#10;AAB0BQAAAAA=&#10;" filled="f" stroked="f">
                <v:textbox>
                  <w:txbxContent>
                    <w:p w14:paraId="13412F8D" w14:textId="77777777" w:rsidR="00126CB5" w:rsidRPr="00D32626" w:rsidRDefault="00126CB5" w:rsidP="000C7C62">
                      <w:pPr>
                        <w:rPr>
                          <w:sz w:val="20"/>
                        </w:rPr>
                      </w:pPr>
                      <w:r w:rsidRPr="00D32626">
                        <w:rPr>
                          <w:sz w:val="20"/>
                        </w:rPr>
                        <w:t>Press “taken” button when medication has been taken.</w:t>
                      </w:r>
                    </w:p>
                  </w:txbxContent>
                </v:textbox>
              </v:shape>
            </w:pict>
          </mc:Fallback>
        </mc:AlternateContent>
      </w:r>
      <w:r w:rsidR="000C7C62" w:rsidRPr="003C1178">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12566CC"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sidRPr="003C1178">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F8DD470"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3C1178">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3C1178">
        <w:rPr>
          <w:noProof/>
          <w:lang w:eastAsia="en-GB"/>
        </w:rPr>
        <w:t xml:space="preserve"> </w:t>
      </w:r>
    </w:p>
    <w:p w14:paraId="6EDA564C" w14:textId="32719CB3" w:rsidR="000C7C62" w:rsidRPr="003C1178" w:rsidRDefault="000C7C62" w:rsidP="000C7C62">
      <w:pPr>
        <w:pStyle w:val="Caption"/>
        <w:ind w:left="720"/>
        <w:rPr>
          <w:noProof/>
          <w:lang w:eastAsia="en-GB"/>
        </w:rPr>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5</w:t>
      </w:r>
      <w:r w:rsidR="00997AB1" w:rsidRPr="003C1178">
        <w:rPr>
          <w:noProof/>
        </w:rPr>
        <w:fldChar w:fldCharType="end"/>
      </w:r>
      <w:r w:rsidRPr="003C1178">
        <w:t xml:space="preserve"> - The primary Medication Screen. This screen permits the user to 'tick' a medication taken. It provides a visual representation of the pill, along with the medication name and the time that the dosage should be taken.</w:t>
      </w:r>
      <w:r w:rsidRPr="003C1178">
        <w:rPr>
          <w:noProof/>
          <w:lang w:eastAsia="en-GB"/>
        </w:rPr>
        <w:t xml:space="preserve"> </w:t>
      </w:r>
    </w:p>
    <w:p w14:paraId="492DA196" w14:textId="77777777" w:rsidR="00556BF3" w:rsidRPr="003C1178" w:rsidRDefault="00556BF3" w:rsidP="00556BF3">
      <w:pPr>
        <w:pStyle w:val="Heading3"/>
        <w:spacing w:before="120" w:after="120" w:line="360" w:lineRule="auto"/>
        <w:ind w:left="992"/>
        <w:rPr>
          <w:noProof/>
          <w:lang w:eastAsia="en-GB"/>
        </w:rPr>
      </w:pPr>
      <w:bookmarkStart w:id="88" w:name="_Ref1640841"/>
      <w:bookmarkStart w:id="89" w:name="_Toc2027282"/>
      <w:r w:rsidRPr="003C1178">
        <w:rPr>
          <w:noProof/>
          <w:lang w:eastAsia="en-GB"/>
        </w:rPr>
        <w:t>Medication Screen with Warning about Dosage Time</w:t>
      </w:r>
      <w:bookmarkEnd w:id="88"/>
      <w:bookmarkEnd w:id="89"/>
    </w:p>
    <w:p w14:paraId="769CDA9F" w14:textId="77777777" w:rsidR="000C7C62" w:rsidRPr="003C1178" w:rsidRDefault="000C7C62" w:rsidP="000C7C62">
      <w:pPr>
        <w:ind w:left="720"/>
        <w:rPr>
          <w:lang w:eastAsia="en-GB"/>
        </w:rPr>
      </w:pPr>
      <w:r w:rsidRPr="003C1178">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6A9766C"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6</w:t>
      </w:r>
      <w:r w:rsidR="00997AB1" w:rsidRPr="003C1178">
        <w:rPr>
          <w:noProof/>
        </w:rPr>
        <w:fldChar w:fldCharType="end"/>
      </w:r>
      <w:r w:rsidRPr="003C1178">
        <w:t xml:space="preserve"> - This shows a warning overlay which occurs if the user attempts to tick that they are going to take a medication before the correct time has been reached when it should be taken.</w:t>
      </w:r>
    </w:p>
    <w:p w14:paraId="26F44773" w14:textId="05A621C3" w:rsidR="00D32626" w:rsidRPr="003C1178" w:rsidRDefault="00D32626" w:rsidP="00D32626">
      <w:pPr>
        <w:pStyle w:val="Heading3"/>
      </w:pPr>
      <w:bookmarkStart w:id="90" w:name="_Toc2027283"/>
      <w:r w:rsidRPr="003C1178">
        <w:lastRenderedPageBreak/>
        <w:t>Medication screen change day</w:t>
      </w:r>
      <w:bookmarkEnd w:id="90"/>
    </w:p>
    <w:p w14:paraId="42F3656E" w14:textId="77777777" w:rsidR="00D32626" w:rsidRPr="003C1178" w:rsidRDefault="00D32626" w:rsidP="00D32626">
      <w:pPr>
        <w:keepNext/>
        <w:ind w:left="709"/>
      </w:pPr>
      <w:r w:rsidRPr="003C1178">
        <w:rPr>
          <w:noProof/>
          <w:lang w:eastAsia="en-GB"/>
        </w:rPr>
        <w:drawing>
          <wp:inline distT="0" distB="0" distL="0" distR="0" wp14:anchorId="38F6D3B2" wp14:editId="5BDAA75D">
            <wp:extent cx="3958638" cy="25169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16970"/>
                    </a:xfrm>
                    <a:prstGeom prst="rect">
                      <a:avLst/>
                    </a:prstGeom>
                  </pic:spPr>
                </pic:pic>
              </a:graphicData>
            </a:graphic>
          </wp:inline>
        </w:drawing>
      </w:r>
    </w:p>
    <w:p w14:paraId="6DF5B177" w14:textId="3045D86C" w:rsidR="00D32626" w:rsidRPr="003C1178" w:rsidRDefault="00D32626" w:rsidP="00D32626">
      <w:pPr>
        <w:pStyle w:val="Caption"/>
        <w:ind w:left="567"/>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7</w:t>
      </w:r>
      <w:r w:rsidR="00997AB1" w:rsidRPr="003C1178">
        <w:rPr>
          <w:noProof/>
        </w:rPr>
        <w:fldChar w:fldCharType="end"/>
      </w:r>
      <w:r w:rsidRPr="003C1178">
        <w:t xml:space="preserve"> – the user can change the day that is being displayed by pressing the corresponding button.</w:t>
      </w:r>
    </w:p>
    <w:p w14:paraId="7F06F433" w14:textId="77777777" w:rsidR="00B45A73" w:rsidRPr="003C1178" w:rsidRDefault="00B45A73" w:rsidP="00B45A73">
      <w:pPr>
        <w:pStyle w:val="Heading3"/>
        <w:spacing w:before="120" w:after="120" w:line="360" w:lineRule="auto"/>
        <w:ind w:left="992"/>
      </w:pPr>
      <w:bookmarkStart w:id="91" w:name="_Ref1581417"/>
      <w:bookmarkStart w:id="92" w:name="_Toc2027284"/>
      <w:r w:rsidRPr="003C1178">
        <w:rPr>
          <w:noProof/>
          <w:lang w:eastAsia="en-GB"/>
        </w:rPr>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126CB5" w:rsidRDefault="00126CB5" w:rsidP="00B45A73">
                            <w:r w:rsidRPr="00D32626">
                              <w:rPr>
                                <w:sz w:val="20"/>
                              </w:rPr>
                              <w:t>Drugs can be searched for in the database</w:t>
                            </w:r>
                            <w:r>
                              <w:t>.</w:t>
                            </w:r>
                          </w:p>
                          <w:p w14:paraId="7577E53A" w14:textId="77777777" w:rsidR="00126CB5" w:rsidRPr="00D32626" w:rsidRDefault="00126CB5" w:rsidP="00B45A73">
                            <w:pPr>
                              <w:rPr>
                                <w:sz w:val="20"/>
                              </w:rPr>
                            </w:pPr>
                            <w:r w:rsidRPr="00D32626">
                              <w:rPr>
                                <w:sz w:val="20"/>
                              </w:rPr>
                              <w:t>The correct drug can be selected from the results.</w:t>
                            </w:r>
                          </w:p>
                          <w:p w14:paraId="13A1DE28" w14:textId="77777777" w:rsidR="00126CB5" w:rsidRPr="00D32626" w:rsidRDefault="00126CB5" w:rsidP="00B45A73">
                            <w:pPr>
                              <w:rPr>
                                <w:sz w:val="20"/>
                              </w:rPr>
                            </w:pPr>
                            <w:r w:rsidRPr="00D32626">
                              <w:rPr>
                                <w:sz w:val="20"/>
                              </w:rPr>
                              <w:t>Details of the selected drug</w:t>
                            </w:r>
                          </w:p>
                          <w:p w14:paraId="43D45037" w14:textId="77777777" w:rsidR="00126CB5" w:rsidRDefault="00126CB5" w:rsidP="00BF37E0">
                            <w:r w:rsidRPr="00D32626">
                              <w:rPr>
                                <w:sz w:val="20"/>
                              </w:rPr>
                              <w:t>The Add button adds the drug to the user’s medication</w:t>
                            </w:r>
                            <w:r>
                              <w:t>.</w:t>
                            </w:r>
                          </w:p>
                          <w:p w14:paraId="431623D9" w14:textId="77777777" w:rsidR="00126CB5" w:rsidRDefault="00126CB5" w:rsidP="00B45A73"/>
                          <w:p w14:paraId="436A1BD1" w14:textId="77777777" w:rsidR="00126CB5" w:rsidRDefault="00126CB5" w:rsidP="00B45A73"/>
                          <w:p w14:paraId="58B9EE8D" w14:textId="77777777" w:rsidR="00126CB5" w:rsidRDefault="00126CB5"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03105" id="_x0000_s1031"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I7ERF0O&#10;AgAA/AMAAA4AAAAAAAAAAAAAAAAALgIAAGRycy9lMm9Eb2MueG1sUEsBAi0AFAAGAAgAAAAhAOlm&#10;nBzfAAAACgEAAA8AAAAAAAAAAAAAAAAAaAQAAGRycy9kb3ducmV2LnhtbFBLBQYAAAAABAAEAPMA&#10;AAB0BQAAAAA=&#10;" filled="f" stroked="f">
                <v:textbox>
                  <w:txbxContent>
                    <w:p w14:paraId="4B040D1D" w14:textId="77777777" w:rsidR="00126CB5" w:rsidRDefault="00126CB5" w:rsidP="00B45A73">
                      <w:r w:rsidRPr="00D32626">
                        <w:rPr>
                          <w:sz w:val="20"/>
                        </w:rPr>
                        <w:t>Drugs can be searched for in the database</w:t>
                      </w:r>
                      <w:r>
                        <w:t>.</w:t>
                      </w:r>
                    </w:p>
                    <w:p w14:paraId="7577E53A" w14:textId="77777777" w:rsidR="00126CB5" w:rsidRPr="00D32626" w:rsidRDefault="00126CB5" w:rsidP="00B45A73">
                      <w:pPr>
                        <w:rPr>
                          <w:sz w:val="20"/>
                        </w:rPr>
                      </w:pPr>
                      <w:r w:rsidRPr="00D32626">
                        <w:rPr>
                          <w:sz w:val="20"/>
                        </w:rPr>
                        <w:t>The correct drug can be selected from the results.</w:t>
                      </w:r>
                    </w:p>
                    <w:p w14:paraId="13A1DE28" w14:textId="77777777" w:rsidR="00126CB5" w:rsidRPr="00D32626" w:rsidRDefault="00126CB5" w:rsidP="00B45A73">
                      <w:pPr>
                        <w:rPr>
                          <w:sz w:val="20"/>
                        </w:rPr>
                      </w:pPr>
                      <w:r w:rsidRPr="00D32626">
                        <w:rPr>
                          <w:sz w:val="20"/>
                        </w:rPr>
                        <w:t>Details of the selected drug</w:t>
                      </w:r>
                    </w:p>
                    <w:p w14:paraId="43D45037" w14:textId="77777777" w:rsidR="00126CB5" w:rsidRDefault="00126CB5" w:rsidP="00BF37E0">
                      <w:r w:rsidRPr="00D32626">
                        <w:rPr>
                          <w:sz w:val="20"/>
                        </w:rPr>
                        <w:t>The Add button adds the drug to the user’s medication</w:t>
                      </w:r>
                      <w:r>
                        <w:t>.</w:t>
                      </w:r>
                    </w:p>
                    <w:p w14:paraId="431623D9" w14:textId="77777777" w:rsidR="00126CB5" w:rsidRDefault="00126CB5" w:rsidP="00B45A73"/>
                    <w:p w14:paraId="436A1BD1" w14:textId="77777777" w:rsidR="00126CB5" w:rsidRDefault="00126CB5" w:rsidP="00B45A73"/>
                    <w:p w14:paraId="58B9EE8D" w14:textId="77777777" w:rsidR="00126CB5" w:rsidRDefault="00126CB5" w:rsidP="00B45A73"/>
                  </w:txbxContent>
                </v:textbox>
              </v:shape>
            </w:pict>
          </mc:Fallback>
        </mc:AlternateContent>
      </w:r>
      <w:r w:rsidRPr="003C1178">
        <w:t>Add Medication Screen</w:t>
      </w:r>
      <w:bookmarkEnd w:id="91"/>
      <w:bookmarkEnd w:id="92"/>
    </w:p>
    <w:p w14:paraId="48D35338" w14:textId="3D3B93A3" w:rsidR="00B45A73" w:rsidRPr="003C1178" w:rsidRDefault="00D32626" w:rsidP="00B45A73">
      <w:pPr>
        <w:ind w:left="720"/>
      </w:pPr>
      <w:r w:rsidRPr="003C1178">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F24B5"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6A7C"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E67CA"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3C6E1"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3C1178">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0000" cy="2520000"/>
                    </a:xfrm>
                    <a:prstGeom prst="rect">
                      <a:avLst/>
                    </a:prstGeom>
                  </pic:spPr>
                </pic:pic>
              </a:graphicData>
            </a:graphic>
          </wp:inline>
        </w:drawing>
      </w:r>
      <w:r w:rsidR="00B45A73" w:rsidRPr="003C1178">
        <w:rPr>
          <w:noProof/>
          <w:lang w:eastAsia="en-GB"/>
        </w:rPr>
        <w:t xml:space="preserve"> </w:t>
      </w:r>
    </w:p>
    <w:p w14:paraId="6E2C6D92" w14:textId="119DEB0E"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8</w:t>
      </w:r>
      <w:r w:rsidR="00997AB1" w:rsidRPr="003C1178">
        <w:rPr>
          <w:noProof/>
        </w:rPr>
        <w:fldChar w:fldCharType="end"/>
      </w:r>
      <w:r w:rsidRPr="003C1178">
        <w:t xml:space="preserve"> - The Add Medication screen provides a list of matching medication names against a search phrase. It provides information about the dosage and any contraindications.</w:t>
      </w:r>
    </w:p>
    <w:p w14:paraId="39747F43" w14:textId="77777777" w:rsidR="00B45A73" w:rsidRPr="003C1178" w:rsidRDefault="00B45A73" w:rsidP="00B45A73">
      <w:pPr>
        <w:pStyle w:val="Heading3"/>
        <w:spacing w:before="120" w:after="120" w:line="360" w:lineRule="auto"/>
        <w:ind w:left="992"/>
      </w:pPr>
      <w:bookmarkStart w:id="93" w:name="_Ref1662287"/>
      <w:bookmarkStart w:id="94" w:name="_Toc2027285"/>
      <w:r w:rsidRPr="003C1178">
        <w:lastRenderedPageBreak/>
        <w:t>Medication Details</w:t>
      </w:r>
      <w:r w:rsidR="00D9755B" w:rsidRPr="003C1178">
        <w:t xml:space="preserve"> Screen</w:t>
      </w:r>
      <w:bookmarkEnd w:id="93"/>
      <w:bookmarkEnd w:id="94"/>
    </w:p>
    <w:p w14:paraId="454305AE" w14:textId="77777777" w:rsidR="00B45A73" w:rsidRPr="003C1178" w:rsidRDefault="00B45A73" w:rsidP="00B45A73">
      <w:pPr>
        <w:ind w:left="720"/>
      </w:pPr>
      <w:r w:rsidRPr="003C1178">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6BB29A50"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9</w:t>
      </w:r>
      <w:r w:rsidR="00997AB1" w:rsidRPr="003C1178">
        <w:rPr>
          <w:noProof/>
        </w:rPr>
        <w:fldChar w:fldCharType="end"/>
      </w:r>
      <w:r w:rsidRPr="003C1178">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3C1178" w:rsidRDefault="000D1F1D" w:rsidP="000D1F1D">
      <w:pPr>
        <w:pStyle w:val="Heading3"/>
        <w:spacing w:before="240" w:after="120" w:line="360" w:lineRule="auto"/>
        <w:ind w:left="992"/>
      </w:pPr>
      <w:bookmarkStart w:id="95" w:name="_Ref1662452"/>
      <w:bookmarkStart w:id="96" w:name="_Toc2027286"/>
      <w:r w:rsidRPr="003C1178">
        <w:t>Energy Screen</w:t>
      </w:r>
      <w:bookmarkEnd w:id="95"/>
      <w:bookmarkEnd w:id="96"/>
    </w:p>
    <w:p w14:paraId="5F0C0B71" w14:textId="17456D21" w:rsidR="00B45A73" w:rsidRPr="003C1178" w:rsidRDefault="004D3D52" w:rsidP="000C7C62">
      <w:pPr>
        <w:ind w:left="720"/>
        <w:rPr>
          <w:lang w:eastAsia="en-GB"/>
        </w:rPr>
      </w:pPr>
      <w:r w:rsidRPr="003C1178">
        <w:rPr>
          <w:noProof/>
          <w:lang w:eastAsia="en-GB"/>
        </w:rPr>
        <mc:AlternateContent>
          <mc:Choice Requires="wps">
            <w:drawing>
              <wp:anchor distT="0" distB="0" distL="114300" distR="114300" simplePos="0" relativeHeight="251741696" behindDoc="0" locked="0" layoutInCell="1" allowOverlap="1" wp14:anchorId="5D784C8D" wp14:editId="7D97D694">
                <wp:simplePos x="0" y="0"/>
                <wp:positionH relativeFrom="column">
                  <wp:posOffset>2735580</wp:posOffset>
                </wp:positionH>
                <wp:positionV relativeFrom="paragraph">
                  <wp:posOffset>1096645</wp:posOffset>
                </wp:positionV>
                <wp:extent cx="1775460" cy="360045"/>
                <wp:effectExtent l="38100" t="0" r="15240" b="97155"/>
                <wp:wrapNone/>
                <wp:docPr id="257" name="Straight Arrow Connector 257"/>
                <wp:cNvGraphicFramePr/>
                <a:graphic xmlns:a="http://schemas.openxmlformats.org/drawingml/2006/main">
                  <a:graphicData uri="http://schemas.microsoft.com/office/word/2010/wordprocessingShape">
                    <wps:wsp>
                      <wps:cNvCnPr/>
                      <wps:spPr>
                        <a:xfrm flipH="1">
                          <a:off x="0" y="0"/>
                          <a:ext cx="1775460"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BDE4B" id="Straight Arrow Connector 257" o:spid="_x0000_s1026" type="#_x0000_t32" style="position:absolute;margin-left:215.4pt;margin-top:86.35pt;width:139.8pt;height:28.35pt;flip:x;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375DC"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2784" behindDoc="0" locked="0" layoutInCell="1" allowOverlap="1" wp14:anchorId="0CF1FD72" wp14:editId="5F2E4E6D">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F1F0F"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1760" behindDoc="0" locked="0" layoutInCell="1" allowOverlap="1" wp14:anchorId="198828AB" wp14:editId="61309FE5">
                <wp:simplePos x="0" y="0"/>
                <wp:positionH relativeFrom="column">
                  <wp:posOffset>4537710</wp:posOffset>
                </wp:positionH>
                <wp:positionV relativeFrom="paragraph">
                  <wp:posOffset>149860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14:paraId="0363B897" w14:textId="77777777" w:rsidR="00126CB5" w:rsidRDefault="00126CB5" w:rsidP="000D1F1D">
                            <w:r>
                              <w:t>Total energy usage</w:t>
                            </w:r>
                          </w:p>
                          <w:p w14:paraId="1337F225" w14:textId="77777777" w:rsidR="00126CB5" w:rsidRDefault="00126CB5" w:rsidP="000D1F1D"/>
                          <w:p w14:paraId="23AD3087" w14:textId="77777777" w:rsidR="00126CB5" w:rsidRDefault="00126CB5" w:rsidP="000D1F1D">
                            <w:r>
                              <w:t>Energy usage at 10:57am on given day</w:t>
                            </w:r>
                          </w:p>
                          <w:p w14:paraId="04D24F46" w14:textId="77777777" w:rsidR="00126CB5" w:rsidRDefault="00126CB5" w:rsidP="000D1F1D"/>
                          <w:p w14:paraId="462B834F" w14:textId="6BCC248D" w:rsidR="00126CB5" w:rsidRDefault="00126CB5" w:rsidP="000D1F1D">
                            <w:r>
                              <w:t xml:space="preserve">Edit button allows user to add smart devises to be tracked (see </w:t>
                            </w:r>
                            <w:r>
                              <w:fldChar w:fldCharType="begin"/>
                            </w:r>
                            <w:r>
                              <w:instrText xml:space="preserve"> REF _Ref1662802 \r \h </w:instrText>
                            </w:r>
                            <w:r>
                              <w:fldChar w:fldCharType="separate"/>
                            </w:r>
                            <w:r w:rsidR="00E67EC7">
                              <w:t>7.1.11</w:t>
                            </w:r>
                            <w:r>
                              <w:fldChar w:fldCharType="end"/>
                            </w:r>
                            <w:r>
                              <w:t xml:space="preserve">  Smart Appliances)</w:t>
                            </w:r>
                          </w:p>
                          <w:p w14:paraId="0E59467E" w14:textId="77777777" w:rsidR="00126CB5" w:rsidRDefault="00126CB5" w:rsidP="000D1F1D"/>
                          <w:p w14:paraId="11F20C9E" w14:textId="77777777" w:rsidR="00126CB5" w:rsidRDefault="00126CB5" w:rsidP="000D1F1D"/>
                          <w:p w14:paraId="0DDACFC2" w14:textId="77777777" w:rsidR="00126CB5" w:rsidRDefault="00126CB5" w:rsidP="000D1F1D"/>
                          <w:p w14:paraId="1E610E76" w14:textId="77777777" w:rsidR="00126CB5" w:rsidRDefault="00126CB5"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98828AB" id="_x0000_s1032" type="#_x0000_t202" style="position:absolute;left:0;text-align:left;margin-left:357.3pt;margin-top:11.8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" filled="f" stroked="f">
                <v:textbox>
                  <w:txbxContent>
                    <w:p w14:paraId="0363B897" w14:textId="77777777" w:rsidR="00126CB5" w:rsidRDefault="00126CB5" w:rsidP="000D1F1D">
                      <w:r>
                        <w:t>Total energy usage</w:t>
                      </w:r>
                    </w:p>
                    <w:p w14:paraId="1337F225" w14:textId="77777777" w:rsidR="00126CB5" w:rsidRDefault="00126CB5" w:rsidP="000D1F1D"/>
                    <w:p w14:paraId="23AD3087" w14:textId="77777777" w:rsidR="00126CB5" w:rsidRDefault="00126CB5" w:rsidP="000D1F1D">
                      <w:r>
                        <w:t>Energy usage at 10:57am on given day</w:t>
                      </w:r>
                    </w:p>
                    <w:p w14:paraId="04D24F46" w14:textId="77777777" w:rsidR="00126CB5" w:rsidRDefault="00126CB5" w:rsidP="000D1F1D"/>
                    <w:p w14:paraId="462B834F" w14:textId="6BCC248D" w:rsidR="00126CB5" w:rsidRDefault="00126CB5" w:rsidP="000D1F1D">
                      <w:r>
                        <w:t xml:space="preserve">Edit button allows user to add smart devises to be tracked (see </w:t>
                      </w:r>
                      <w:r>
                        <w:fldChar w:fldCharType="begin"/>
                      </w:r>
                      <w:r>
                        <w:instrText xml:space="preserve"> REF _Ref1662802 \r \h </w:instrText>
                      </w:r>
                      <w:r>
                        <w:fldChar w:fldCharType="separate"/>
                      </w:r>
                      <w:r w:rsidR="00E67EC7">
                        <w:t>7.1.11</w:t>
                      </w:r>
                      <w:r>
                        <w:fldChar w:fldCharType="end"/>
                      </w:r>
                      <w:r>
                        <w:t xml:space="preserve">  Smart Appliances)</w:t>
                      </w:r>
                    </w:p>
                    <w:p w14:paraId="0E59467E" w14:textId="77777777" w:rsidR="00126CB5" w:rsidRDefault="00126CB5" w:rsidP="000D1F1D"/>
                    <w:p w14:paraId="11F20C9E" w14:textId="77777777" w:rsidR="00126CB5" w:rsidRDefault="00126CB5" w:rsidP="000D1F1D"/>
                    <w:p w14:paraId="0DDACFC2" w14:textId="77777777" w:rsidR="00126CB5" w:rsidRDefault="00126CB5" w:rsidP="000D1F1D"/>
                    <w:p w14:paraId="1E610E76" w14:textId="77777777" w:rsidR="00126CB5" w:rsidRDefault="00126CB5" w:rsidP="000D1F1D"/>
                  </w:txbxContent>
                </v:textbox>
              </v:shape>
            </w:pict>
          </mc:Fallback>
        </mc:AlternateContent>
      </w:r>
      <w:r w:rsidR="000D1F1D" w:rsidRPr="003C1178">
        <w:rPr>
          <w:noProof/>
          <w:lang w:eastAsia="en-GB"/>
        </w:rPr>
        <w:drawing>
          <wp:inline distT="0" distB="0" distL="0" distR="0" wp14:anchorId="754B4B91" wp14:editId="1C7DBC6D">
            <wp:extent cx="3958639" cy="25169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8639" cy="2516971"/>
                    </a:xfrm>
                    <a:prstGeom prst="rect">
                      <a:avLst/>
                    </a:prstGeom>
                  </pic:spPr>
                </pic:pic>
              </a:graphicData>
            </a:graphic>
          </wp:inline>
        </w:drawing>
      </w:r>
    </w:p>
    <w:p w14:paraId="6C1FD9DF" w14:textId="4C4B8A1D" w:rsidR="000D1F1D" w:rsidRPr="003C1178" w:rsidRDefault="000D1F1D" w:rsidP="000D1F1D">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10</w:t>
      </w:r>
      <w:r w:rsidR="00997AB1" w:rsidRPr="003C1178">
        <w:rPr>
          <w:noProof/>
        </w:rPr>
        <w:fldChar w:fldCharType="end"/>
      </w:r>
      <w:r w:rsidRPr="003C1178">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3C1178" w:rsidRDefault="00CF48AA" w:rsidP="00CF48AA">
      <w:pPr>
        <w:pStyle w:val="Heading3"/>
        <w:spacing w:before="0" w:line="360" w:lineRule="auto"/>
        <w:ind w:left="992"/>
      </w:pPr>
      <w:bookmarkStart w:id="97" w:name="_Ref1662685"/>
      <w:bookmarkStart w:id="98" w:name="_Toc2027287"/>
      <w:r w:rsidRPr="003C1178">
        <w:lastRenderedPageBreak/>
        <w:t>Energy Usage Breakdown Screen</w:t>
      </w:r>
      <w:bookmarkEnd w:id="97"/>
      <w:bookmarkEnd w:id="98"/>
    </w:p>
    <w:p w14:paraId="2A7B18CD" w14:textId="77777777" w:rsidR="00CF48AA" w:rsidRPr="003C1178" w:rsidRDefault="00CF48AA" w:rsidP="00CF48AA">
      <w:pPr>
        <w:ind w:left="720"/>
      </w:pPr>
      <w:r w:rsidRPr="003C1178">
        <w:rPr>
          <w:noProof/>
          <w:lang w:eastAsia="en-GB"/>
        </w:rPr>
        <w:drawing>
          <wp:inline distT="0" distB="0" distL="0" distR="0" wp14:anchorId="4035D1E2" wp14:editId="0CA05481">
            <wp:extent cx="3960000" cy="251783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60000" cy="2517836"/>
                    </a:xfrm>
                    <a:prstGeom prst="rect">
                      <a:avLst/>
                    </a:prstGeom>
                  </pic:spPr>
                </pic:pic>
              </a:graphicData>
            </a:graphic>
          </wp:inline>
        </w:drawing>
      </w:r>
    </w:p>
    <w:p w14:paraId="4F733375" w14:textId="1D28DF10" w:rsidR="00CF48AA" w:rsidRPr="003C1178" w:rsidRDefault="00CF48AA" w:rsidP="00CF48AA">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11</w:t>
      </w:r>
      <w:r w:rsidR="00997AB1" w:rsidRPr="003C1178">
        <w:rPr>
          <w:noProof/>
        </w:rPr>
        <w:fldChar w:fldCharType="end"/>
      </w:r>
      <w:r w:rsidRPr="003C1178">
        <w:t xml:space="preserve"> - This screen is displayed when the user taps a bar for a given day on the primary Energy page. It gives information about how energy is being used in the home up to that time. </w:t>
      </w:r>
    </w:p>
    <w:p w14:paraId="1189F82F" w14:textId="77777777" w:rsidR="00CF48AA" w:rsidRPr="003C1178" w:rsidRDefault="00CF48AA" w:rsidP="00CF48AA">
      <w:pPr>
        <w:pStyle w:val="Heading3"/>
        <w:spacing w:before="120" w:after="120" w:line="360" w:lineRule="auto"/>
        <w:ind w:left="992"/>
      </w:pPr>
      <w:bookmarkStart w:id="99" w:name="_Ref1662802"/>
      <w:bookmarkStart w:id="100" w:name="_Toc2027288"/>
      <w:r w:rsidRPr="003C1178">
        <w:t>Smart Appliances</w:t>
      </w:r>
      <w:r w:rsidR="00D9755B" w:rsidRPr="003C1178">
        <w:t xml:space="preserve"> Screen</w:t>
      </w:r>
      <w:bookmarkEnd w:id="99"/>
      <w:bookmarkEnd w:id="100"/>
    </w:p>
    <w:p w14:paraId="7502CD08" w14:textId="6593AB52" w:rsidR="00CF48AA" w:rsidRPr="003C1178" w:rsidRDefault="00D32626" w:rsidP="00CF48AA">
      <w:pPr>
        <w:ind w:left="720"/>
      </w:pPr>
      <w:r w:rsidRPr="003C1178">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66559"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3C1178">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4BB45"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3C1178">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126CB5" w:rsidRDefault="00126CB5" w:rsidP="00CF48AA">
                            <w:r>
                              <w:t>Use arrows to add remove devices from being tracked for energy usage.</w:t>
                            </w:r>
                          </w:p>
                          <w:p w14:paraId="6FE8B39D" w14:textId="77777777" w:rsidR="00126CB5" w:rsidRDefault="00126CB5" w:rsidP="00CF48AA"/>
                          <w:p w14:paraId="4D3F8F70" w14:textId="67F01595" w:rsidR="00126CB5" w:rsidRDefault="00126CB5" w:rsidP="00CF48AA">
                            <w:r>
                              <w:t>Tip telling user how to get new devices linked to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15F1" id="_x0000_s1033"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KfKY30MAgAA&#10;+wMAAA4AAAAAAAAAAAAAAAAALgIAAGRycy9lMm9Eb2MueG1sUEsBAi0AFAAGAAgAAAAhAEC7usne&#10;AAAACgEAAA8AAAAAAAAAAAAAAAAAZgQAAGRycy9kb3ducmV2LnhtbFBLBQYAAAAABAAEAPMAAABx&#10;BQAAAAA=&#10;" filled="f" stroked="f">
                <v:textbox>
                  <w:txbxContent>
                    <w:p w14:paraId="6AC0DF12" w14:textId="77777777" w:rsidR="00126CB5" w:rsidRDefault="00126CB5" w:rsidP="00CF48AA">
                      <w:r>
                        <w:t>Use arrows to add remove devices from being tracked for energy usage.</w:t>
                      </w:r>
                    </w:p>
                    <w:p w14:paraId="6FE8B39D" w14:textId="77777777" w:rsidR="00126CB5" w:rsidRDefault="00126CB5" w:rsidP="00CF48AA"/>
                    <w:p w14:paraId="4D3F8F70" w14:textId="67F01595" w:rsidR="00126CB5" w:rsidRDefault="00126CB5" w:rsidP="00CF48AA">
                      <w:r>
                        <w:t>Tip telling user how to get new devices linked to the application.</w:t>
                      </w:r>
                    </w:p>
                  </w:txbxContent>
                </v:textbox>
              </v:shape>
            </w:pict>
          </mc:Fallback>
        </mc:AlternateContent>
      </w:r>
      <w:r w:rsidR="00CF48AA" w:rsidRPr="003C1178">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BE51"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3C1178">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3C1178">
        <w:rPr>
          <w:noProof/>
          <w:lang w:eastAsia="en-GB"/>
        </w:rPr>
        <w:t xml:space="preserve"> </w:t>
      </w:r>
    </w:p>
    <w:p w14:paraId="0780A153" w14:textId="47F0FB21" w:rsidR="00CF48AA" w:rsidRPr="003C1178" w:rsidRDefault="00CF48AA" w:rsidP="00CF48AA">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12</w:t>
      </w:r>
      <w:r w:rsidR="00997AB1" w:rsidRPr="003C1178">
        <w:rPr>
          <w:noProof/>
        </w:rPr>
        <w:fldChar w:fldCharType="end"/>
      </w:r>
      <w:r w:rsidRPr="003C1178">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101" w:name="_Ref1662881"/>
    <w:bookmarkStart w:id="102" w:name="_Ref1663167"/>
    <w:bookmarkStart w:id="103" w:name="_Ref1664261"/>
    <w:bookmarkStart w:id="104" w:name="_Toc2027289"/>
    <w:p w14:paraId="6CB9928A" w14:textId="77777777" w:rsidR="00CF48AA" w:rsidRPr="003C1178" w:rsidRDefault="00F44039" w:rsidP="00F44039">
      <w:pPr>
        <w:pStyle w:val="Heading3"/>
        <w:spacing w:before="120" w:after="120" w:line="360" w:lineRule="auto"/>
        <w:ind w:left="992"/>
      </w:pPr>
      <w:r w:rsidRPr="003C1178">
        <w:rPr>
          <w:noProof/>
          <w:lang w:eastAsia="en-GB"/>
        </w:rPr>
        <w:lastRenderedPageBreak/>
        <mc:AlternateContent>
          <mc:Choice Requires="wps">
            <w:drawing>
              <wp:anchor distT="0" distB="0" distL="114300" distR="114300" simplePos="0" relativeHeight="251715072" behindDoc="0" locked="0" layoutInCell="1" allowOverlap="1" wp14:anchorId="49C4286F" wp14:editId="05501819">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A6D9C"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3C1178">
        <w:rPr>
          <w:noProof/>
          <w:lang w:eastAsia="en-GB"/>
        </w:rPr>
        <mc:AlternateContent>
          <mc:Choice Requires="wps">
            <w:drawing>
              <wp:anchor distT="0" distB="0" distL="114300" distR="114300" simplePos="0" relativeHeight="251713024" behindDoc="0" locked="0" layoutInCell="1" allowOverlap="1" wp14:anchorId="6CB92E87" wp14:editId="173ADAC5">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14:paraId="587B2CCD" w14:textId="77777777" w:rsidR="00126CB5" w:rsidRDefault="00126CB5"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92E87" id="_x0000_s1034"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FKlZDAwCAAD5&#10;AwAADgAAAAAAAAAAAAAAAAAuAgAAZHJzL2Uyb0RvYy54bWxQSwECLQAUAAYACAAAACEAUIkL+N0A&#10;AAAKAQAADwAAAAAAAAAAAAAAAABmBAAAZHJzL2Rvd25yZXYueG1sUEsFBgAAAAAEAAQA8wAAAHAF&#10;AAAAAA==&#10;" filled="f" stroked="f">
                <v:textbox>
                  <w:txbxContent>
                    <w:p w14:paraId="587B2CCD" w14:textId="77777777" w:rsidR="00126CB5" w:rsidRDefault="00126CB5" w:rsidP="00F44039">
                      <w:r>
                        <w:t>Press to start exercise</w:t>
                      </w:r>
                    </w:p>
                  </w:txbxContent>
                </v:textbox>
              </v:shape>
            </w:pict>
          </mc:Fallback>
        </mc:AlternateContent>
      </w:r>
      <w:r w:rsidRPr="003C1178">
        <w:t>Exercise Screen</w:t>
      </w:r>
      <w:bookmarkEnd w:id="101"/>
      <w:bookmarkEnd w:id="102"/>
      <w:bookmarkEnd w:id="103"/>
      <w:bookmarkEnd w:id="104"/>
    </w:p>
    <w:p w14:paraId="2637AA7A" w14:textId="0260B143" w:rsidR="00CF48AA" w:rsidRPr="003C1178" w:rsidRDefault="00BB20BF" w:rsidP="00CF48AA">
      <w:pPr>
        <w:ind w:left="720"/>
      </w:pPr>
      <w:r w:rsidRPr="003C1178">
        <w:rPr>
          <w:noProof/>
          <w:lang w:eastAsia="en-GB"/>
        </w:rPr>
        <mc:AlternateContent>
          <mc:Choice Requires="wps">
            <w:drawing>
              <wp:anchor distT="0" distB="0" distL="114300" distR="114300" simplePos="0" relativeHeight="251714048" behindDoc="0" locked="0" layoutInCell="1" allowOverlap="1" wp14:anchorId="4EB3FFC4" wp14:editId="5C55E62D">
                <wp:simplePos x="0" y="0"/>
                <wp:positionH relativeFrom="column">
                  <wp:posOffset>4663440</wp:posOffset>
                </wp:positionH>
                <wp:positionV relativeFrom="paragraph">
                  <wp:posOffset>1560195</wp:posOffset>
                </wp:positionV>
                <wp:extent cx="1508760" cy="79248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792480"/>
                        </a:xfrm>
                        <a:prstGeom prst="rect">
                          <a:avLst/>
                        </a:prstGeom>
                        <a:noFill/>
                        <a:ln w="9525">
                          <a:noFill/>
                          <a:miter lim="800000"/>
                          <a:headEnd/>
                          <a:tailEnd/>
                        </a:ln>
                      </wps:spPr>
                      <wps:txbx>
                        <w:txbxContent>
                          <w:p w14:paraId="30990467" w14:textId="77777777" w:rsidR="00126CB5" w:rsidRDefault="00126CB5"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3FFC4" id="_x0000_s1035" type="#_x0000_t202" style="position:absolute;left:0;text-align:left;margin-left:367.2pt;margin-top:122.85pt;width:118.8pt;height:62.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" filled="f" stroked="f">
                <v:textbox>
                  <w:txbxContent>
                    <w:p w14:paraId="30990467" w14:textId="77777777" w:rsidR="00126CB5" w:rsidRDefault="00126CB5" w:rsidP="00F44039">
                      <w:r>
                        <w:t xml:space="preserve">Indicates expected time needed for exercise </w:t>
                      </w:r>
                    </w:p>
                  </w:txbxContent>
                </v:textbox>
              </v:shape>
            </w:pict>
          </mc:Fallback>
        </mc:AlternateContent>
      </w:r>
      <w:r w:rsidR="00A84D6E" w:rsidRPr="003C1178">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26541"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00A84D6E" w:rsidRPr="003C1178">
        <w:rPr>
          <w:noProof/>
          <w:lang w:eastAsia="en-GB"/>
        </w:rPr>
        <mc:AlternateContent>
          <mc:Choice Requires="wps">
            <w:drawing>
              <wp:anchor distT="0" distB="0" distL="114300" distR="114300" simplePos="0" relativeHeight="251717120" behindDoc="0" locked="0" layoutInCell="1" allowOverlap="1" wp14:anchorId="329296E4" wp14:editId="2994E18B">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67914D" id="_x0000_t32" coordsize="21600,21600" o:spt="32" o:oned="t" path="m,l21600,21600e" filled="f">
                <v:path arrowok="t" fillok="f" o:connecttype="none"/>
                <o:lock v:ext="edit" shapetype="t"/>
              </v:shapetype>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00A84D6E" w:rsidRPr="003C1178">
        <w:rPr>
          <w:noProof/>
          <w:lang w:eastAsia="en-GB"/>
        </w:rPr>
        <mc:AlternateContent>
          <mc:Choice Requires="wps">
            <w:drawing>
              <wp:anchor distT="0" distB="0" distL="114300" distR="114300" simplePos="0" relativeHeight="251716096" behindDoc="0" locked="0" layoutInCell="1" allowOverlap="1" wp14:anchorId="2D6E83CC" wp14:editId="03C306A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6CF49"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00A84D6E" w:rsidRPr="003C1178">
        <w:rPr>
          <w:noProof/>
          <w:lang w:eastAsia="en-GB"/>
        </w:rPr>
        <mc:AlternateContent>
          <mc:Choice Requires="wps">
            <w:drawing>
              <wp:anchor distT="0" distB="0" distL="114300" distR="114300" simplePos="0" relativeHeight="251718144" behindDoc="0" locked="0" layoutInCell="1" allowOverlap="1" wp14:anchorId="6BE1CF9C" wp14:editId="50E6894F">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14:paraId="440ED5DB" w14:textId="3AC18550" w:rsidR="00126CB5" w:rsidRPr="002F67EA" w:rsidRDefault="00126CB5"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rsidR="00E67EC7">
                              <w:t>7.1.14</w:t>
                            </w:r>
                            <w:r>
                              <w:fldChar w:fldCharType="end"/>
                            </w:r>
                            <w:r>
                              <w:t xml:space="preserve"> Exercise Run-Through)</w:t>
                            </w:r>
                            <w:r w:rsidRPr="002F67EA">
                              <w:t>.</w:t>
                            </w:r>
                          </w:p>
                          <w:p w14:paraId="082F006A" w14:textId="77777777" w:rsidR="00126CB5" w:rsidRDefault="00126CB5"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1CF9C" id="_x0000_s1036"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uDgIAAPw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Mdj5m4O&#10;AgAA/AMAAA4AAAAAAAAAAAAAAAAALgIAAGRycy9lMm9Eb2MueG1sUEsBAi0AFAAGAAgAAAAhAHOP&#10;Dl7fAAAACgEAAA8AAAAAAAAAAAAAAAAAaAQAAGRycy9kb3ducmV2LnhtbFBLBQYAAAAABAAEAPMA&#10;AAB0BQAAAAA=&#10;" filled="f" stroked="f">
                <v:textbox>
                  <w:txbxContent>
                    <w:p w14:paraId="440ED5DB" w14:textId="3AC18550" w:rsidR="00126CB5" w:rsidRPr="002F67EA" w:rsidRDefault="00126CB5"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rsidR="00E67EC7">
                        <w:t>7.1.14</w:t>
                      </w:r>
                      <w:r>
                        <w:fldChar w:fldCharType="end"/>
                      </w:r>
                      <w:r>
                        <w:t xml:space="preserve"> Exercise Run-Through)</w:t>
                      </w:r>
                      <w:r w:rsidRPr="002F67EA">
                        <w:t>.</w:t>
                      </w:r>
                    </w:p>
                    <w:p w14:paraId="082F006A" w14:textId="77777777" w:rsidR="00126CB5" w:rsidRDefault="00126CB5" w:rsidP="00F44039"/>
                  </w:txbxContent>
                </v:textbox>
              </v:shape>
            </w:pict>
          </mc:Fallback>
        </mc:AlternateContent>
      </w:r>
      <w:r w:rsidR="00CF48AA" w:rsidRPr="003C1178">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3C1178">
        <w:rPr>
          <w:noProof/>
          <w:lang w:eastAsia="en-GB"/>
        </w:rPr>
        <w:t xml:space="preserve"> </w:t>
      </w:r>
    </w:p>
    <w:p w14:paraId="4093C4FD" w14:textId="64291A7C" w:rsidR="00F44039" w:rsidRPr="003C1178" w:rsidRDefault="00F44039" w:rsidP="00F44039">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13</w:t>
      </w:r>
      <w:r w:rsidR="00997AB1" w:rsidRPr="003C1178">
        <w:rPr>
          <w:noProof/>
        </w:rPr>
        <w:fldChar w:fldCharType="end"/>
      </w:r>
      <w:r w:rsidRPr="003C1178">
        <w:t xml:space="preserve"> – The main Exercise screen shows exercises which are available in the system for the user to participate in. It provides a time-to-complete guidance under each exercise. The ‘Back’ button takes the user to the previous screen (</w:t>
      </w:r>
      <w:r w:rsidRPr="003C1178">
        <w:fldChar w:fldCharType="begin"/>
      </w:r>
      <w:r w:rsidRPr="003C1178">
        <w:instrText xml:space="preserve"> REF _Ref1145344 \r \h </w:instrText>
      </w:r>
      <w:r w:rsidR="003C1178" w:rsidRPr="003C1178">
        <w:instrText xml:space="preserve"> \* MERGEFORMAT </w:instrText>
      </w:r>
      <w:r w:rsidRPr="003C1178">
        <w:fldChar w:fldCharType="separate"/>
      </w:r>
      <w:r w:rsidR="00E67EC7">
        <w:t>5.3</w:t>
      </w:r>
      <w:r w:rsidRPr="003C1178">
        <w:fldChar w:fldCharType="end"/>
      </w:r>
      <w:r w:rsidRPr="003C1178">
        <w:t xml:space="preserve"> Home Page).</w:t>
      </w:r>
    </w:p>
    <w:p w14:paraId="7FF9005D" w14:textId="77777777" w:rsidR="00B11D30" w:rsidRPr="003C1178" w:rsidRDefault="00B11D30" w:rsidP="00B11D30">
      <w:pPr>
        <w:pStyle w:val="Heading3"/>
        <w:spacing w:before="120" w:after="120" w:line="360" w:lineRule="auto"/>
        <w:ind w:left="992"/>
      </w:pPr>
      <w:bookmarkStart w:id="105" w:name="_Ref1663226"/>
      <w:bookmarkStart w:id="106" w:name="_Ref1664224"/>
      <w:bookmarkStart w:id="107" w:name="_Toc2027290"/>
      <w:r w:rsidRPr="003C1178">
        <w:t>Add Exercises</w:t>
      </w:r>
      <w:bookmarkEnd w:id="105"/>
      <w:r w:rsidR="004842A5" w:rsidRPr="003C1178">
        <w:t xml:space="preserve"> Screen</w:t>
      </w:r>
      <w:bookmarkEnd w:id="106"/>
      <w:bookmarkEnd w:id="107"/>
    </w:p>
    <w:p w14:paraId="0E8FE38D" w14:textId="56B96645" w:rsidR="00F44039" w:rsidRPr="003C1178" w:rsidRDefault="00E050D3" w:rsidP="00F44039">
      <w:pPr>
        <w:ind w:left="720"/>
      </w:pPr>
      <w:r w:rsidRPr="003C1178">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EAB37"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3C1178">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0351C207" w:rsidR="00126CB5" w:rsidRDefault="00126CB5" w:rsidP="00F44039">
                            <w:r>
                              <w:t>Press to add/ remove exe</w:t>
                            </w:r>
                            <w:r w:rsidR="0014157A">
                              <w:t>rcises</w:t>
                            </w:r>
                            <w:r>
                              <w:t xml:space="preserve"> to the personalised list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9C62A" id="_x0000_s1037"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W2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jVJkmywOZAOHsdlpMdDlw79H856WsSah9878JIz/cWSlsvZPBGP2ZgvPpRk+HPP5twDVhBUzSNn&#10;4/Um5m0fmV2T5q3Kcrx0cuyZFiyrdHwMaYPP7Rz18mTXT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0ViFtgoCAAD6&#10;AwAADgAAAAAAAAAAAAAAAAAuAgAAZHJzL2Uyb0RvYy54bWxQSwECLQAUAAYACAAAACEATW094d8A&#10;AAALAQAADwAAAAAAAAAAAAAAAABkBAAAZHJzL2Rvd25yZXYueG1sUEsFBgAAAAAEAAQA8wAAAHAF&#10;AAAAAA==&#10;" filled="f" stroked="f">
                <v:textbox>
                  <w:txbxContent>
                    <w:p w14:paraId="51046874" w14:textId="0351C207" w:rsidR="00126CB5" w:rsidRDefault="00126CB5" w:rsidP="00F44039">
                      <w:r>
                        <w:t>Press to add/ remove exe</w:t>
                      </w:r>
                      <w:r w:rsidR="0014157A">
                        <w:t>rcises</w:t>
                      </w:r>
                      <w:r>
                        <w:t xml:space="preserve"> to the personalised list </w:t>
                      </w:r>
                    </w:p>
                  </w:txbxContent>
                </v:textbox>
              </v:shape>
            </w:pict>
          </mc:Fallback>
        </mc:AlternateContent>
      </w:r>
      <w:r w:rsidR="00F44039" w:rsidRPr="003C117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5450B4CF" w:rsidR="00F44039" w:rsidRPr="003C1178" w:rsidRDefault="00F44039" w:rsidP="00F44039">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14</w:t>
      </w:r>
      <w:r w:rsidR="00997AB1" w:rsidRPr="003C1178">
        <w:rPr>
          <w:noProof/>
        </w:rPr>
        <w:fldChar w:fldCharType="end"/>
      </w:r>
      <w:r w:rsidRPr="003C1178">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5DB39D04" w:rsidR="00851F2F" w:rsidRPr="003C1178" w:rsidRDefault="00E050D3" w:rsidP="00851F2F">
      <w:pPr>
        <w:pStyle w:val="Heading3"/>
        <w:spacing w:before="120" w:after="120" w:line="360" w:lineRule="auto"/>
        <w:ind w:left="992"/>
      </w:pPr>
      <w:bookmarkStart w:id="108" w:name="_Ref1704127"/>
      <w:bookmarkStart w:id="109" w:name="_Toc2027291"/>
      <w:r w:rsidRPr="003C1178">
        <w:rPr>
          <w:noProof/>
          <w:lang w:eastAsia="en-GB"/>
        </w:rPr>
        <w:lastRenderedPageBreak/>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126CB5" w:rsidRDefault="00126CB5" w:rsidP="00851F2F">
                            <w:r>
                              <w:t>Countdown timer showing how long a position must be held.</w:t>
                            </w:r>
                          </w:p>
                          <w:p w14:paraId="409A8EED" w14:textId="77777777" w:rsidR="00126CB5" w:rsidRDefault="00126CB5" w:rsidP="00851F2F">
                            <w:r>
                              <w:t xml:space="preserve">Overlay of user showing how closely they are matching the correct positions </w:t>
                            </w:r>
                          </w:p>
                          <w:p w14:paraId="116F8668" w14:textId="046A02A0" w:rsidR="00126CB5" w:rsidRDefault="00126CB5" w:rsidP="00851F2F">
                            <w:r>
                              <w:t xml:space="preserve">Exercise can be paused at any time  </w:t>
                            </w:r>
                          </w:p>
                          <w:p w14:paraId="7E84057D" w14:textId="77777777" w:rsidR="00126CB5" w:rsidRDefault="00126CB5" w:rsidP="00851F2F"/>
                          <w:p w14:paraId="29D39814" w14:textId="77777777" w:rsidR="00126CB5" w:rsidRDefault="00126CB5"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3B0EF" id="_x0000_s1038"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iEDwIAAPwDAAAOAAAAZHJzL2Uyb0RvYy54bWysU9tu2zAMfR+wfxD0vviyJEuMKEXXrsOA&#10;7gK0+wBFlmNhkqhJSuzu60vJaRZ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y/pzof4UYIh6cKox9lneH68&#10;DzG1w5uXkFTNwp3SOs9fWzIwul7Ui5xw4TEq4npqZRhdlembFiax/GDbnBy50tMdC2h7op2YTpzj&#10;uBuzwNVZzh20TyiEh2kd8fngpQf/i5IBV5HR8PPAvaREf7Io5rqaz9PuZmO+eFej4S89u0sPtwKh&#10;GI2UTNebmPd94nyNoncqy5GmM3Vy6hlXLKt0eg5phy/tHPX70W6fAQ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WkBo&#10;hA8CAAD8AwAADgAAAAAAAAAAAAAAAAAuAgAAZHJzL2Uyb0RvYy54bWxQSwECLQAUAAYACAAAACEA&#10;s7vIkeAAAAALAQAADwAAAAAAAAAAAAAAAABpBAAAZHJzL2Rvd25yZXYueG1sUEsFBgAAAAAEAAQA&#10;8wAAAHYFAAAAAA==&#10;" filled="f" stroked="f">
                <v:textbox>
                  <w:txbxContent>
                    <w:p w14:paraId="67F3DCEE" w14:textId="77777777" w:rsidR="00126CB5" w:rsidRDefault="00126CB5" w:rsidP="00851F2F">
                      <w:r>
                        <w:t>Countdown timer showing how long a position must be held.</w:t>
                      </w:r>
                    </w:p>
                    <w:p w14:paraId="409A8EED" w14:textId="77777777" w:rsidR="00126CB5" w:rsidRDefault="00126CB5" w:rsidP="00851F2F">
                      <w:r>
                        <w:t xml:space="preserve">Overlay of user showing how closely they are matching the correct positions </w:t>
                      </w:r>
                    </w:p>
                    <w:p w14:paraId="116F8668" w14:textId="046A02A0" w:rsidR="00126CB5" w:rsidRDefault="00126CB5" w:rsidP="00851F2F">
                      <w:r>
                        <w:t xml:space="preserve">Exercise can be paused at any time  </w:t>
                      </w:r>
                    </w:p>
                    <w:p w14:paraId="7E84057D" w14:textId="77777777" w:rsidR="00126CB5" w:rsidRDefault="00126CB5" w:rsidP="00851F2F"/>
                    <w:p w14:paraId="29D39814" w14:textId="77777777" w:rsidR="00126CB5" w:rsidRDefault="00126CB5" w:rsidP="00851F2F"/>
                  </w:txbxContent>
                </v:textbox>
              </v:shape>
            </w:pict>
          </mc:Fallback>
        </mc:AlternateContent>
      </w:r>
      <w:r w:rsidR="00851F2F" w:rsidRPr="003C1178">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1BED"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rsidRPr="003C1178">
        <w:t>Exercise Run-Through</w:t>
      </w:r>
      <w:bookmarkEnd w:id="108"/>
      <w:bookmarkEnd w:id="109"/>
    </w:p>
    <w:p w14:paraId="06CBFBC7" w14:textId="77777777" w:rsidR="00B11D30" w:rsidRPr="003C1178" w:rsidRDefault="00851F2F" w:rsidP="00B11D30">
      <w:pPr>
        <w:ind w:left="720"/>
      </w:pPr>
      <w:r w:rsidRPr="003C1178">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7EC38"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3C117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3C1178">
        <w:rPr>
          <w:noProof/>
          <w:lang w:eastAsia="en-GB"/>
        </w:rPr>
        <w:t xml:space="preserve"> </w:t>
      </w:r>
    </w:p>
    <w:p w14:paraId="5A86B032" w14:textId="3665696F" w:rsidR="00B11D30" w:rsidRPr="003C1178" w:rsidRDefault="00B11D30" w:rsidP="00B11D30">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15</w:t>
      </w:r>
      <w:r w:rsidR="00997AB1" w:rsidRPr="003C1178">
        <w:rPr>
          <w:noProof/>
        </w:rPr>
        <w:fldChar w:fldCharType="end"/>
      </w:r>
      <w:r w:rsidRPr="003C1178">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3C1178" w:rsidRDefault="00851F2F" w:rsidP="00851F2F">
      <w:pPr>
        <w:pStyle w:val="Heading3"/>
        <w:spacing w:before="120" w:after="120" w:line="360" w:lineRule="auto"/>
        <w:ind w:left="992"/>
      </w:pPr>
      <w:bookmarkStart w:id="110" w:name="_Ref1704232"/>
      <w:bookmarkStart w:id="111" w:name="_Toc2027292"/>
      <w:r w:rsidRPr="003C1178">
        <w:t>Smart Robot (Cozmo)</w:t>
      </w:r>
      <w:bookmarkEnd w:id="110"/>
      <w:bookmarkEnd w:id="111"/>
    </w:p>
    <w:p w14:paraId="4E41B138" w14:textId="77777777" w:rsidR="00851F2F" w:rsidRPr="003C1178" w:rsidRDefault="00851F2F" w:rsidP="00851F2F">
      <w:pPr>
        <w:ind w:left="720"/>
      </w:pPr>
      <w:r w:rsidRPr="003C1178">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520000"/>
                    </a:xfrm>
                    <a:prstGeom prst="rect">
                      <a:avLst/>
                    </a:prstGeom>
                  </pic:spPr>
                </pic:pic>
              </a:graphicData>
            </a:graphic>
          </wp:inline>
        </w:drawing>
      </w:r>
    </w:p>
    <w:p w14:paraId="49388F14" w14:textId="60141F8A" w:rsidR="00851F2F" w:rsidRPr="003C1178" w:rsidRDefault="00851F2F" w:rsidP="00851F2F">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16</w:t>
      </w:r>
      <w:r w:rsidR="00997AB1" w:rsidRPr="003C1178">
        <w:rPr>
          <w:noProof/>
        </w:rPr>
        <w:fldChar w:fldCharType="end"/>
      </w:r>
      <w:r w:rsidRPr="003C1178">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14:paraId="19D5D506" w14:textId="77777777" w:rsidR="00851F2F" w:rsidRPr="003C1178" w:rsidRDefault="00851F2F" w:rsidP="00851F2F">
      <w:pPr>
        <w:pStyle w:val="Heading3"/>
        <w:spacing w:before="120" w:after="120" w:line="360" w:lineRule="auto"/>
        <w:ind w:left="992"/>
      </w:pPr>
      <w:bookmarkStart w:id="112" w:name="_Ref1704268"/>
      <w:bookmarkStart w:id="113" w:name="_Toc2027293"/>
      <w:r w:rsidRPr="003C1178">
        <w:lastRenderedPageBreak/>
        <w:t>Settings Screen</w:t>
      </w:r>
      <w:bookmarkEnd w:id="112"/>
      <w:bookmarkEnd w:id="113"/>
    </w:p>
    <w:p w14:paraId="3B5A0A17" w14:textId="77777777" w:rsidR="00851F2F" w:rsidRPr="003C1178" w:rsidRDefault="00851F2F" w:rsidP="00851F2F">
      <w:pPr>
        <w:ind w:left="720"/>
      </w:pPr>
      <w:r w:rsidRPr="003C1178">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60000" cy="2520000"/>
                    </a:xfrm>
                    <a:prstGeom prst="rect">
                      <a:avLst/>
                    </a:prstGeom>
                  </pic:spPr>
                </pic:pic>
              </a:graphicData>
            </a:graphic>
          </wp:inline>
        </w:drawing>
      </w:r>
    </w:p>
    <w:p w14:paraId="0841F611" w14:textId="21FB30C5" w:rsidR="00851F2F" w:rsidRPr="003C1178" w:rsidRDefault="00851F2F" w:rsidP="00851F2F">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17</w:t>
      </w:r>
      <w:r w:rsidR="00997AB1" w:rsidRPr="003C1178">
        <w:rPr>
          <w:noProof/>
        </w:rPr>
        <w:fldChar w:fldCharType="end"/>
      </w:r>
      <w:r w:rsidRPr="003C1178">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3C1178" w:rsidRDefault="000C7C62" w:rsidP="000C7C62">
      <w:pPr>
        <w:ind w:left="720"/>
      </w:pPr>
    </w:p>
    <w:p w14:paraId="1486F4FE" w14:textId="77777777" w:rsidR="00E0791B" w:rsidRPr="003C1178" w:rsidRDefault="00E0791B" w:rsidP="00327FFE">
      <w:pPr>
        <w:pStyle w:val="Heading1"/>
      </w:pPr>
      <w:bookmarkStart w:id="114" w:name="_Toc2027294"/>
      <w:r w:rsidRPr="003C1178">
        <w:t>Logbook</w:t>
      </w:r>
      <w:bookmarkEnd w:id="114"/>
    </w:p>
    <w:p w14:paraId="0A36D9BC" w14:textId="77777777" w:rsidR="00855BC0" w:rsidRPr="003C1178" w:rsidRDefault="00855BC0" w:rsidP="00855BC0"/>
    <w:p w14:paraId="26A05158" w14:textId="77777777" w:rsidR="00855BC0" w:rsidRPr="003C1178" w:rsidRDefault="00855BC0" w:rsidP="00855BC0">
      <w:pPr>
        <w:pStyle w:val="NoSpacing"/>
        <w:ind w:left="432"/>
      </w:pPr>
      <w:r w:rsidRPr="003C1178">
        <w:t>Log Book, Group Project Assignment, Part A</w:t>
      </w:r>
    </w:p>
    <w:p w14:paraId="6F5D5324" w14:textId="77777777" w:rsidR="00855BC0" w:rsidRPr="003C1178" w:rsidRDefault="00855BC0" w:rsidP="00855BC0">
      <w:pPr>
        <w:pStyle w:val="NoSpacing"/>
        <w:ind w:left="432"/>
      </w:pPr>
    </w:p>
    <w:p w14:paraId="6A4B726E" w14:textId="77777777" w:rsidR="00855BC0" w:rsidRPr="003C1178" w:rsidRDefault="00855BC0" w:rsidP="00855BC0">
      <w:pPr>
        <w:pStyle w:val="NoSpacing"/>
        <w:ind w:left="432"/>
      </w:pPr>
      <w:r w:rsidRPr="003C1178">
        <w:t>25</w:t>
      </w:r>
      <w:r w:rsidRPr="003C1178">
        <w:rPr>
          <w:vertAlign w:val="superscript"/>
        </w:rPr>
        <w:t>th</w:t>
      </w:r>
      <w:r w:rsidRPr="003C1178">
        <w:t xml:space="preserve"> January 2019: Group Meeting</w:t>
      </w:r>
    </w:p>
    <w:p w14:paraId="6B71C471" w14:textId="77777777" w:rsidR="00855BC0" w:rsidRPr="003C1178" w:rsidRDefault="00855BC0" w:rsidP="00855BC0">
      <w:pPr>
        <w:pStyle w:val="NoSpacing"/>
        <w:ind w:left="1152"/>
      </w:pPr>
      <w:r w:rsidRPr="003C1178">
        <w:t>Discussed each member’s work with following aspects of assignment:</w:t>
      </w:r>
    </w:p>
    <w:p w14:paraId="068A2521" w14:textId="77777777" w:rsidR="00855BC0" w:rsidRPr="003C1178" w:rsidRDefault="00855BC0" w:rsidP="00855BC0">
      <w:pPr>
        <w:pStyle w:val="NoSpacing"/>
        <w:ind w:left="1872"/>
      </w:pPr>
      <w:r w:rsidRPr="003C1178">
        <w:t>Persona – Mary’s most in-depth</w:t>
      </w:r>
    </w:p>
    <w:p w14:paraId="7CBF230C" w14:textId="74F0DB0E" w:rsidR="00855BC0" w:rsidRPr="003C1178" w:rsidRDefault="00126CB5" w:rsidP="00855BC0">
      <w:pPr>
        <w:pStyle w:val="NoSpacing"/>
        <w:ind w:left="1152"/>
      </w:pPr>
      <w:r w:rsidRPr="003C1178">
        <w:rPr>
          <w:noProof/>
          <w:lang w:eastAsia="en-GB"/>
        </w:rPr>
        <mc:AlternateContent>
          <mc:Choice Requires="wpg">
            <w:drawing>
              <wp:anchor distT="0" distB="0" distL="114300" distR="114300" simplePos="0" relativeHeight="251737600" behindDoc="0" locked="0" layoutInCell="1" allowOverlap="1" wp14:anchorId="3F2B757B" wp14:editId="3010B62C">
                <wp:simplePos x="0" y="0"/>
                <wp:positionH relativeFrom="column">
                  <wp:posOffset>2735580</wp:posOffset>
                </wp:positionH>
                <wp:positionV relativeFrom="paragraph">
                  <wp:posOffset>313055</wp:posOffset>
                </wp:positionV>
                <wp:extent cx="2870384" cy="2552700"/>
                <wp:effectExtent l="0" t="0" r="6350" b="0"/>
                <wp:wrapNone/>
                <wp:docPr id="28" name="Group 28"/>
                <wp:cNvGraphicFramePr/>
                <a:graphic xmlns:a="http://schemas.openxmlformats.org/drawingml/2006/main">
                  <a:graphicData uri="http://schemas.microsoft.com/office/word/2010/wordprocessingGroup">
                    <wpg:wgp>
                      <wpg:cNvGrpSpPr/>
                      <wpg:grpSpPr>
                        <a:xfrm>
                          <a:off x="0" y="0"/>
                          <a:ext cx="2870384" cy="2552700"/>
                          <a:chOff x="0" y="0"/>
                          <a:chExt cx="6868140" cy="5717746"/>
                        </a:xfrm>
                      </wpg:grpSpPr>
                      <pic:pic xmlns:pic="http://schemas.openxmlformats.org/drawingml/2006/picture">
                        <pic:nvPicPr>
                          <pic:cNvPr id="30" name="Picture 30" descr="10 Indoor Ball Games for Kid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373718"/>
                            <a:ext cx="2456384" cy="24563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Image result for drop ball into bag graphi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46702" y="3064406"/>
                            <a:ext cx="1991996" cy="2653340"/>
                          </a:xfrm>
                          <a:prstGeom prst="rect">
                            <a:avLst/>
                          </a:prstGeom>
                          <a:noFill/>
                          <a:extLst>
                            <a:ext uri="{909E8E84-426E-40DD-AFC4-6F175D3DCCD1}">
                              <a14:hiddenFill xmlns:a14="http://schemas.microsoft.com/office/drawing/2010/main">
                                <a:solidFill>
                                  <a:srgbClr val="FFFFFF"/>
                                </a:solidFill>
                              </a14:hiddenFill>
                            </a:ext>
                          </a:extLst>
                        </pic:spPr>
                      </pic:pic>
                      <wps:wsp>
                        <wps:cNvPr id="52" name="TextBox 4"/>
                        <wps:cNvSpPr txBox="1"/>
                        <wps:spPr>
                          <a:xfrm>
                            <a:off x="3168222" y="0"/>
                            <a:ext cx="522626" cy="246389"/>
                          </a:xfrm>
                          <a:prstGeom prst="rect">
                            <a:avLst/>
                          </a:prstGeom>
                          <a:noFill/>
                        </wps:spPr>
                        <wps:txbx>
                          <w:txbxContent>
                            <w:p w14:paraId="68850991" w14:textId="77777777" w:rsidR="00126CB5" w:rsidRPr="00DA2465" w:rsidRDefault="00126CB5"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wps:txbx>
                        <wps:bodyPr wrap="square" rtlCol="0">
                          <a:noAutofit/>
                        </wps:bodyPr>
                      </wps:wsp>
                      <wps:wsp>
                        <wps:cNvPr id="55" name="TextBox 5"/>
                        <wps:cNvSpPr txBox="1"/>
                        <wps:spPr>
                          <a:xfrm>
                            <a:off x="2780786" y="430940"/>
                            <a:ext cx="1972390" cy="3021439"/>
                          </a:xfrm>
                          <a:prstGeom prst="rect">
                            <a:avLst/>
                          </a:prstGeom>
                          <a:noFill/>
                        </wps:spPr>
                        <wps:txbx>
                          <w:txbxContent>
                            <w:p w14:paraId="1B7BC3B1"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wps:txbx>
                        <wps:bodyPr wrap="square" rtlCol="0">
                          <a:noAutofit/>
                        </wps:bodyPr>
                      </wps:wsp>
                      <pic:pic xmlns:pic="http://schemas.openxmlformats.org/drawingml/2006/picture">
                        <pic:nvPicPr>
                          <pic:cNvPr id="56" name="Picture 56" descr="Fig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2053"/>
                          <a:stretch/>
                        </pic:blipFill>
                        <pic:spPr bwMode="auto">
                          <a:xfrm>
                            <a:off x="5184912" y="1288292"/>
                            <a:ext cx="1348673" cy="2164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descr="C:\Users\kanaw\AppData\Local\Microsoft\Windows\INetCache\IE\NYBEAO05\gift-2919082_960_720[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925937" y="2830102"/>
                            <a:ext cx="942189" cy="971886"/>
                          </a:xfrm>
                          <a:prstGeom prst="rect">
                            <a:avLst/>
                          </a:prstGeom>
                          <a:noFill/>
                          <a:extLst>
                            <a:ext uri="{909E8E84-426E-40DD-AFC4-6F175D3DCCD1}">
                              <a14:hiddenFill xmlns:a14="http://schemas.microsoft.com/office/drawing/2010/main">
                                <a:solidFill>
                                  <a:srgbClr val="FFFFFF"/>
                                </a:solidFill>
                              </a14:hiddenFill>
                            </a:ext>
                          </a:extLst>
                        </pic:spPr>
                      </pic:pic>
                      <wps:wsp>
                        <wps:cNvPr id="58" name="Oval 58"/>
                        <wps:cNvSpPr/>
                        <wps:spPr>
                          <a:xfrm flipH="1" flipV="1">
                            <a:off x="6354190" y="2486766"/>
                            <a:ext cx="178693" cy="236347"/>
                          </a:xfrm>
                          <a:prstGeom prst="ellipse">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59" descr="Image result for graphic standing person lifting one arm to front"/>
                          <pic:cNvPicPr>
                            <a:picLocks noChangeAspect="1" noChangeArrowheads="1"/>
                          </pic:cNvPicPr>
                        </pic:nvPicPr>
                        <pic:blipFill rotWithShape="1">
                          <a:blip r:embed="rId46">
                            <a:extLst>
                              <a:ext uri="{28A0092B-C50C-407E-A947-70E740481C1C}">
                                <a14:useLocalDpi xmlns:a14="http://schemas.microsoft.com/office/drawing/2010/main" val="0"/>
                              </a:ext>
                            </a:extLst>
                          </a:blip>
                          <a:srcRect r="64380"/>
                          <a:stretch/>
                        </pic:blipFill>
                        <pic:spPr bwMode="auto">
                          <a:xfrm flipH="1">
                            <a:off x="4947560" y="3857790"/>
                            <a:ext cx="960152" cy="1695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Image result for graphic sas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5184576" y="112078"/>
                            <a:ext cx="1683564" cy="1055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F2B757B" id="Group 28" o:spid="_x0000_s1039" style="position:absolute;left:0;text-align:left;margin-left:215.4pt;margin-top:24.65pt;width:226pt;height:201pt;z-index:251737600;mso-width-relative:margin;mso-height-relative:margin" coordsize="68681,571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40" type="#_x0000_t75" alt="10 Indoor Ball Games for Kids" style="position:absolute;top:3737;width:24563;height:24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">
                  <v:imagedata r:id="rId48" o:title="10 Indoor Ball Games for Kids"/>
                </v:shape>
                <v:shape id="Picture 32" o:spid="_x0000_s1041" type="#_x0000_t75" alt="Image result for drop ball into bag graphic" style="position:absolute;left:3467;top:30644;width:19919;height:26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">
                  <v:imagedata r:id="rId49" o:title="Image result for drop ball into bag graphic"/>
                </v:shape>
                <v:shape id="TextBox 4" o:spid="_x0000_s1042" type="#_x0000_t202" style="position:absolute;left:31682;width:5226;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68850991" w14:textId="77777777" w:rsidR="00126CB5" w:rsidRPr="00DA2465" w:rsidRDefault="00126CB5"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v:textbox>
                </v:shape>
                <v:shape id="TextBox 5" o:spid="_x0000_s1043" type="#_x0000_t202" style="position:absolute;left:27807;top:4309;width:19724;height:30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B7BC3B1"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v:textbox>
                </v:shape>
                <v:shape id="Picture 56" o:spid="_x0000_s1044" type="#_x0000_t75" alt="Figure 9." style="position:absolute;left:51849;top:12882;width:13486;height:2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">
                  <v:imagedata r:id="rId50" o:title="Figure 9" cropleft="27560f"/>
                </v:shape>
                <v:shape id="Picture 57" o:spid="_x0000_s1045" type="#_x0000_t75" style="position:absolute;left:59259;top:28301;width:9422;height: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">
                  <v:imagedata r:id="rId51" o:title="gift-2919082_960_720[1]"/>
                </v:shape>
                <v:oval id="Oval 58" o:spid="_x0000_s1046" style="position:absolute;left:63541;top:24867;width:1787;height:236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" fillcolor="#76923c [2406]" strokecolor="#243f60 [1604]" strokeweight="2pt"/>
                <v:shape id="Picture 59" o:spid="_x0000_s1047" type="#_x0000_t75" alt="Image result for graphic standing person lifting one arm to front" style="position:absolute;left:49475;top:38577;width:9602;height:1695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">
                  <v:imagedata r:id="rId52" o:title="Image result for graphic standing person lifting one arm to front" cropright="42192f"/>
                </v:shape>
                <v:shape id="Picture 60" o:spid="_x0000_s1048" type="#_x0000_t75" alt="Image result for graphic sash" style="position:absolute;left:51845;top:1120;width:16836;height:10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">
                  <v:imagedata r:id="rId53" o:title="Image result for graphic sash"/>
                </v:shape>
              </v:group>
            </w:pict>
          </mc:Fallback>
        </mc:AlternateContent>
      </w:r>
      <w:r w:rsidR="00855BC0" w:rsidRPr="003C1178">
        <w:t>These are some of Mary’s designs which were used as the discussion points for amendments, changes</w:t>
      </w:r>
    </w:p>
    <w:p w14:paraId="4BB08F2D" w14:textId="6C438276" w:rsidR="00855BC0" w:rsidRPr="003C1178" w:rsidRDefault="00855BC0" w:rsidP="00855BC0">
      <w:pPr>
        <w:pStyle w:val="NoSpacing"/>
        <w:ind w:left="1152"/>
      </w:pPr>
      <w:r w:rsidRPr="003C1178">
        <w:rPr>
          <w:noProof/>
          <w:lang w:eastAsia="en-GB"/>
        </w:rPr>
        <mc:AlternateContent>
          <mc:Choice Requires="wpg">
            <w:drawing>
              <wp:anchor distT="0" distB="0" distL="114300" distR="114300" simplePos="0" relativeHeight="251736576" behindDoc="0" locked="0" layoutInCell="1" allowOverlap="1" wp14:anchorId="12B0F6BC" wp14:editId="29F64EB6">
                <wp:simplePos x="0" y="0"/>
                <wp:positionH relativeFrom="column">
                  <wp:posOffset>472440</wp:posOffset>
                </wp:positionH>
                <wp:positionV relativeFrom="paragraph">
                  <wp:posOffset>139700</wp:posOffset>
                </wp:positionV>
                <wp:extent cx="1720800" cy="2415600"/>
                <wp:effectExtent l="38100" t="38100" r="32385" b="41910"/>
                <wp:wrapSquare wrapText="right"/>
                <wp:docPr id="61" name="Group 1"/>
                <wp:cNvGraphicFramePr/>
                <a:graphic xmlns:a="http://schemas.openxmlformats.org/drawingml/2006/main">
                  <a:graphicData uri="http://schemas.microsoft.com/office/word/2010/wordprocessingGroup">
                    <wpg:wgp>
                      <wpg:cNvGrpSpPr/>
                      <wpg:grpSpPr>
                        <a:xfrm>
                          <a:off x="0" y="0"/>
                          <a:ext cx="1720800" cy="2415600"/>
                          <a:chOff x="0" y="0"/>
                          <a:chExt cx="4176464" cy="5760640"/>
                        </a:xfrm>
                      </wpg:grpSpPr>
                      <wps:wsp>
                        <wps:cNvPr id="62" name="Rounded Rectangle 62"/>
                        <wps:cNvSpPr/>
                        <wps:spPr>
                          <a:xfrm>
                            <a:off x="0" y="0"/>
                            <a:ext cx="4176464" cy="5760640"/>
                          </a:xfrm>
                          <a:prstGeom prst="roundRect">
                            <a:avLst/>
                          </a:prstGeom>
                          <a:solidFill>
                            <a:schemeClr val="bg2"/>
                          </a:solidFill>
                          <a:ln w="762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ounded Rectangle 63"/>
                        <wps:cNvSpPr/>
                        <wps:spPr>
                          <a:xfrm>
                            <a:off x="1039848" y="471516"/>
                            <a:ext cx="1728000" cy="1296000"/>
                          </a:xfrm>
                          <a:prstGeom prst="round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88" name="Picture 288" descr="C:\Users\kanaw\AppData\Local\Microsoft\Windows\INetCache\IE\NYBEAO05\14484-illustration-of-a-house-pv[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181480" y="507448"/>
                            <a:ext cx="1224136" cy="12241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descr="C:\Users\kanaw\AppData\Local\Microsoft\Windows\INetCache\IE\NYBEAO05\Thermometer_00.svg[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088232" y="553752"/>
                            <a:ext cx="368767" cy="1052736"/>
                          </a:xfrm>
                          <a:prstGeom prst="rect">
                            <a:avLst/>
                          </a:prstGeom>
                          <a:noFill/>
                          <a:extLst>
                            <a:ext uri="{909E8E84-426E-40DD-AFC4-6F175D3DCCD1}">
                              <a14:hiddenFill xmlns:a14="http://schemas.microsoft.com/office/drawing/2010/main">
                                <a:solidFill>
                                  <a:srgbClr val="FFFFFF"/>
                                </a:solidFill>
                              </a14:hiddenFill>
                            </a:ext>
                          </a:extLst>
                        </pic:spPr>
                      </pic:pic>
                      <wps:wsp>
                        <wps:cNvPr id="291" name="Rounded Rectangle 291"/>
                        <wps:cNvSpPr/>
                        <wps:spPr>
                          <a:xfrm>
                            <a:off x="1039848" y="2287986"/>
                            <a:ext cx="1728000" cy="1296000"/>
                          </a:xfrm>
                          <a:prstGeom prst="roundRect">
                            <a:avLst/>
                          </a:prstGeom>
                          <a:solidFill>
                            <a:schemeClr val="accent5">
                              <a:lumMod val="40000"/>
                              <a:lumOff val="6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0" name="Picture 300" descr="C:\Users\kanaw\AppData\Local\Microsoft\Windows\INetCache\IE\KP7644C4\598477,1313889136,9[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213676" y="2359922"/>
                            <a:ext cx="1391815" cy="1152128"/>
                          </a:xfrm>
                          <a:prstGeom prst="rect">
                            <a:avLst/>
                          </a:prstGeom>
                          <a:noFill/>
                          <a:extLst>
                            <a:ext uri="{909E8E84-426E-40DD-AFC4-6F175D3DCCD1}">
                              <a14:hiddenFill xmlns:a14="http://schemas.microsoft.com/office/drawing/2010/main">
                                <a:solidFill>
                                  <a:srgbClr val="FFFFFF"/>
                                </a:solidFill>
                              </a14:hiddenFill>
                            </a:ext>
                          </a:extLst>
                        </pic:spPr>
                      </pic:pic>
                      <wps:wsp>
                        <wps:cNvPr id="301" name="Rounded Rectangle 301"/>
                        <wps:cNvSpPr/>
                        <wps:spPr>
                          <a:xfrm>
                            <a:off x="1039848" y="4104456"/>
                            <a:ext cx="1728000" cy="1296000"/>
                          </a:xfrm>
                          <a:prstGeom prst="round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7" name="Picture 307" descr="C:\Users\kanaw\AppData\Local\Microsoft\Windows\INetCache\IE\N9QSOP0V\800px-Medicine_Drugs.svg[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296144" y="4202422"/>
                            <a:ext cx="1391816" cy="10282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4792DEB" id="Group 1" o:spid="_x0000_s1026" style="position:absolute;margin-left:37.2pt;margin-top:11pt;width:135.5pt;height:190.2pt;z-index:251736576;mso-width-relative:margin;mso-height-relative:margin" coordsize="41764,576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">
                <v:roundrect id="Rounded Rectangle 62" o:spid="_x0000_s1027" style="position:absolute;width:41764;height:57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" fillcolor="#eeece1 [3214]" strokecolor="#938953 [1614]" strokeweight="6pt"/>
                <v:roundrect id="Rounded Rectangle 63" o:spid="_x0000_s1028" style="position:absolute;left:10398;top:4715;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" fillcolor="#f2dbdb [661]" strokecolor="#622423 [1605]" strokeweight="2pt"/>
                <v:shape id="Picture 288" o:spid="_x0000_s1029" type="#_x0000_t75" style="position:absolute;left:11814;top:5074;width:12242;height:1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">
                  <v:imagedata r:id="rId60" o:title="14484-illustration-of-a-house-pv[1]"/>
                </v:shape>
                <v:shape id="Picture 290" o:spid="_x0000_s1030" type="#_x0000_t75" style="position:absolute;left:20882;top:5537;width:3687;height:10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">
                  <v:imagedata r:id="rId61" o:title="Thermometer_00.svg[1]"/>
                </v:shape>
                <v:roundrect id="Rounded Rectangle 291" o:spid="_x0000_s1031" style="position:absolute;left:10398;top:22879;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" fillcolor="#b6dde8 [1304]" strokecolor="#205867 [1608]" strokeweight="2pt"/>
                <v:shape id="Picture 300" o:spid="_x0000_s1032" type="#_x0000_t75" style="position:absolute;left:12136;top:23599;width:13918;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">
                  <v:imagedata r:id="rId62" o:title="598477,1313889136,9[1]"/>
                </v:shape>
                <v:roundrect id="Rounded Rectangle 301" o:spid="_x0000_s1033" style="position:absolute;left:10398;top:41044;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" fillcolor="#c2d69b [1942]" strokecolor="#4e6128 [1606]" strokeweight="2pt"/>
                <v:shape id="Picture 307" o:spid="_x0000_s1034" type="#_x0000_t75" style="position:absolute;left:12961;top:42024;width:13918;height:1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">
                  <v:imagedata r:id="rId63" o:title="800px-Medicine_Drugs.svg[1]"/>
                </v:shape>
                <w10:wrap type="square" side="right"/>
              </v:group>
            </w:pict>
          </mc:Fallback>
        </mc:AlternateContent>
      </w:r>
    </w:p>
    <w:p w14:paraId="4F7188F0" w14:textId="77777777" w:rsidR="00855BC0" w:rsidRPr="003C1178" w:rsidRDefault="00855BC0" w:rsidP="00855BC0">
      <w:pPr>
        <w:pStyle w:val="NoSpacing"/>
        <w:ind w:left="1152"/>
      </w:pPr>
    </w:p>
    <w:p w14:paraId="519F45FD" w14:textId="77777777" w:rsidR="00855BC0" w:rsidRPr="003C1178" w:rsidRDefault="00855BC0" w:rsidP="00855BC0">
      <w:pPr>
        <w:pStyle w:val="NoSpacing"/>
        <w:ind w:left="1872"/>
      </w:pPr>
    </w:p>
    <w:p w14:paraId="664CDCD7" w14:textId="77777777" w:rsidR="00855BC0" w:rsidRPr="003C1178" w:rsidRDefault="00855BC0" w:rsidP="00855BC0">
      <w:pPr>
        <w:pStyle w:val="NoSpacing"/>
        <w:ind w:left="1872"/>
      </w:pPr>
    </w:p>
    <w:p w14:paraId="2DC10D75" w14:textId="77777777" w:rsidR="00855BC0" w:rsidRPr="003C1178" w:rsidRDefault="00855BC0" w:rsidP="00855BC0">
      <w:pPr>
        <w:pStyle w:val="NoSpacing"/>
        <w:ind w:left="1872"/>
      </w:pPr>
    </w:p>
    <w:p w14:paraId="622E03D0" w14:textId="77777777" w:rsidR="00855BC0" w:rsidRPr="003C1178" w:rsidRDefault="00855BC0" w:rsidP="00855BC0">
      <w:pPr>
        <w:pStyle w:val="NoSpacing"/>
        <w:ind w:left="1872"/>
      </w:pPr>
    </w:p>
    <w:p w14:paraId="1A553940" w14:textId="77777777" w:rsidR="00855BC0" w:rsidRPr="003C1178" w:rsidRDefault="00855BC0" w:rsidP="00855BC0">
      <w:pPr>
        <w:pStyle w:val="NoSpacing"/>
        <w:ind w:left="1872"/>
      </w:pPr>
    </w:p>
    <w:p w14:paraId="52821B4C" w14:textId="77777777" w:rsidR="00855BC0" w:rsidRPr="003C1178" w:rsidRDefault="00855BC0" w:rsidP="00855BC0">
      <w:pPr>
        <w:pStyle w:val="NoSpacing"/>
        <w:ind w:left="1872"/>
      </w:pPr>
    </w:p>
    <w:p w14:paraId="645E24A6" w14:textId="77777777" w:rsidR="00855BC0" w:rsidRPr="003C1178" w:rsidRDefault="00855BC0" w:rsidP="00855BC0">
      <w:pPr>
        <w:pStyle w:val="NoSpacing"/>
        <w:ind w:left="1872"/>
      </w:pPr>
    </w:p>
    <w:p w14:paraId="0AB0DFAE" w14:textId="77777777" w:rsidR="00855BC0" w:rsidRPr="003C1178" w:rsidRDefault="00855BC0" w:rsidP="00855BC0">
      <w:pPr>
        <w:pStyle w:val="NoSpacing"/>
        <w:ind w:left="1872"/>
      </w:pPr>
    </w:p>
    <w:p w14:paraId="3E81D4DA" w14:textId="77777777" w:rsidR="00855BC0" w:rsidRPr="003C1178" w:rsidRDefault="00855BC0" w:rsidP="00855BC0">
      <w:pPr>
        <w:pStyle w:val="NoSpacing"/>
        <w:ind w:left="1872"/>
      </w:pPr>
    </w:p>
    <w:p w14:paraId="15CF8358" w14:textId="77777777" w:rsidR="00855BC0" w:rsidRPr="003C1178" w:rsidRDefault="00855BC0" w:rsidP="00855BC0">
      <w:pPr>
        <w:pStyle w:val="NoSpacing"/>
        <w:ind w:left="1872"/>
      </w:pPr>
    </w:p>
    <w:p w14:paraId="54EE79C5" w14:textId="77777777" w:rsidR="00855BC0" w:rsidRPr="003C1178" w:rsidRDefault="00855BC0" w:rsidP="00855BC0">
      <w:pPr>
        <w:pStyle w:val="NoSpacing"/>
        <w:ind w:left="1872"/>
      </w:pPr>
    </w:p>
    <w:p w14:paraId="5BC25A40" w14:textId="77777777" w:rsidR="00855BC0" w:rsidRPr="003C1178" w:rsidRDefault="00855BC0" w:rsidP="00855BC0">
      <w:pPr>
        <w:pStyle w:val="NoSpacing"/>
        <w:ind w:left="1872"/>
      </w:pPr>
    </w:p>
    <w:p w14:paraId="4A0D215E" w14:textId="77777777" w:rsidR="00855BC0" w:rsidRPr="003C1178" w:rsidRDefault="00855BC0" w:rsidP="00855BC0">
      <w:pPr>
        <w:pStyle w:val="NoSpacing"/>
        <w:ind w:left="1872"/>
      </w:pPr>
    </w:p>
    <w:p w14:paraId="74C5DE00" w14:textId="77777777" w:rsidR="00855BC0" w:rsidRPr="003C1178" w:rsidRDefault="00855BC0" w:rsidP="00855BC0">
      <w:pPr>
        <w:pStyle w:val="NoSpacing"/>
        <w:ind w:left="1872"/>
      </w:pPr>
    </w:p>
    <w:p w14:paraId="65E29172" w14:textId="77777777" w:rsidR="00855BC0" w:rsidRPr="003C1178" w:rsidRDefault="00855BC0" w:rsidP="00855BC0">
      <w:pPr>
        <w:pStyle w:val="NoSpacing"/>
        <w:ind w:left="1872"/>
      </w:pPr>
      <w:r w:rsidRPr="003C1178">
        <w:t>Use of Building – Gordon and Sam explained UK ‘smart home’ concept</w:t>
      </w:r>
    </w:p>
    <w:p w14:paraId="3FF2AE63" w14:textId="77777777" w:rsidR="00855BC0" w:rsidRPr="003C1178" w:rsidRDefault="00855BC0" w:rsidP="00855BC0">
      <w:pPr>
        <w:pStyle w:val="NoSpacing"/>
        <w:ind w:left="1872"/>
      </w:pPr>
      <w:r w:rsidRPr="003C1178">
        <w:lastRenderedPageBreak/>
        <w:t>Energy – Different views as to what this was</w:t>
      </w:r>
    </w:p>
    <w:p w14:paraId="5C18DBFD" w14:textId="77777777" w:rsidR="00855BC0" w:rsidRPr="003C1178" w:rsidRDefault="00855BC0" w:rsidP="00855BC0">
      <w:pPr>
        <w:pStyle w:val="NoSpacing"/>
        <w:ind w:left="2592"/>
      </w:pPr>
      <w:r w:rsidRPr="003C1178">
        <w:t>Chose majority view – ‘smart home’ utility ‘energy’ over exercise ‘energy’</w:t>
      </w:r>
    </w:p>
    <w:p w14:paraId="40BC5273" w14:textId="77777777" w:rsidR="00855BC0" w:rsidRPr="003C1178" w:rsidRDefault="00855BC0" w:rsidP="00855BC0">
      <w:pPr>
        <w:pStyle w:val="NoSpacing"/>
        <w:ind w:left="1872"/>
      </w:pPr>
      <w:r w:rsidRPr="003C1178">
        <w:t>Exercise graphic – view agreed that this needed to be more ‘block image’ with only one main image, less clutter</w:t>
      </w:r>
    </w:p>
    <w:p w14:paraId="13B3E1F1" w14:textId="77777777" w:rsidR="00855BC0" w:rsidRPr="003C1178" w:rsidRDefault="00855BC0" w:rsidP="00855BC0">
      <w:pPr>
        <w:pStyle w:val="NoSpacing"/>
        <w:ind w:left="1872"/>
      </w:pPr>
      <w:r w:rsidRPr="003C1178">
        <w:t>Mock-up of pills – Gordon’s previous work in psychology and with adults with autism helped define this – a pill image, not an outside container</w:t>
      </w:r>
    </w:p>
    <w:p w14:paraId="76EF9E0F" w14:textId="77777777" w:rsidR="00855BC0" w:rsidRPr="003C1178" w:rsidRDefault="00855BC0" w:rsidP="00855BC0">
      <w:pPr>
        <w:pStyle w:val="NoSpacing"/>
        <w:ind w:left="1872"/>
      </w:pPr>
      <w:r w:rsidRPr="003C1178">
        <w:t>Break-up of work – Sam to work on storyboard, Gordon and Mary to do research, persona, logbook, and critique Sam’s efforts</w:t>
      </w:r>
    </w:p>
    <w:p w14:paraId="618F988A" w14:textId="77777777" w:rsidR="00855BC0" w:rsidRPr="003C1178" w:rsidRDefault="00855BC0" w:rsidP="00855BC0">
      <w:pPr>
        <w:pStyle w:val="NoSpacing"/>
        <w:ind w:left="1872"/>
      </w:pPr>
      <w:r w:rsidRPr="003C1178">
        <w:t>Designing for classic iPad – use Portrait</w:t>
      </w:r>
    </w:p>
    <w:p w14:paraId="5CDBBFF8" w14:textId="77777777" w:rsidR="00855BC0" w:rsidRPr="003C1178" w:rsidRDefault="00855BC0" w:rsidP="00855BC0">
      <w:pPr>
        <w:pStyle w:val="NoSpacing"/>
        <w:ind w:left="1872"/>
      </w:pPr>
      <w:r w:rsidRPr="003C1178">
        <w:t>Graphical elements – make buttons obvious for pressing, not separate ‘enter’ button</w:t>
      </w:r>
    </w:p>
    <w:p w14:paraId="75608520" w14:textId="77777777" w:rsidR="00855BC0" w:rsidRPr="003C1178" w:rsidRDefault="00855BC0" w:rsidP="00855BC0">
      <w:pPr>
        <w:pStyle w:val="NoSpacing"/>
        <w:ind w:left="1872"/>
      </w:pPr>
      <w:r w:rsidRPr="003C1178">
        <w:t>Home Page – make these 3-d buttons</w:t>
      </w:r>
    </w:p>
    <w:p w14:paraId="12E01C61" w14:textId="77777777" w:rsidR="00855BC0" w:rsidRPr="003C1178" w:rsidRDefault="00855BC0" w:rsidP="00855BC0">
      <w:pPr>
        <w:pStyle w:val="NoSpacing"/>
        <w:ind w:left="1872"/>
      </w:pPr>
      <w:r w:rsidRPr="003C1178">
        <w:t>Energy – Floor plan – Map assign plus an Access Page</w:t>
      </w:r>
    </w:p>
    <w:p w14:paraId="3AAD838A" w14:textId="77777777" w:rsidR="00855BC0" w:rsidRPr="003C1178" w:rsidRDefault="00855BC0" w:rsidP="00855BC0">
      <w:pPr>
        <w:pStyle w:val="NoSpacing"/>
        <w:ind w:left="1872"/>
      </w:pPr>
      <w:r w:rsidRPr="003C1178">
        <w:t>Change Pills display to provide lower level screen with more information</w:t>
      </w:r>
    </w:p>
    <w:p w14:paraId="2D9C17DB" w14:textId="77777777" w:rsidR="00855BC0" w:rsidRPr="003C1178" w:rsidRDefault="00855BC0" w:rsidP="00855BC0">
      <w:pPr>
        <w:pStyle w:val="NoSpacing"/>
        <w:ind w:left="432"/>
      </w:pPr>
      <w:r w:rsidRPr="003C1178">
        <w:t>29</w:t>
      </w:r>
      <w:r w:rsidRPr="003C1178">
        <w:rPr>
          <w:vertAlign w:val="superscript"/>
        </w:rPr>
        <w:t>th</w:t>
      </w:r>
      <w:r w:rsidRPr="003C1178">
        <w:t xml:space="preserve"> January 2019: Sam and Gordon met as Mary was at a meeting off-campus</w:t>
      </w:r>
    </w:p>
    <w:p w14:paraId="584BF46A" w14:textId="77777777" w:rsidR="00855BC0" w:rsidRPr="003C1178" w:rsidRDefault="00855BC0" w:rsidP="00855BC0">
      <w:pPr>
        <w:pStyle w:val="NoSpacing"/>
        <w:ind w:left="1152"/>
      </w:pPr>
      <w:r w:rsidRPr="003C1178">
        <w:t>Changes to Interface to incorporate lecture details</w:t>
      </w:r>
    </w:p>
    <w:p w14:paraId="74EC67C3" w14:textId="77777777" w:rsidR="00855BC0" w:rsidRPr="003C1178" w:rsidRDefault="00855BC0" w:rsidP="00855BC0">
      <w:pPr>
        <w:pStyle w:val="NoSpacing"/>
        <w:ind w:left="432"/>
      </w:pPr>
      <w:r w:rsidRPr="003C1178">
        <w:t>31</w:t>
      </w:r>
      <w:r w:rsidRPr="003C1178">
        <w:rPr>
          <w:vertAlign w:val="superscript"/>
        </w:rPr>
        <w:t>st</w:t>
      </w:r>
      <w:r w:rsidRPr="003C1178">
        <w:t xml:space="preserve"> January 2019: Group Meeting</w:t>
      </w:r>
    </w:p>
    <w:p w14:paraId="2C559B34" w14:textId="77777777" w:rsidR="00855BC0" w:rsidRPr="003C1178" w:rsidRDefault="00855BC0" w:rsidP="00855BC0">
      <w:pPr>
        <w:pStyle w:val="NoSpacing"/>
        <w:ind w:left="1152"/>
      </w:pPr>
      <w:r w:rsidRPr="003C1178">
        <w:t>Sam did a walk-through of Interaction Design with Mary</w:t>
      </w:r>
    </w:p>
    <w:p w14:paraId="6B2FDB00" w14:textId="77777777" w:rsidR="00855BC0" w:rsidRPr="003C1178" w:rsidRDefault="00855BC0" w:rsidP="00855BC0">
      <w:pPr>
        <w:pStyle w:val="NoSpacing"/>
        <w:ind w:left="1152"/>
      </w:pPr>
      <w:r w:rsidRPr="003C1178">
        <w:t>Gordon and Mary offered additional suggestions, Sam still had some work he planned but had not yet implemented</w:t>
      </w:r>
    </w:p>
    <w:p w14:paraId="25F18949" w14:textId="77777777" w:rsidR="00855BC0" w:rsidRPr="003C1178" w:rsidRDefault="00855BC0" w:rsidP="00855BC0">
      <w:pPr>
        <w:pStyle w:val="NoSpacing"/>
        <w:ind w:left="1152"/>
      </w:pPr>
      <w:r w:rsidRPr="003C1178">
        <w:t>Discussion was about robot – what did it look like, could Interaction Panel show robot had received request/was moving to comply/had returned with item and how user could confirm</w:t>
      </w:r>
    </w:p>
    <w:p w14:paraId="3E2C79C8" w14:textId="77777777" w:rsidR="00855BC0" w:rsidRPr="003C1178" w:rsidRDefault="00855BC0" w:rsidP="00855BC0">
      <w:pPr>
        <w:pStyle w:val="NoSpacing"/>
        <w:ind w:left="1152"/>
      </w:pPr>
      <w:r w:rsidRPr="003C1178">
        <w:t>Confusion that Sam and Gordon had not seen Vision announcement of presentation times – but Mary had from day before</w:t>
      </w:r>
    </w:p>
    <w:p w14:paraId="4B48B357" w14:textId="77777777" w:rsidR="00855BC0" w:rsidRPr="003C1178" w:rsidRDefault="00855BC0" w:rsidP="00855BC0">
      <w:pPr>
        <w:pStyle w:val="NoSpacing"/>
        <w:ind w:left="1152"/>
      </w:pPr>
      <w:r w:rsidRPr="003C1178">
        <w:t>Did the research show that design made use of personal experience as well as readings?</w:t>
      </w:r>
    </w:p>
    <w:p w14:paraId="3F14E799" w14:textId="77777777" w:rsidR="00855BC0" w:rsidRPr="003C1178" w:rsidRDefault="00855BC0" w:rsidP="00855BC0">
      <w:pPr>
        <w:pStyle w:val="NoSpacing"/>
        <w:ind w:left="1152"/>
      </w:pPr>
      <w:r w:rsidRPr="003C1178">
        <w:t>Decision which member would do what part in presentation</w:t>
      </w:r>
    </w:p>
    <w:p w14:paraId="2005AE01" w14:textId="77777777" w:rsidR="00855BC0" w:rsidRPr="003C1178" w:rsidRDefault="00855BC0" w:rsidP="00855BC0">
      <w:pPr>
        <w:pStyle w:val="NoSpacing"/>
        <w:ind w:left="1152"/>
      </w:pPr>
      <w:r w:rsidRPr="003C1178">
        <w:t>Confirmation that Tuesday Group Meeting would be reserved for Interaction Design project work through remainder of term – Mary to book for group</w:t>
      </w:r>
    </w:p>
    <w:p w14:paraId="14F1128A" w14:textId="77777777" w:rsidR="00855BC0" w:rsidRPr="003C1178" w:rsidRDefault="00855BC0" w:rsidP="00855BC0">
      <w:pPr>
        <w:pStyle w:val="NoSpacing"/>
        <w:ind w:left="432"/>
      </w:pPr>
      <w:r w:rsidRPr="003C1178">
        <w:t>1</w:t>
      </w:r>
      <w:r w:rsidRPr="003C1178">
        <w:rPr>
          <w:vertAlign w:val="superscript"/>
        </w:rPr>
        <w:t>st</w:t>
      </w:r>
      <w:r w:rsidRPr="003C1178">
        <w:t xml:space="preserve"> February 2019: Feedback notes from Presentation</w:t>
      </w:r>
    </w:p>
    <w:p w14:paraId="7F60F81E" w14:textId="77777777" w:rsidR="00855BC0" w:rsidRPr="003C1178" w:rsidRDefault="00855BC0" w:rsidP="00855BC0">
      <w:pPr>
        <w:pStyle w:val="NoSpacing"/>
        <w:ind w:left="1152"/>
      </w:pPr>
      <w:r w:rsidRPr="003C1178">
        <w:rPr>
          <w:noProof/>
          <w:lang w:eastAsia="en-GB"/>
        </w:rPr>
        <mc:AlternateContent>
          <mc:Choice Requires="wpg">
            <w:drawing>
              <wp:anchor distT="0" distB="0" distL="114300" distR="114300" simplePos="0" relativeHeight="251738624" behindDoc="0" locked="0" layoutInCell="1" allowOverlap="1" wp14:anchorId="693654E0" wp14:editId="6462F2C5">
                <wp:simplePos x="0" y="0"/>
                <wp:positionH relativeFrom="column">
                  <wp:posOffset>2719705</wp:posOffset>
                </wp:positionH>
                <wp:positionV relativeFrom="paragraph">
                  <wp:posOffset>124460</wp:posOffset>
                </wp:positionV>
                <wp:extent cx="2827020" cy="1935480"/>
                <wp:effectExtent l="0" t="0" r="0" b="7620"/>
                <wp:wrapSquare wrapText="left"/>
                <wp:docPr id="308" name="Group 1"/>
                <wp:cNvGraphicFramePr/>
                <a:graphic xmlns:a="http://schemas.openxmlformats.org/drawingml/2006/main">
                  <a:graphicData uri="http://schemas.microsoft.com/office/word/2010/wordprocessingGroup">
                    <wpg:wgp>
                      <wpg:cNvGrpSpPr/>
                      <wpg:grpSpPr>
                        <a:xfrm>
                          <a:off x="0" y="0"/>
                          <a:ext cx="2827020" cy="1935480"/>
                          <a:chOff x="0" y="0"/>
                          <a:chExt cx="8102732" cy="5051788"/>
                        </a:xfrm>
                      </wpg:grpSpPr>
                      <wps:wsp>
                        <wps:cNvPr id="309" name="Rectangle 309"/>
                        <wps:cNvSpPr/>
                        <wps:spPr>
                          <a:xfrm>
                            <a:off x="6446548" y="125624"/>
                            <a:ext cx="1432584" cy="465804"/>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0" name="Picture 310" descr="C:\Users\Sam\OneDrive\Documents\Heriot Watt\Advanced Interaction design\courswork a\storyboard\Energy_page\tab.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766028" y="565395"/>
                            <a:ext cx="2764433" cy="866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311" descr="C:\Users\Sam\OneDrive\Documents\Heriot Watt\Advanced Interaction design\courswork a\storyboard\Energy_page\tab.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565395"/>
                            <a:ext cx="2304256" cy="866870"/>
                          </a:xfrm>
                          <a:prstGeom prst="rect">
                            <a:avLst/>
                          </a:prstGeom>
                          <a:noFill/>
                          <a:extLst>
                            <a:ext uri="{909E8E84-426E-40DD-AFC4-6F175D3DCCD1}">
                              <a14:hiddenFill xmlns:a14="http://schemas.microsoft.com/office/drawing/2010/main">
                                <a:solidFill>
                                  <a:srgbClr val="FFFFFF"/>
                                </a:solidFill>
                              </a14:hiddenFill>
                            </a:ext>
                          </a:extLst>
                        </pic:spPr>
                      </pic:pic>
                      <wps:wsp>
                        <wps:cNvPr id="312" name="TextBox 4"/>
                        <wps:cNvSpPr txBox="1"/>
                        <wps:spPr>
                          <a:xfrm>
                            <a:off x="343095" y="0"/>
                            <a:ext cx="3384376" cy="707886"/>
                          </a:xfrm>
                          <a:prstGeom prst="rect">
                            <a:avLst/>
                          </a:prstGeom>
                          <a:noFill/>
                        </wps:spPr>
                        <wps:txbx>
                          <w:txbxContent>
                            <w:p w14:paraId="218AB451" w14:textId="77777777" w:rsidR="00126CB5" w:rsidRDefault="00126CB5"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wps:txbx>
                        <wps:bodyPr wrap="square" rtlCol="0">
                          <a:noAutofit/>
                        </wps:bodyPr>
                      </wps:wsp>
                      <wps:wsp>
                        <wps:cNvPr id="313" name="Rectangle 313"/>
                        <wps:cNvSpPr/>
                        <wps:spPr>
                          <a:xfrm>
                            <a:off x="253860" y="995918"/>
                            <a:ext cx="7632848" cy="3312368"/>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4" name="Picture 3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87107" y="869994"/>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5" name="Picture 3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05189" y="779894"/>
                            <a:ext cx="981171"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6" name="TextBox 18"/>
                        <wps:cNvSpPr txBox="1"/>
                        <wps:spPr>
                          <a:xfrm>
                            <a:off x="281802" y="635878"/>
                            <a:ext cx="1820879" cy="400110"/>
                          </a:xfrm>
                          <a:prstGeom prst="rect">
                            <a:avLst/>
                          </a:prstGeom>
                          <a:noFill/>
                        </wps:spPr>
                        <wps:txbx>
                          <w:txbxContent>
                            <w:p w14:paraId="2CB5F6BA" w14:textId="77777777" w:rsidR="00126CB5" w:rsidRDefault="00126CB5"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wps:txbx>
                        <wps:bodyPr wrap="square" rtlCol="0">
                          <a:noAutofit/>
                        </wps:bodyPr>
                      </wps:wsp>
                      <pic:pic xmlns:pic="http://schemas.openxmlformats.org/drawingml/2006/picture">
                        <pic:nvPicPr>
                          <pic:cNvPr id="317" name="Picture 3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18637" y="923910"/>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8" name="TextBox 20"/>
                        <wps:cNvSpPr txBox="1"/>
                        <wps:spPr>
                          <a:xfrm>
                            <a:off x="2054060" y="635878"/>
                            <a:ext cx="1820879" cy="400110"/>
                          </a:xfrm>
                          <a:prstGeom prst="rect">
                            <a:avLst/>
                          </a:prstGeom>
                          <a:noFill/>
                        </wps:spPr>
                        <wps:txbx>
                          <w:txbxContent>
                            <w:p w14:paraId="7FA62B24" w14:textId="77777777" w:rsidR="00126CB5" w:rsidRDefault="00126CB5"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wps:txbx>
                        <wps:bodyPr wrap="square" rtlCol="0">
                          <a:noAutofit/>
                        </wps:bodyPr>
                      </wps:wsp>
                      <pic:pic xmlns:pic="http://schemas.openxmlformats.org/drawingml/2006/picture">
                        <pic:nvPicPr>
                          <pic:cNvPr id="319" name="Picture 319" descr="C:\Users\Sam\OneDrive\Documents\Heriot Watt\Advanced Interaction design\courswork a\storyboard\Energy_page\p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733558" y="1074806"/>
                            <a:ext cx="4887612" cy="3127475"/>
                          </a:xfrm>
                          <a:prstGeom prst="rect">
                            <a:avLst/>
                          </a:prstGeom>
                          <a:noFill/>
                          <a:extLst>
                            <a:ext uri="{909E8E84-426E-40DD-AFC4-6F175D3DCCD1}">
                              <a14:hiddenFill xmlns:a14="http://schemas.microsoft.com/office/drawing/2010/main">
                                <a:solidFill>
                                  <a:srgbClr val="FFFFFF"/>
                                </a:solidFill>
                              </a14:hiddenFill>
                            </a:ext>
                          </a:extLst>
                        </pic:spPr>
                      </pic:pic>
                      <wps:wsp>
                        <wps:cNvPr id="320" name="TextBox 16"/>
                        <wps:cNvSpPr txBox="1"/>
                        <wps:spPr>
                          <a:xfrm>
                            <a:off x="2054060" y="1499974"/>
                            <a:ext cx="1080120" cy="369332"/>
                          </a:xfrm>
                          <a:prstGeom prst="rect">
                            <a:avLst/>
                          </a:prstGeom>
                          <a:noFill/>
                        </wps:spPr>
                        <wps:txbx>
                          <w:txbxContent>
                            <w:p w14:paraId="27881514"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wps:txbx>
                        <wps:bodyPr wrap="square" rtlCol="0">
                          <a:noAutofit/>
                        </wps:bodyPr>
                      </wps:wsp>
                      <wps:wsp>
                        <wps:cNvPr id="321" name="TextBox 29"/>
                        <wps:cNvSpPr txBox="1"/>
                        <wps:spPr>
                          <a:xfrm>
                            <a:off x="4358316" y="1427966"/>
                            <a:ext cx="1080120" cy="369332"/>
                          </a:xfrm>
                          <a:prstGeom prst="rect">
                            <a:avLst/>
                          </a:prstGeom>
                          <a:noFill/>
                        </wps:spPr>
                        <wps:txbx>
                          <w:txbxContent>
                            <w:p w14:paraId="735172C9"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wps:txbx>
                        <wps:bodyPr wrap="square" rtlCol="0">
                          <a:noAutofit/>
                        </wps:bodyPr>
                      </wps:wsp>
                      <wps:wsp>
                        <wps:cNvPr id="322" name="Rectangle 322"/>
                        <wps:cNvSpPr/>
                        <wps:spPr>
                          <a:xfrm>
                            <a:off x="1922744" y="1331580"/>
                            <a:ext cx="1440160" cy="163928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TextBox 30"/>
                        <wps:cNvSpPr txBox="1"/>
                        <wps:spPr>
                          <a:xfrm>
                            <a:off x="4358316" y="2796118"/>
                            <a:ext cx="1593528" cy="369332"/>
                          </a:xfrm>
                          <a:prstGeom prst="rect">
                            <a:avLst/>
                          </a:prstGeom>
                          <a:noFill/>
                        </wps:spPr>
                        <wps:txbx>
                          <w:txbxContent>
                            <w:p w14:paraId="16852EC6"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wps:txbx>
                        <wps:bodyPr wrap="square" rtlCol="0">
                          <a:noAutofit/>
                        </wps:bodyPr>
                      </wps:wsp>
                      <wps:wsp>
                        <wps:cNvPr id="324" name="TextBox 31"/>
                        <wps:cNvSpPr txBox="1"/>
                        <wps:spPr>
                          <a:xfrm>
                            <a:off x="2054060" y="3084150"/>
                            <a:ext cx="1175515" cy="369332"/>
                          </a:xfrm>
                          <a:prstGeom prst="rect">
                            <a:avLst/>
                          </a:prstGeom>
                          <a:noFill/>
                        </wps:spPr>
                        <wps:txbx>
                          <w:txbxContent>
                            <w:p w14:paraId="1B1E7A8C"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wps:txbx>
                        <wps:bodyPr wrap="square" rtlCol="0">
                          <a:noAutofit/>
                        </wps:bodyPr>
                      </wps:wsp>
                      <wps:wsp>
                        <wps:cNvPr id="325" name="TextBox 32"/>
                        <wps:cNvSpPr txBox="1"/>
                        <wps:spPr>
                          <a:xfrm rot="5400000">
                            <a:off x="3088854" y="1995782"/>
                            <a:ext cx="1593528" cy="369332"/>
                          </a:xfrm>
                          <a:prstGeom prst="rect">
                            <a:avLst/>
                          </a:prstGeom>
                          <a:noFill/>
                        </wps:spPr>
                        <wps:txbx>
                          <w:txbxContent>
                            <w:p w14:paraId="46521E9D"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wps:txbx>
                        <wps:bodyPr wrap="square" rtlCol="0">
                          <a:noAutofit/>
                        </wps:bodyPr>
                      </wps:wsp>
                      <pic:pic xmlns:pic="http://schemas.openxmlformats.org/drawingml/2006/picture">
                        <pic:nvPicPr>
                          <pic:cNvPr id="326" name="Picture 326"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790364" y="1514442"/>
                            <a:ext cx="862112" cy="862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327"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407354" y="2115100"/>
                            <a:ext cx="862112" cy="862112"/>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328"/>
                        <wps:cNvSpPr/>
                        <wps:spPr>
                          <a:xfrm>
                            <a:off x="1910044" y="3000585"/>
                            <a:ext cx="1452860" cy="1019669"/>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Rectangle 329"/>
                        <wps:cNvSpPr/>
                        <wps:spPr>
                          <a:xfrm>
                            <a:off x="4217898" y="2652102"/>
                            <a:ext cx="1940618" cy="136815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30" name="Picture 330"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3084150"/>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331"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719541" y="2940134"/>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332"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1684640"/>
                            <a:ext cx="871078" cy="871078"/>
                          </a:xfrm>
                          <a:prstGeom prst="rect">
                            <a:avLst/>
                          </a:prstGeom>
                          <a:noFill/>
                          <a:extLst>
                            <a:ext uri="{909E8E84-426E-40DD-AFC4-6F175D3DCCD1}">
                              <a14:hiddenFill xmlns:a14="http://schemas.microsoft.com/office/drawing/2010/main">
                                <a:solidFill>
                                  <a:srgbClr val="FFFFFF"/>
                                </a:solidFill>
                              </a14:hiddenFill>
                            </a:ext>
                          </a:extLst>
                        </pic:spPr>
                      </pic:pic>
                      <wps:wsp>
                        <wps:cNvPr id="333" name="TextBox 43"/>
                        <wps:cNvSpPr txBox="1"/>
                        <wps:spPr>
                          <a:xfrm>
                            <a:off x="6479413" y="131822"/>
                            <a:ext cx="1551311" cy="461665"/>
                          </a:xfrm>
                          <a:prstGeom prst="rect">
                            <a:avLst/>
                          </a:prstGeom>
                          <a:noFill/>
                        </wps:spPr>
                        <wps:txbx>
                          <w:txbxContent>
                            <w:p w14:paraId="1689CDF2" w14:textId="77777777" w:rsidR="00126CB5" w:rsidRDefault="00126CB5"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wps:txbx>
                        <wps:bodyPr wrap="square" rtlCol="0">
                          <a:noAutofit/>
                        </wps:bodyPr>
                      </wps:wsp>
                      <pic:pic xmlns:pic="http://schemas.openxmlformats.org/drawingml/2006/picture">
                        <pic:nvPicPr>
                          <pic:cNvPr id="334" name="Picture 334"/>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37836" y="4352401"/>
                            <a:ext cx="1519823" cy="6993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35" name="Picture 335" descr="C:\Users\Sam\OneDrive\Documents\Heriot Watt\Advanced Interaction design\courswork a\storyboard\Energy_page\button_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6582911" y="4352401"/>
                            <a:ext cx="1519821" cy="699387"/>
                          </a:xfrm>
                          <a:prstGeom prst="rect">
                            <a:avLst/>
                          </a:prstGeom>
                          <a:noFill/>
                          <a:extLst>
                            <a:ext uri="{909E8E84-426E-40DD-AFC4-6F175D3DCCD1}">
                              <a14:hiddenFill xmlns:a14="http://schemas.microsoft.com/office/drawing/2010/main">
                                <a:solidFill>
                                  <a:srgbClr val="FFFFFF"/>
                                </a:solidFill>
                              </a14:hiddenFill>
                            </a:ext>
                          </a:extLst>
                        </pic:spPr>
                      </pic:pic>
                      <wps:wsp>
                        <wps:cNvPr id="336" name="TextBox 33"/>
                        <wps:cNvSpPr txBox="1"/>
                        <wps:spPr>
                          <a:xfrm>
                            <a:off x="6939991" y="4452302"/>
                            <a:ext cx="1018725" cy="523220"/>
                          </a:xfrm>
                          <a:prstGeom prst="rect">
                            <a:avLst/>
                          </a:prstGeom>
                          <a:noFill/>
                        </wps:spPr>
                        <wps:txbx>
                          <w:txbxContent>
                            <w:p w14:paraId="247622D8" w14:textId="77777777" w:rsidR="00126CB5" w:rsidRDefault="00126CB5"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93654E0" id="Group 1" o:spid="_x0000_s1049" style="position:absolute;left:0;text-align:left;margin-left:214.15pt;margin-top:9.8pt;width:222.6pt;height:152.4pt;z-index:251738624;mso-width-relative:margin;mso-height-relative:margin" coordsize="81027,50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">
                <v:rect id="Rectangle 309" o:spid="_x0000_s1050" style="position:absolute;left:64465;top:1256;width:14326;height:4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" fillcolor="#e5b8b7 [1301]" strokecolor="#c0504d [3205]" strokeweight="2pt"/>
                <v:shape id="Picture 310" o:spid="_x0000_s1051" type="#_x0000_t75" style="position:absolute;left:17660;top:5653;width:27644;height: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">
                  <v:imagedata r:id="rId73" o:title="tab"/>
                </v:shape>
                <v:shape id="Picture 311" o:spid="_x0000_s1052" type="#_x0000_t75" style="position:absolute;top:5653;width:23042;height: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">
                  <v:imagedata r:id="rId74" o:title="tab"/>
                </v:shape>
                <v:shape id="TextBox 4" o:spid="_x0000_s1053" type="#_x0000_t202" style="position:absolute;left:3430;width:33844;height: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218AB451" w14:textId="77777777" w:rsidR="00126CB5" w:rsidRDefault="00126CB5"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v:textbox>
                </v:shape>
                <v:rect id="Rectangle 313" o:spid="_x0000_s1054" style="position:absolute;left:2538;top:9959;width:76329;height:33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" fillcolor="#e5b8b7 [1301]" strokecolor="#c0504d [3205]" strokeweight="2pt"/>
                <v:shape id="Picture 314" o:spid="_x0000_s1055" type="#_x0000_t75" style="position:absolute;left:2871;top:8699;width:16229;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" fillcolor="#4f81bd [3204]" strokecolor="black [3213]">
                  <v:imagedata r:id="rId75" o:title=""/>
                  <v:shadow color="#eeece1 [3214]"/>
                </v:shape>
                <v:shape id="Picture 315" o:spid="_x0000_s1056" type="#_x0000_t75" style="position:absolute;left:3051;top:7798;width:9812;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" fillcolor="#4f81bd [3204]" strokecolor="black [3213]">
                  <v:imagedata r:id="rId76" o:title=""/>
                  <v:shadow color="#eeece1 [3214]"/>
                </v:shape>
                <v:shape id="TextBox 18" o:spid="_x0000_s1057" type="#_x0000_t202" style="position:absolute;left:2818;top:6358;width:1820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2CB5F6BA" w14:textId="77777777" w:rsidR="00126CB5" w:rsidRDefault="00126CB5"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v:textbox>
                </v:shape>
                <v:shape id="Picture 317" o:spid="_x0000_s1058" type="#_x0000_t75" style="position:absolute;left:3186;top:9239;width:16229;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" fillcolor="#4f81bd [3204]" strokecolor="black [3213]">
                  <v:imagedata r:id="rId75" o:title=""/>
                  <v:shadow color="#eeece1 [3214]"/>
                </v:shape>
                <v:shape id="TextBox 20" o:spid="_x0000_s1059" type="#_x0000_t202" style="position:absolute;left:20540;top:6358;width:1820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7FA62B24" w14:textId="77777777" w:rsidR="00126CB5" w:rsidRDefault="00126CB5"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v:textbox>
                </v:shape>
                <v:shape id="Picture 319" o:spid="_x0000_s1060" type="#_x0000_t75" style="position:absolute;left:17335;top:10748;width:48876;height:3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">
                  <v:imagedata r:id="rId77" o:title="plan"/>
                </v:shape>
                <v:shape id="TextBox 16" o:spid="_x0000_s1061" type="#_x0000_t202" style="position:absolute;left:20540;top:14999;width:1080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27881514"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v:textbox>
                </v:shape>
                <v:shape id="TextBox 29" o:spid="_x0000_s1062" type="#_x0000_t202" style="position:absolute;left:43583;top:14279;width:1080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35172C9"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v:textbox>
                </v:shape>
                <v:rect id="Rectangle 322" o:spid="_x0000_s1063" style="position:absolute;left:19227;top:13315;width:14402;height:16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" fillcolor="black" stroked="f" strokeweight="2pt">
                  <v:fill opacity="37265f"/>
                </v:rect>
                <v:shape id="TextBox 30" o:spid="_x0000_s1064" type="#_x0000_t202" style="position:absolute;left:43583;top:27961;width:1593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16852EC6"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v:textbox>
                </v:shape>
                <v:shape id="TextBox 31" o:spid="_x0000_s1065" type="#_x0000_t202" style="position:absolute;left:20540;top:30841;width:1175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B1E7A8C"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v:textbox>
                </v:shape>
                <v:shape id="TextBox 32" o:spid="_x0000_s1066" type="#_x0000_t202" style="position:absolute;left:30888;top:19957;width:15936;height:3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" filled="f" stroked="f">
                  <v:textbox>
                    <w:txbxContent>
                      <w:p w14:paraId="46521E9D"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v:textbox>
                </v:shape>
                <v:shape id="Picture 326" o:spid="_x0000_s1067" type="#_x0000_t75" style="position:absolute;left:47903;top:15144;width:8621;height: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">
                  <v:imagedata r:id="rId78" o:title="ligth_on"/>
                </v:shape>
                <v:shape id="Picture 327" o:spid="_x0000_s1068" type="#_x0000_t75" style="position:absolute;left:34073;top:21151;width:8621;height: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">
                  <v:imagedata r:id="rId78" o:title="ligth_on"/>
                </v:shape>
                <v:rect id="Rectangle 328" o:spid="_x0000_s1069" style="position:absolute;left:19100;top:30005;width:14529;height:10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" fillcolor="black" stroked="f" strokeweight="2pt">
                  <v:fill opacity="37265f"/>
                </v:rect>
                <v:rect id="Rectangle 329" o:spid="_x0000_s1070" style="position:absolute;left:42178;top:26521;width:19407;height:1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" fillcolor="black" stroked="f" strokeweight="2pt">
                  <v:fill opacity="37265f"/>
                </v:rect>
                <v:shape id="Picture 330" o:spid="_x0000_s1071" type="#_x0000_t75" style="position:absolute;left:22062;top:30841;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">
                  <v:imagedata r:id="rId79" o:title="ligth_off"/>
                </v:shape>
                <v:shape id="Picture 331" o:spid="_x0000_s1072" type="#_x0000_t75" style="position:absolute;left:47195;top:29401;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">
                  <v:imagedata r:id="rId79" o:title="ligth_off"/>
                </v:shape>
                <v:shape id="Picture 332" o:spid="_x0000_s1073" type="#_x0000_t75" style="position:absolute;left:22062;top:16846;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">
                  <v:imagedata r:id="rId79" o:title="ligth_off"/>
                </v:shape>
                <v:shape id="TextBox 43" o:spid="_x0000_s1074" type="#_x0000_t202" style="position:absolute;left:64794;top:1318;width:15513;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1689CDF2" w14:textId="77777777" w:rsidR="00126CB5" w:rsidRDefault="00126CB5"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v:textbox>
                </v:shape>
                <v:shape id="Picture 334" o:spid="_x0000_s1075" type="#_x0000_t75" style="position:absolute;left:378;top:43524;width:15198;height: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" fillcolor="#4f81bd [3204]" strokecolor="black [3213]">
                  <v:imagedata r:id="rId80" o:title=""/>
                  <v:shadow color="#eeece1 [3214]"/>
                </v:shape>
                <v:shape id="Picture 335" o:spid="_x0000_s1076" type="#_x0000_t75" style="position:absolute;left:65829;top:43524;width:15198;height: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">
                  <v:imagedata r:id="rId81" o:title="button_1"/>
                </v:shape>
                <v:shape id="TextBox 33" o:spid="_x0000_s1077" type="#_x0000_t202" style="position:absolute;left:69399;top:44523;width:10188;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247622D8" w14:textId="77777777" w:rsidR="00126CB5" w:rsidRDefault="00126CB5"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v:textbox>
                </v:shape>
                <w10:wrap type="square" side="left"/>
              </v:group>
            </w:pict>
          </mc:Fallback>
        </mc:AlternateContent>
      </w:r>
      <w:r w:rsidRPr="003C1178">
        <w:t>Energy Displays: Need motivation for interaction. Currently not showing actual usage which can provide motivation.</w:t>
      </w:r>
    </w:p>
    <w:p w14:paraId="461B9BBF" w14:textId="77777777" w:rsidR="00855BC0" w:rsidRPr="003C1178" w:rsidRDefault="00855BC0" w:rsidP="00855BC0">
      <w:pPr>
        <w:pStyle w:val="NoSpacing"/>
        <w:ind w:left="1152"/>
      </w:pPr>
      <w:r w:rsidRPr="003C1178">
        <w:t xml:space="preserve">Exercises: Need motivation to engage in exercise. Thought: add social element. </w:t>
      </w:r>
    </w:p>
    <w:p w14:paraId="2C32CA2D" w14:textId="77777777" w:rsidR="00855BC0" w:rsidRPr="003C1178" w:rsidRDefault="00855BC0" w:rsidP="00855BC0">
      <w:pPr>
        <w:pStyle w:val="NoSpacing"/>
        <w:ind w:left="1152"/>
      </w:pPr>
      <w:r w:rsidRPr="003C1178">
        <w:t>Other motivational options?</w:t>
      </w:r>
    </w:p>
    <w:p w14:paraId="3382E761" w14:textId="77777777" w:rsidR="00855BC0" w:rsidRPr="003C1178" w:rsidRDefault="00855BC0" w:rsidP="00855BC0">
      <w:pPr>
        <w:pStyle w:val="NoSpacing"/>
        <w:ind w:left="1152"/>
      </w:pPr>
      <w:r w:rsidRPr="003C1178">
        <w:t>Medicine Display: No indication when missed dosage.</w:t>
      </w:r>
    </w:p>
    <w:p w14:paraId="3FF35592" w14:textId="77777777" w:rsidR="00855BC0" w:rsidRPr="003C1178" w:rsidRDefault="00855BC0" w:rsidP="00855BC0">
      <w:pPr>
        <w:pStyle w:val="NoSpacing"/>
        <w:ind w:left="1152"/>
      </w:pPr>
      <w:r w:rsidRPr="003C1178">
        <w:t>Personas: Build existing personas so that more than just one generic one.</w:t>
      </w:r>
    </w:p>
    <w:p w14:paraId="71F8DD67" w14:textId="77777777" w:rsidR="00855BC0" w:rsidRPr="003C1178" w:rsidRDefault="00855BC0">
      <w:r w:rsidRPr="003C1178">
        <w:br w:type="page"/>
      </w:r>
    </w:p>
    <w:p w14:paraId="75269A01" w14:textId="754BA4A9" w:rsidR="00855BC0" w:rsidRPr="003C1178" w:rsidRDefault="00855BC0" w:rsidP="00855BC0">
      <w:pPr>
        <w:pStyle w:val="NoSpacing"/>
        <w:ind w:left="1152"/>
      </w:pPr>
      <w:r w:rsidRPr="003C1178">
        <w:rPr>
          <w:noProof/>
          <w:lang w:eastAsia="en-GB"/>
        </w:rPr>
        <w:lastRenderedPageBreak/>
        <mc:AlternateContent>
          <mc:Choice Requires="wpg">
            <w:drawing>
              <wp:anchor distT="0" distB="0" distL="114300" distR="114300" simplePos="0" relativeHeight="251739648" behindDoc="0" locked="0" layoutInCell="1" allowOverlap="1" wp14:anchorId="43086C8C" wp14:editId="35390FCD">
                <wp:simplePos x="0" y="0"/>
                <wp:positionH relativeFrom="column">
                  <wp:posOffset>1165860</wp:posOffset>
                </wp:positionH>
                <wp:positionV relativeFrom="paragraph">
                  <wp:posOffset>142875</wp:posOffset>
                </wp:positionV>
                <wp:extent cx="3451860" cy="2386965"/>
                <wp:effectExtent l="0" t="0" r="0" b="0"/>
                <wp:wrapNone/>
                <wp:docPr id="337" name="Group 1"/>
                <wp:cNvGraphicFramePr/>
                <a:graphic xmlns:a="http://schemas.openxmlformats.org/drawingml/2006/main">
                  <a:graphicData uri="http://schemas.microsoft.com/office/word/2010/wordprocessingGroup">
                    <wpg:wgp>
                      <wpg:cNvGrpSpPr/>
                      <wpg:grpSpPr>
                        <a:xfrm>
                          <a:off x="0" y="0"/>
                          <a:ext cx="3451860" cy="2386965"/>
                          <a:chOff x="0" y="0"/>
                          <a:chExt cx="8678913" cy="4789729"/>
                        </a:xfrm>
                      </wpg:grpSpPr>
                      <pic:pic xmlns:pic="http://schemas.openxmlformats.org/drawingml/2006/picture">
                        <pic:nvPicPr>
                          <pic:cNvPr id="338" name="Picture 338" descr="C:\Users\Sam\OneDrive\Documents\Heriot Watt\Advanced Interaction design\courswork a\storyboard\page1\Energy_button.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016224" y="1590376"/>
                            <a:ext cx="1690237"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39" descr="C:\Users\Sam\OneDrive\Documents\Heriot Watt\Advanced Interaction design\courswork a\storyboard\page1\Exer_button.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3888432" y="1590376"/>
                            <a:ext cx="1690238"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40"/>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144016" y="1590375"/>
                            <a:ext cx="1690238" cy="1674849"/>
                          </a:xfrm>
                          <a:prstGeom prst="rect">
                            <a:avLst/>
                          </a:prstGeom>
                          <a:noFill/>
                          <a:extLst>
                            <a:ext uri="{909E8E84-426E-40DD-AFC4-6F175D3DCCD1}">
                              <a14:hiddenFill xmlns:a14="http://schemas.microsoft.com/office/drawing/2010/main">
                                <a:solidFill>
                                  <a:srgbClr val="FFFFFF"/>
                                </a:solidFill>
                              </a14:hiddenFill>
                            </a:ext>
                          </a:extLst>
                        </pic:spPr>
                      </pic:pic>
                      <wps:wsp>
                        <wps:cNvPr id="341" name="TextBox 3"/>
                        <wps:cNvSpPr txBox="1"/>
                        <wps:spPr>
                          <a:xfrm>
                            <a:off x="0" y="222223"/>
                            <a:ext cx="7632848" cy="523220"/>
                          </a:xfrm>
                          <a:prstGeom prst="rect">
                            <a:avLst/>
                          </a:prstGeom>
                          <a:noFill/>
                        </wps:spPr>
                        <wps:txbx>
                          <w:txbxContent>
                            <w:p w14:paraId="63695822" w14:textId="77777777" w:rsidR="00126CB5" w:rsidRPr="006E54E8" w:rsidRDefault="00126CB5"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wps:txbx>
                        <wps:bodyPr wrap="square" rtlCol="0">
                          <a:noAutofit/>
                        </wps:bodyPr>
                      </wps:wsp>
                      <pic:pic xmlns:pic="http://schemas.openxmlformats.org/drawingml/2006/picture">
                        <pic:nvPicPr>
                          <pic:cNvPr id="342" name="Picture 342"/>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5798595" y="1590375"/>
                            <a:ext cx="1690237" cy="1674848"/>
                          </a:xfrm>
                          <a:prstGeom prst="rect">
                            <a:avLst/>
                          </a:prstGeom>
                          <a:noFill/>
                          <a:extLst>
                            <a:ext uri="{909E8E84-426E-40DD-AFC4-6F175D3DCCD1}">
                              <a14:hiddenFill xmlns:a14="http://schemas.microsoft.com/office/drawing/2010/main">
                                <a:solidFill>
                                  <a:srgbClr val="FFFFFF"/>
                                </a:solidFill>
                              </a14:hiddenFill>
                            </a:ext>
                          </a:extLst>
                        </pic:spPr>
                      </pic:pic>
                      <wps:wsp>
                        <wps:cNvPr id="343" name="TextBox 8"/>
                        <wps:cNvSpPr txBox="1"/>
                        <wps:spPr>
                          <a:xfrm>
                            <a:off x="6264696" y="4266509"/>
                            <a:ext cx="2414217" cy="523220"/>
                          </a:xfrm>
                          <a:prstGeom prst="rect">
                            <a:avLst/>
                          </a:prstGeom>
                          <a:noFill/>
                        </wps:spPr>
                        <wps:txbx>
                          <w:txbxContent>
                            <w:p w14:paraId="183E53F0" w14:textId="77777777" w:rsidR="00126CB5" w:rsidRDefault="00126CB5"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wps:txbx>
                        <wps:bodyPr wrap="square" rtlCol="0">
                          <a:noAutofit/>
                        </wps:bodyPr>
                      </wps:wsp>
                      <wpg:grpSp>
                        <wpg:cNvPr id="344" name="Group 344"/>
                        <wpg:cNvGrpSpPr/>
                        <wpg:grpSpPr>
                          <a:xfrm>
                            <a:off x="6192688" y="0"/>
                            <a:ext cx="1584176" cy="467864"/>
                            <a:chOff x="6192688" y="0"/>
                            <a:chExt cx="1584176" cy="467864"/>
                          </a:xfrm>
                        </wpg:grpSpPr>
                        <wps:wsp>
                          <wps:cNvPr id="345" name="Rectangle 345"/>
                          <wps:cNvSpPr/>
                          <wps:spPr>
                            <a:xfrm>
                              <a:off x="6192688" y="0"/>
                              <a:ext cx="1432584" cy="465805"/>
                            </a:xfrm>
                            <a:prstGeom prst="rect">
                              <a:avLst/>
                            </a:prstGeom>
                            <a:solidFill>
                              <a:schemeClr val="accent4">
                                <a:lumMod val="40000"/>
                                <a:lumOff val="60000"/>
                              </a:schemeClr>
                            </a:solidFill>
                          </wps:spPr>
                          <wps:style>
                            <a:lnRef idx="2">
                              <a:schemeClr val="accent4"/>
                            </a:lnRef>
                            <a:fillRef idx="1">
                              <a:schemeClr val="lt1"/>
                            </a:fillRef>
                            <a:effectRef idx="0">
                              <a:schemeClr val="accent4"/>
                            </a:effectRef>
                            <a:fontRef idx="minor">
                              <a:schemeClr val="dk1"/>
                            </a:fontRef>
                          </wps:style>
                          <wps:bodyPr rtlCol="0" anchor="ctr"/>
                        </wps:wsp>
                        <wps:wsp>
                          <wps:cNvPr id="346" name="TextBox 11"/>
                          <wps:cNvSpPr txBox="1"/>
                          <wps:spPr>
                            <a:xfrm>
                              <a:off x="6225553" y="6199"/>
                              <a:ext cx="1551311" cy="461665"/>
                            </a:xfrm>
                            <a:prstGeom prst="rect">
                              <a:avLst/>
                            </a:prstGeom>
                            <a:noFill/>
                          </wps:spPr>
                          <wps:txbx>
                            <w:txbxContent>
                              <w:p w14:paraId="30CA1B76" w14:textId="77777777" w:rsidR="00126CB5" w:rsidRDefault="00126CB5"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43086C8C" id="_x0000_s1078" style="position:absolute;left:0;text-align:left;margin-left:91.8pt;margin-top:11.25pt;width:271.8pt;height:187.95pt;z-index:251739648;mso-width-relative:margin;mso-height-relative:margin" coordsize="86789,4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">
                <v:shape id="Picture 338" o:spid="_x0000_s1079" type="#_x0000_t75" style="position:absolute;left:20162;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">
                  <v:imagedata r:id="rId86" o:title="Energy_button"/>
                </v:shape>
                <v:shape id="Picture 339" o:spid="_x0000_s1080" type="#_x0000_t75" style="position:absolute;left:38884;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">
                  <v:imagedata r:id="rId87" o:title="Exer_button"/>
                </v:shape>
                <v:shape id="Picture 340" o:spid="_x0000_s1081" type="#_x0000_t75" style="position:absolute;left:1440;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">
                  <v:imagedata r:id="rId88" o:title=""/>
                </v:shape>
                <v:shape id="TextBox 3" o:spid="_x0000_s1082" type="#_x0000_t202" style="position:absolute;top:2222;width:76328;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63695822" w14:textId="77777777" w:rsidR="00126CB5" w:rsidRPr="006E54E8" w:rsidRDefault="00126CB5"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v:textbox>
                </v:shape>
                <v:shape id="Picture 342" o:spid="_x0000_s1083" type="#_x0000_t75" style="position:absolute;left:57985;top:15903;width:16903;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">
                  <v:imagedata r:id="rId89" o:title=""/>
                </v:shape>
                <v:shape id="TextBox 8" o:spid="_x0000_s1084" type="#_x0000_t202" style="position:absolute;left:62646;top:42665;width:24143;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183E53F0" w14:textId="77777777" w:rsidR="00126CB5" w:rsidRDefault="00126CB5"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v:textbox>
                </v:shape>
                <v:group id="Group 344" o:spid="_x0000_s1085" style="position:absolute;left:61926;width:15842;height:4678" coordorigin="61926" coordsize="15841,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345" o:spid="_x0000_s1086" style="position:absolute;left:61926;width:14326;height:4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" fillcolor="#ccc0d9 [1303]" strokecolor="#8064a2 [3207]" strokeweight="2pt"/>
                  <v:shape id="TextBox 11" o:spid="_x0000_s1087" type="#_x0000_t202" style="position:absolute;left:62255;top:61;width:15513;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30CA1B76" w14:textId="77777777" w:rsidR="00126CB5" w:rsidRDefault="00126CB5"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v:textbox>
                  </v:shape>
                </v:group>
              </v:group>
            </w:pict>
          </mc:Fallback>
        </mc:AlternateContent>
      </w:r>
    </w:p>
    <w:p w14:paraId="64EEFBA4" w14:textId="77777777" w:rsidR="00855BC0" w:rsidRPr="003C1178" w:rsidRDefault="00855BC0" w:rsidP="00855BC0">
      <w:pPr>
        <w:pStyle w:val="NoSpacing"/>
        <w:ind w:left="1152"/>
      </w:pPr>
    </w:p>
    <w:p w14:paraId="3F38B658" w14:textId="77777777" w:rsidR="00855BC0" w:rsidRPr="003C1178" w:rsidRDefault="00855BC0" w:rsidP="00855BC0">
      <w:pPr>
        <w:pStyle w:val="NoSpacing"/>
        <w:ind w:left="1152"/>
      </w:pPr>
    </w:p>
    <w:p w14:paraId="7DB819CB" w14:textId="77777777" w:rsidR="00855BC0" w:rsidRPr="003C1178" w:rsidRDefault="00855BC0" w:rsidP="00855BC0">
      <w:pPr>
        <w:pStyle w:val="NoSpacing"/>
        <w:ind w:left="1152"/>
      </w:pPr>
    </w:p>
    <w:p w14:paraId="1AC27A0F" w14:textId="77777777" w:rsidR="00855BC0" w:rsidRPr="003C1178" w:rsidRDefault="00855BC0" w:rsidP="00855BC0">
      <w:pPr>
        <w:pStyle w:val="NoSpacing"/>
        <w:ind w:left="1152"/>
      </w:pPr>
    </w:p>
    <w:p w14:paraId="31D147EC" w14:textId="77777777" w:rsidR="00855BC0" w:rsidRPr="003C1178" w:rsidRDefault="00855BC0" w:rsidP="00855BC0">
      <w:pPr>
        <w:pStyle w:val="NoSpacing"/>
        <w:ind w:left="1152"/>
      </w:pPr>
    </w:p>
    <w:p w14:paraId="44C10499" w14:textId="77777777" w:rsidR="00855BC0" w:rsidRPr="003C1178" w:rsidRDefault="00855BC0" w:rsidP="00855BC0">
      <w:pPr>
        <w:pStyle w:val="NoSpacing"/>
        <w:ind w:left="1152"/>
      </w:pPr>
    </w:p>
    <w:p w14:paraId="3BDA2F95" w14:textId="77777777" w:rsidR="00855BC0" w:rsidRPr="003C1178" w:rsidRDefault="00855BC0" w:rsidP="00855BC0">
      <w:pPr>
        <w:pStyle w:val="NoSpacing"/>
        <w:ind w:left="1152"/>
      </w:pPr>
    </w:p>
    <w:p w14:paraId="3C604457" w14:textId="77777777" w:rsidR="00855BC0" w:rsidRPr="003C1178" w:rsidRDefault="00855BC0" w:rsidP="00855BC0">
      <w:pPr>
        <w:pStyle w:val="NoSpacing"/>
        <w:ind w:left="1152"/>
      </w:pPr>
    </w:p>
    <w:p w14:paraId="542A95F2" w14:textId="77777777" w:rsidR="00855BC0" w:rsidRPr="003C1178" w:rsidRDefault="00855BC0" w:rsidP="00855BC0">
      <w:pPr>
        <w:pStyle w:val="NoSpacing"/>
        <w:ind w:left="1152"/>
      </w:pPr>
    </w:p>
    <w:p w14:paraId="00C744AD" w14:textId="77777777" w:rsidR="00855BC0" w:rsidRPr="003C1178" w:rsidRDefault="00855BC0" w:rsidP="00855BC0">
      <w:pPr>
        <w:pStyle w:val="NoSpacing"/>
        <w:ind w:left="1152"/>
      </w:pPr>
    </w:p>
    <w:p w14:paraId="2A52FCC6" w14:textId="77777777" w:rsidR="00855BC0" w:rsidRPr="003C1178" w:rsidRDefault="00855BC0" w:rsidP="00855BC0">
      <w:pPr>
        <w:pStyle w:val="NoSpacing"/>
        <w:ind w:left="1152"/>
      </w:pPr>
    </w:p>
    <w:p w14:paraId="4CB808ED" w14:textId="77777777" w:rsidR="00855BC0" w:rsidRPr="003C1178" w:rsidRDefault="00855BC0" w:rsidP="00855BC0">
      <w:pPr>
        <w:pStyle w:val="NoSpacing"/>
        <w:ind w:left="1152"/>
      </w:pPr>
    </w:p>
    <w:p w14:paraId="4B3B5380" w14:textId="77777777" w:rsidR="00855BC0" w:rsidRPr="003C1178" w:rsidRDefault="00855BC0" w:rsidP="00855BC0">
      <w:pPr>
        <w:pStyle w:val="NoSpacing"/>
        <w:ind w:left="1152"/>
      </w:pPr>
    </w:p>
    <w:p w14:paraId="3DFF2274" w14:textId="77777777" w:rsidR="00855BC0" w:rsidRPr="003C1178" w:rsidRDefault="00855BC0" w:rsidP="00855BC0">
      <w:pPr>
        <w:pStyle w:val="NoSpacing"/>
        <w:ind w:left="1152"/>
      </w:pPr>
    </w:p>
    <w:p w14:paraId="7FD98485" w14:textId="77777777" w:rsidR="00855BC0" w:rsidRPr="003C1178" w:rsidRDefault="00855BC0" w:rsidP="00855BC0">
      <w:pPr>
        <w:pStyle w:val="NoSpacing"/>
        <w:ind w:left="432"/>
      </w:pPr>
      <w:r w:rsidRPr="003C1178">
        <w:t>5</w:t>
      </w:r>
      <w:r w:rsidRPr="003C1178">
        <w:rPr>
          <w:vertAlign w:val="superscript"/>
        </w:rPr>
        <w:t>th</w:t>
      </w:r>
      <w:r w:rsidRPr="003C1178">
        <w:t xml:space="preserve"> February 2019: Group Meeting</w:t>
      </w:r>
    </w:p>
    <w:p w14:paraId="56BDCDFD" w14:textId="77777777" w:rsidR="00855BC0" w:rsidRPr="003C1178" w:rsidRDefault="00855BC0" w:rsidP="00855BC0">
      <w:pPr>
        <w:pStyle w:val="NoSpacing"/>
        <w:ind w:left="1152"/>
      </w:pPr>
      <w:r w:rsidRPr="003C1178">
        <w:t>Redesign of Energy Display to take into account Feedback:</w:t>
      </w:r>
    </w:p>
    <w:p w14:paraId="4A943D80" w14:textId="77777777" w:rsidR="00855BC0" w:rsidRPr="003C1178" w:rsidRDefault="00855BC0" w:rsidP="00855BC0">
      <w:pPr>
        <w:pStyle w:val="NoSpacing"/>
        <w:ind w:left="1872"/>
      </w:pPr>
      <w:r w:rsidRPr="003C1178">
        <w:t>Remove Floor Design – replace with bar charts to show day’s usage covering one week</w:t>
      </w:r>
    </w:p>
    <w:p w14:paraId="34082221" w14:textId="77777777" w:rsidR="00855BC0" w:rsidRPr="003C1178" w:rsidRDefault="00855BC0" w:rsidP="00855BC0">
      <w:pPr>
        <w:pStyle w:val="NoSpacing"/>
        <w:ind w:left="1152"/>
      </w:pPr>
      <w:r w:rsidRPr="003C1178">
        <w:t xml:space="preserve">Energy pop-up tips on main Energy page </w:t>
      </w:r>
    </w:p>
    <w:p w14:paraId="37122288" w14:textId="77777777" w:rsidR="00855BC0" w:rsidRPr="003C1178" w:rsidRDefault="00855BC0" w:rsidP="00855BC0">
      <w:pPr>
        <w:pStyle w:val="NoSpacing"/>
        <w:ind w:left="1152"/>
      </w:pPr>
      <w:r w:rsidRPr="003C1178">
        <w:t>Addition of Exercise Buddy to Exercise screens – Instructor, Image for you, and Image for Buddy – discussed but decided against</w:t>
      </w:r>
    </w:p>
    <w:p w14:paraId="4DC38D61" w14:textId="77777777" w:rsidR="00855BC0" w:rsidRPr="003C1178" w:rsidRDefault="00855BC0" w:rsidP="00855BC0">
      <w:pPr>
        <w:pStyle w:val="NoSpacing"/>
        <w:ind w:left="1152"/>
      </w:pPr>
      <w:r w:rsidRPr="003C1178">
        <w:t>Add a button at the start of the ‘Add Exercises’ screen so user can suggest exercises</w:t>
      </w:r>
    </w:p>
    <w:p w14:paraId="62139123" w14:textId="77777777" w:rsidR="00855BC0" w:rsidRPr="003C1178" w:rsidRDefault="00855BC0" w:rsidP="00855BC0">
      <w:pPr>
        <w:pStyle w:val="NoSpacing"/>
        <w:ind w:left="1152"/>
      </w:pPr>
      <w:r w:rsidRPr="003C1178">
        <w:t>Exercises give feedback as to how well user is performing the exercise</w:t>
      </w:r>
    </w:p>
    <w:p w14:paraId="23B3CFD2" w14:textId="77777777" w:rsidR="00855BC0" w:rsidRPr="003C1178" w:rsidRDefault="00855BC0" w:rsidP="00855BC0">
      <w:pPr>
        <w:pStyle w:val="NoSpacing"/>
        <w:ind w:left="1152"/>
      </w:pPr>
      <w:r w:rsidRPr="003C1178">
        <w:t>Add Bowling, Add Golf – to give ‘pleasurable’ exercise to motivate.</w:t>
      </w:r>
    </w:p>
    <w:p w14:paraId="4438788A" w14:textId="77777777" w:rsidR="00855BC0" w:rsidRPr="003C1178" w:rsidRDefault="00855BC0" w:rsidP="00855BC0">
      <w:pPr>
        <w:pStyle w:val="NoSpacing"/>
        <w:ind w:left="1152"/>
      </w:pPr>
      <w:r w:rsidRPr="003C1178">
        <w:t>Warnings on any of Main Menu Items makes button flash</w:t>
      </w:r>
    </w:p>
    <w:p w14:paraId="45752A63" w14:textId="77777777" w:rsidR="00855BC0" w:rsidRPr="003C1178" w:rsidRDefault="00855BC0" w:rsidP="00855BC0">
      <w:pPr>
        <w:pStyle w:val="NoSpacing"/>
        <w:ind w:left="1152"/>
      </w:pPr>
      <w:r w:rsidRPr="003C1178">
        <w:t>Change to medicine selection – add tick mark</w:t>
      </w:r>
    </w:p>
    <w:p w14:paraId="3AE7F327" w14:textId="77777777" w:rsidR="00855BC0" w:rsidRPr="003C1178" w:rsidRDefault="00855BC0" w:rsidP="00855BC0">
      <w:pPr>
        <w:pStyle w:val="NoSpacing"/>
        <w:ind w:left="1152"/>
      </w:pPr>
      <w:r w:rsidRPr="003C1178">
        <w:t>Report sections divided between group members, aim for 500 – 600 words each:</w:t>
      </w:r>
    </w:p>
    <w:p w14:paraId="6F67FB2D" w14:textId="77777777" w:rsidR="00855BC0" w:rsidRPr="003C1178" w:rsidRDefault="00855BC0" w:rsidP="00855BC0">
      <w:pPr>
        <w:pStyle w:val="NoSpacing"/>
        <w:ind w:left="1872"/>
      </w:pPr>
      <w:r w:rsidRPr="003C1178">
        <w:t>Sam will do GUI Design Layout</w:t>
      </w:r>
    </w:p>
    <w:p w14:paraId="031BEFA7" w14:textId="77777777" w:rsidR="00855BC0" w:rsidRPr="003C1178" w:rsidRDefault="00855BC0" w:rsidP="00855BC0">
      <w:pPr>
        <w:pStyle w:val="NoSpacing"/>
        <w:ind w:left="1872"/>
      </w:pPr>
      <w:r w:rsidRPr="003C1178">
        <w:t>Gordon will do Medicine content</w:t>
      </w:r>
    </w:p>
    <w:p w14:paraId="61C58859" w14:textId="77777777" w:rsidR="00855BC0" w:rsidRPr="003C1178" w:rsidRDefault="00855BC0" w:rsidP="00855BC0">
      <w:pPr>
        <w:pStyle w:val="NoSpacing"/>
        <w:ind w:left="1872"/>
      </w:pPr>
      <w:r w:rsidRPr="003C1178">
        <w:t>Mary will do Exercise content</w:t>
      </w:r>
    </w:p>
    <w:p w14:paraId="720C9E64" w14:textId="77777777" w:rsidR="00855BC0" w:rsidRPr="003C1178" w:rsidRDefault="00855BC0" w:rsidP="00855BC0">
      <w:pPr>
        <w:pStyle w:val="NoSpacing"/>
        <w:ind w:left="1152"/>
      </w:pPr>
      <w:r w:rsidRPr="003C1178">
        <w:t>Aim to have each report sections written for next Tuesday’s group meeting</w:t>
      </w:r>
    </w:p>
    <w:p w14:paraId="572B50A4" w14:textId="557B2163" w:rsidR="00855BC0" w:rsidRPr="003C1178" w:rsidRDefault="00855BC0" w:rsidP="00855BC0">
      <w:pPr>
        <w:pStyle w:val="NoSpacing"/>
        <w:ind w:left="1152"/>
      </w:pPr>
      <w:r w:rsidRPr="003C1178">
        <w:t>Sam is uploading his version of a report template to GitHub for all to use with the aim of making report look similar</w:t>
      </w:r>
    </w:p>
    <w:p w14:paraId="33C191B9" w14:textId="77777777" w:rsidR="00855BC0" w:rsidRPr="003C1178" w:rsidRDefault="00855BC0" w:rsidP="00855BC0">
      <w:pPr>
        <w:pStyle w:val="NoSpacing"/>
        <w:ind w:left="432"/>
      </w:pPr>
      <w:r w:rsidRPr="003C1178">
        <w:t>8</w:t>
      </w:r>
      <w:r w:rsidRPr="003C1178">
        <w:rPr>
          <w:vertAlign w:val="superscript"/>
        </w:rPr>
        <w:t>th</w:t>
      </w:r>
      <w:r w:rsidRPr="003C1178">
        <w:t xml:space="preserve"> February 2019: Lab Visit to Assisted Living Facilities, Lyell Centre, introduction to Cozmo robot Bob</w:t>
      </w:r>
    </w:p>
    <w:p w14:paraId="2400407F" w14:textId="77777777" w:rsidR="00855BC0" w:rsidRPr="003C1178" w:rsidRDefault="00855BC0" w:rsidP="00855BC0">
      <w:pPr>
        <w:pStyle w:val="NoSpacing"/>
        <w:ind w:left="1152"/>
      </w:pPr>
      <w:r w:rsidRPr="003C1178">
        <w:t>Class visited Assisted Living facilities, given first introduction to Cozmo robot and options for our interaction with and programming of</w:t>
      </w:r>
    </w:p>
    <w:p w14:paraId="38B71D42" w14:textId="77777777" w:rsidR="00855BC0" w:rsidRPr="003C1178" w:rsidRDefault="00855BC0" w:rsidP="00855BC0">
      <w:pPr>
        <w:pStyle w:val="NoSpacing"/>
        <w:ind w:left="1872"/>
      </w:pPr>
      <w:r w:rsidRPr="003C1178">
        <w:t>Group members were able to connect with robot, use the Sandbox application to give robot instructions, like ‘find block’, ‘lift block’, ‘move one step back’, and see that these were performed</w:t>
      </w:r>
    </w:p>
    <w:p w14:paraId="63EA2DA3" w14:textId="77777777" w:rsidR="00855BC0" w:rsidRPr="003C1178" w:rsidRDefault="00855BC0" w:rsidP="00855BC0">
      <w:pPr>
        <w:pStyle w:val="NoSpacing"/>
        <w:ind w:left="1872"/>
      </w:pPr>
      <w:r w:rsidRPr="003C1178">
        <w:t>This suggested how the interactions between robot and our designed interaction panel might require changes</w:t>
      </w:r>
    </w:p>
    <w:p w14:paraId="29E5BD0E" w14:textId="77777777" w:rsidR="00855BC0" w:rsidRPr="003C1178" w:rsidRDefault="00855BC0" w:rsidP="00855BC0">
      <w:pPr>
        <w:pStyle w:val="NoSpacing"/>
        <w:ind w:left="1872"/>
      </w:pPr>
      <w:r w:rsidRPr="003C1178">
        <w:t>Group members agreed that our aim is to use the Development Kit initially for our programming; then if we achieve programming for the planned interaction device, we may move on to Python coding to provide same</w:t>
      </w:r>
    </w:p>
    <w:p w14:paraId="6D9278B5" w14:textId="77777777" w:rsidR="00855BC0" w:rsidRPr="003C1178" w:rsidRDefault="00855BC0" w:rsidP="00855BC0">
      <w:pPr>
        <w:pStyle w:val="NoSpacing"/>
        <w:ind w:left="1152"/>
      </w:pPr>
      <w:r w:rsidRPr="003C1178">
        <w:t>Group members took our assigned Cozmo robot Bob for two hours to familiarize our devices with connecting to it and to set up the Development Kit for programming Bob</w:t>
      </w:r>
    </w:p>
    <w:p w14:paraId="272DA18E" w14:textId="77777777" w:rsidR="00855BC0" w:rsidRPr="003C1178" w:rsidRDefault="00855BC0" w:rsidP="00855BC0">
      <w:pPr>
        <w:pStyle w:val="NoSpacing"/>
        <w:ind w:left="1152"/>
      </w:pPr>
      <w:r w:rsidRPr="003C1178">
        <w:t>Mary did not have a mobile device with her, so connecting with Cozmo will be during next lab access on Friday</w:t>
      </w:r>
    </w:p>
    <w:p w14:paraId="1C9B8A59" w14:textId="77777777" w:rsidR="00855BC0" w:rsidRPr="003C1178" w:rsidRDefault="00855BC0" w:rsidP="00855BC0">
      <w:pPr>
        <w:pStyle w:val="NoSpacing"/>
        <w:ind w:left="1152"/>
      </w:pPr>
      <w:r w:rsidRPr="003C1178">
        <w:lastRenderedPageBreak/>
        <w:t>Gordon noted that we could look for ways to add emotion in Bob as people enjoy interacting with a robot who shows some ‘human’ emotion</w:t>
      </w:r>
    </w:p>
    <w:p w14:paraId="16172FEF" w14:textId="77777777" w:rsidR="00855BC0" w:rsidRPr="003C1178" w:rsidRDefault="00855BC0" w:rsidP="00855BC0">
      <w:pPr>
        <w:pStyle w:val="NoSpacing"/>
        <w:ind w:left="432"/>
      </w:pPr>
      <w:r w:rsidRPr="003C1178">
        <w:t>12</w:t>
      </w:r>
      <w:r w:rsidRPr="003C1178">
        <w:rPr>
          <w:vertAlign w:val="superscript"/>
        </w:rPr>
        <w:t>th</w:t>
      </w:r>
      <w:r w:rsidRPr="003C1178">
        <w:t xml:space="preserve"> February 2019: Group Meeting, Sam is absent due to illness</w:t>
      </w:r>
    </w:p>
    <w:p w14:paraId="12968EC3" w14:textId="77777777" w:rsidR="00855BC0" w:rsidRPr="003C1178" w:rsidRDefault="00855BC0" w:rsidP="00855BC0">
      <w:pPr>
        <w:pStyle w:val="NoSpacing"/>
        <w:ind w:left="1152"/>
      </w:pPr>
      <w:r w:rsidRPr="003C1178">
        <w:t xml:space="preserve">Gordon has uploaded some example code for Cozmo programming; this will help Mary whose android tablet will probably be unable to link to Cozmo. </w:t>
      </w:r>
    </w:p>
    <w:p w14:paraId="34EF8563" w14:textId="77777777" w:rsidR="00855BC0" w:rsidRPr="003C1178" w:rsidRDefault="00855BC0" w:rsidP="00855BC0">
      <w:pPr>
        <w:pStyle w:val="NoSpacing"/>
        <w:ind w:left="1152"/>
      </w:pPr>
      <w:r w:rsidRPr="003C1178">
        <w:t>Gordon and Mary agreed that we should look at writing Python code for Cozmo responses. It was also agreed that we should investigate how/whether we could create the necessary GUI for Cozmo’s interaction.</w:t>
      </w:r>
    </w:p>
    <w:p w14:paraId="63DD09CB" w14:textId="77777777" w:rsidR="00855BC0" w:rsidRPr="003C1178" w:rsidRDefault="00855BC0" w:rsidP="00855BC0">
      <w:pPr>
        <w:pStyle w:val="NoSpacing"/>
        <w:ind w:left="1152"/>
      </w:pPr>
      <w:r w:rsidRPr="003C1178">
        <w:t>For report, it needs rejigging – instead of initial and amended content sections, just explain what the content is, research to support that design decision.</w:t>
      </w:r>
    </w:p>
    <w:p w14:paraId="31CDA0FD" w14:textId="77777777" w:rsidR="00855BC0" w:rsidRPr="003C1178" w:rsidRDefault="00855BC0" w:rsidP="00855BC0">
      <w:pPr>
        <w:pStyle w:val="NoSpacing"/>
        <w:ind w:left="1152"/>
      </w:pPr>
      <w:r w:rsidRPr="003C1178">
        <w:t>Given 5 ½ hours on Thursday for robot programming, neither Gordon nor Mary can free themselves for the full time. So we will attempt to use 2 hours when we don’t have classes to test out Python programming that we hope to code before the Thursday session.</w:t>
      </w:r>
    </w:p>
    <w:p w14:paraId="38A5E77F" w14:textId="77777777" w:rsidR="00855BC0" w:rsidRPr="003C1178" w:rsidRDefault="00855BC0" w:rsidP="00855BC0">
      <w:pPr>
        <w:pStyle w:val="NoSpacing"/>
        <w:ind w:left="432"/>
      </w:pPr>
      <w:r w:rsidRPr="003C1178">
        <w:t>14</w:t>
      </w:r>
      <w:r w:rsidRPr="003C1178">
        <w:rPr>
          <w:vertAlign w:val="superscript"/>
        </w:rPr>
        <w:t>th</w:t>
      </w:r>
      <w:r w:rsidRPr="003C1178">
        <w:t xml:space="preserve"> February 2019: Group and Individual Work.</w:t>
      </w:r>
    </w:p>
    <w:p w14:paraId="4FAEC7F4" w14:textId="77777777" w:rsidR="00855BC0" w:rsidRPr="003C1178" w:rsidRDefault="00855BC0" w:rsidP="00855BC0">
      <w:pPr>
        <w:pStyle w:val="NoSpacing"/>
        <w:ind w:left="1152"/>
      </w:pPr>
      <w:r w:rsidRPr="003C1178">
        <w:t>Gordon has been testing some Cozmo coding in Python. Cozmo moves off the docking port, moves forward, and currently testing his code to have Cozmo pick up a block. Sam has asked that we look at the prototype for final changes. It was agreed that there would be a visual log-in for the owner. If this fails (ie, the person wanting to use the Interaction Device is not the owner), then a log-in screen should appear. This would allow other stakeholders to log-in and make changes or read setting. Add colours for boxes that Cozmo to retrieve. Further discussion on the Energy Use Screens. Add a legend, click on any given day, energy used on pie chart. Mary is going to take over the writing of the report sections for the time-being to give Gordon and Sam time to work on their tasks (programming Cozmo and completing the prototype). Additional meeting times have been agreed before presentation and report due dates.</w:t>
      </w:r>
    </w:p>
    <w:p w14:paraId="7F39CD27" w14:textId="77777777" w:rsidR="00855BC0" w:rsidRPr="003C1178" w:rsidRDefault="00855BC0" w:rsidP="00855BC0">
      <w:pPr>
        <w:pStyle w:val="NoSpacing"/>
        <w:ind w:left="432"/>
      </w:pPr>
      <w:r w:rsidRPr="003C1178">
        <w:t>15</w:t>
      </w:r>
      <w:r w:rsidRPr="003C1178">
        <w:rPr>
          <w:vertAlign w:val="superscript"/>
        </w:rPr>
        <w:t>th</w:t>
      </w:r>
      <w:r w:rsidRPr="003C1178">
        <w:t xml:space="preserve"> February 2019: Lab in Living Assistance Facilities, Lyell Centre</w:t>
      </w:r>
    </w:p>
    <w:p w14:paraId="6780587D" w14:textId="77777777" w:rsidR="00855BC0" w:rsidRPr="003C1178" w:rsidRDefault="00855BC0" w:rsidP="00855BC0">
      <w:pPr>
        <w:pStyle w:val="NoSpacing"/>
        <w:ind w:left="1152"/>
      </w:pPr>
      <w:r w:rsidRPr="003C1178">
        <w:t>Mainly Gordon testing code with Cozmo. Gordon continuing this through individual use of a booked study room. Mary and Sam watching, making some suggestions or asking questions.</w:t>
      </w:r>
    </w:p>
    <w:p w14:paraId="41CF8EE6" w14:textId="77777777" w:rsidR="00855BC0" w:rsidRPr="003C1178" w:rsidRDefault="00855BC0" w:rsidP="00855BC0">
      <w:pPr>
        <w:pStyle w:val="NoSpacing"/>
        <w:ind w:left="1152"/>
      </w:pPr>
      <w:r w:rsidRPr="003C1178">
        <w:t>The Lyell Centre Lab had so many Cozmos attempting to run that there were issues where a Cozmo would register blocks that were for a different Cozmo.</w:t>
      </w:r>
    </w:p>
    <w:p w14:paraId="52A9DF13" w14:textId="77777777" w:rsidR="00855BC0" w:rsidRPr="003C1178" w:rsidRDefault="00855BC0" w:rsidP="00855BC0">
      <w:pPr>
        <w:pStyle w:val="NoSpacing"/>
        <w:ind w:left="432"/>
      </w:pPr>
      <w:r w:rsidRPr="003C1178">
        <w:t>19</w:t>
      </w:r>
      <w:r w:rsidRPr="003C1178">
        <w:rPr>
          <w:vertAlign w:val="superscript"/>
        </w:rPr>
        <w:t>th</w:t>
      </w:r>
      <w:r w:rsidRPr="003C1178">
        <w:t xml:space="preserve"> February 2019: Group Meeting</w:t>
      </w:r>
    </w:p>
    <w:p w14:paraId="59DFCDB8" w14:textId="77777777" w:rsidR="00855BC0" w:rsidRPr="003C1178" w:rsidRDefault="00855BC0" w:rsidP="00855BC0">
      <w:pPr>
        <w:pStyle w:val="NoSpacing"/>
        <w:ind w:left="1152"/>
      </w:pPr>
      <w:r w:rsidRPr="003C1178">
        <w:t>Gordon had to attend office meeting for his job, so Sam and I started the meeting. We agreed Python code for robot should go into the Appendix. We reviewed Prototype – an additional ‘warning’ message on medicines if user attempts to take medication before due time. We added a mechanism on log-in screen for user to look into camera for retina scan identification. On Exercises, a game of golf and a game of bowling have been inserted and can be added. Amendment on Medication taken screen – currently must press ‘Taken’ button but amendment will permit ticking in the box to achieve the same thing. Report amendments – for Storyboard, we agreed to put the version of the design that was given for the Storyboard presentation in the Appendix. Mary will note the changes to our design that came from feedback at the presentation and that came through the course lecture on security. We reviewed the requirements and screens with arrows pointing to buttons with further explanation fulfils the need to describe interactions available. Gordon arrived and gave an update on where he is with the Cozmo code. Sam gave Gordon the opportunity to work through the Prototype so that Gordon could give feedback. We agreed that our current meeting plan is good with all of our schedules.</w:t>
      </w:r>
    </w:p>
    <w:p w14:paraId="37184BA9" w14:textId="77777777" w:rsidR="00855BC0" w:rsidRPr="003C1178" w:rsidRDefault="00855BC0">
      <w:r w:rsidRPr="003C1178">
        <w:br w:type="page"/>
      </w:r>
    </w:p>
    <w:p w14:paraId="79E3E24F" w14:textId="6FBCBFD5" w:rsidR="00855BC0" w:rsidRPr="003C1178" w:rsidRDefault="00855BC0" w:rsidP="00855BC0">
      <w:pPr>
        <w:pStyle w:val="NoSpacing"/>
        <w:ind w:left="432"/>
      </w:pPr>
      <w:r w:rsidRPr="003C1178">
        <w:lastRenderedPageBreak/>
        <w:t>20</w:t>
      </w:r>
      <w:r w:rsidRPr="003C1178">
        <w:rPr>
          <w:vertAlign w:val="superscript"/>
        </w:rPr>
        <w:t>th</w:t>
      </w:r>
      <w:r w:rsidRPr="003C1178">
        <w:t xml:space="preserve"> February 2019: Group Meeting</w:t>
      </w:r>
    </w:p>
    <w:p w14:paraId="366DE211" w14:textId="77777777" w:rsidR="00855BC0" w:rsidRPr="003C1178" w:rsidRDefault="00855BC0" w:rsidP="00855BC0">
      <w:pPr>
        <w:pStyle w:val="NoSpacing"/>
        <w:ind w:left="1152"/>
      </w:pPr>
      <w:r w:rsidRPr="003C1178">
        <w:t>As we do not have the Cozmo robot today, we will be organising our presentation for Friday.</w:t>
      </w:r>
    </w:p>
    <w:p w14:paraId="30867946" w14:textId="77777777" w:rsidR="00855BC0" w:rsidRPr="003C1178" w:rsidRDefault="00855BC0" w:rsidP="00855BC0">
      <w:pPr>
        <w:pStyle w:val="NoSpacing"/>
        <w:ind w:left="1152"/>
      </w:pPr>
      <w:r w:rsidRPr="003C1178">
        <w:t xml:space="preserve">Discussion as to how to present Prototype. Sam will show the Interactive Design apart from the Robotics section – he will pass over the presenting to Gordon. We ran through just the Interactive Design presentation, timing was just over 5 minutes. A few last minute changes to the Prototype. Read Theo’s eMail about timings to pick up robot, so those work for us. </w:t>
      </w:r>
    </w:p>
    <w:p w14:paraId="31E736C4" w14:textId="77777777" w:rsidR="00855BC0" w:rsidRPr="003C1178" w:rsidRDefault="00855BC0" w:rsidP="00855BC0">
      <w:pPr>
        <w:pStyle w:val="NoSpacing"/>
        <w:ind w:left="432"/>
      </w:pPr>
      <w:r w:rsidRPr="003C1178">
        <w:t>21</w:t>
      </w:r>
      <w:r w:rsidRPr="003C1178">
        <w:rPr>
          <w:vertAlign w:val="superscript"/>
        </w:rPr>
        <w:t>st</w:t>
      </w:r>
      <w:r w:rsidRPr="003C1178">
        <w:t xml:space="preserve"> February 2019: Group Meeting</w:t>
      </w:r>
    </w:p>
    <w:p w14:paraId="0E2CC9DC" w14:textId="77777777" w:rsidR="00855BC0" w:rsidRPr="003C1178" w:rsidRDefault="00855BC0" w:rsidP="00855BC0">
      <w:pPr>
        <w:pStyle w:val="NoSpacing"/>
        <w:ind w:left="1152"/>
      </w:pPr>
      <w:r w:rsidRPr="003C1178">
        <w:t>We are reviewing Cozmo robot functionality for tomorrow’s presentation. Sam will be amending the Add Medications so that the interaction button reads ‘Edit’ to be able to delete a medication. He will amend the Energy screen to include ‘Tap bar to view usage details for that day’.</w:t>
      </w:r>
    </w:p>
    <w:p w14:paraId="6748A96D" w14:textId="77777777" w:rsidR="00855BC0" w:rsidRPr="003C1178" w:rsidRDefault="00855BC0" w:rsidP="00855BC0">
      <w:pPr>
        <w:pStyle w:val="NoSpacing"/>
        <w:ind w:left="432"/>
      </w:pPr>
      <w:r w:rsidRPr="003C1178">
        <w:t>22</w:t>
      </w:r>
      <w:r w:rsidRPr="003C1178">
        <w:rPr>
          <w:vertAlign w:val="superscript"/>
        </w:rPr>
        <w:t>nd</w:t>
      </w:r>
      <w:r w:rsidRPr="003C1178">
        <w:t xml:space="preserve"> February 2019: Group Meeting</w:t>
      </w:r>
    </w:p>
    <w:p w14:paraId="6998B6C0" w14:textId="77777777" w:rsidR="00855BC0" w:rsidRPr="003C1178" w:rsidRDefault="00855BC0" w:rsidP="00855BC0">
      <w:pPr>
        <w:pStyle w:val="NoSpacing"/>
        <w:ind w:left="1872"/>
      </w:pPr>
      <w:r w:rsidRPr="003C1178">
        <w:t>Final run-through before presentation</w:t>
      </w:r>
    </w:p>
    <w:p w14:paraId="22A7E321" w14:textId="77777777" w:rsidR="00855BC0" w:rsidRPr="003C1178" w:rsidRDefault="00855BC0" w:rsidP="00855BC0">
      <w:pPr>
        <w:pStyle w:val="NoSpacing"/>
        <w:ind w:left="1152"/>
      </w:pPr>
      <w:r w:rsidRPr="003C1178">
        <w:t>Presentation Feedback</w:t>
      </w:r>
    </w:p>
    <w:p w14:paraId="1DC13ABD" w14:textId="77777777" w:rsidR="00855BC0" w:rsidRPr="003C1178" w:rsidRDefault="00855BC0" w:rsidP="00855BC0">
      <w:pPr>
        <w:pStyle w:val="NoSpacing"/>
        <w:ind w:left="1872"/>
      </w:pPr>
      <w:r w:rsidRPr="003C1178">
        <w:t>Home Screen: one-word label per button needed</w:t>
      </w:r>
    </w:p>
    <w:p w14:paraId="18F71EA8" w14:textId="77777777" w:rsidR="00855BC0" w:rsidRPr="003C1178" w:rsidRDefault="00855BC0" w:rsidP="00855BC0">
      <w:pPr>
        <w:pStyle w:val="NoSpacing"/>
        <w:ind w:left="1872"/>
      </w:pPr>
      <w:r w:rsidRPr="003C1178">
        <w:t xml:space="preserve">Medicine: too busy – select ‘change button’ </w:t>
      </w:r>
    </w:p>
    <w:p w14:paraId="5B5FDD22" w14:textId="77777777" w:rsidR="00855BC0" w:rsidRPr="003C1178" w:rsidRDefault="00855BC0" w:rsidP="00855BC0">
      <w:pPr>
        <w:pStyle w:val="NoSpacing"/>
        <w:ind w:left="2592"/>
      </w:pPr>
      <w:r w:rsidRPr="003C1178">
        <w:t>Take app to doctor</w:t>
      </w:r>
    </w:p>
    <w:p w14:paraId="07B353D9" w14:textId="77777777" w:rsidR="00855BC0" w:rsidRPr="003C1178" w:rsidRDefault="00855BC0" w:rsidP="00855BC0">
      <w:pPr>
        <w:pStyle w:val="NoSpacing"/>
        <w:ind w:left="2592"/>
      </w:pPr>
      <w:r w:rsidRPr="003C1178">
        <w:t>Medicine Details Screen – simplify details</w:t>
      </w:r>
    </w:p>
    <w:p w14:paraId="05A44DEE" w14:textId="77777777" w:rsidR="00855BC0" w:rsidRPr="003C1178" w:rsidRDefault="00855BC0" w:rsidP="00855BC0">
      <w:pPr>
        <w:pStyle w:val="NoSpacing"/>
        <w:ind w:left="2592"/>
      </w:pPr>
      <w:r w:rsidRPr="003C1178">
        <w:t>Simplify warning message</w:t>
      </w:r>
    </w:p>
    <w:p w14:paraId="0B4E4961" w14:textId="77777777" w:rsidR="00855BC0" w:rsidRPr="003C1178" w:rsidRDefault="00855BC0" w:rsidP="00855BC0">
      <w:pPr>
        <w:pStyle w:val="NoSpacing"/>
        <w:ind w:left="1872"/>
      </w:pPr>
      <w:r w:rsidRPr="003C1178">
        <w:t>Energy</w:t>
      </w:r>
    </w:p>
    <w:p w14:paraId="5561BE44" w14:textId="77777777" w:rsidR="00855BC0" w:rsidRPr="003C1178" w:rsidRDefault="00855BC0" w:rsidP="00855BC0">
      <w:pPr>
        <w:pStyle w:val="NoSpacing"/>
        <w:ind w:left="2592"/>
      </w:pPr>
      <w:r w:rsidRPr="003C1178">
        <w:t>What to do if a ‘smart’ appliance doesn’t show as available -&gt; add Refresh button</w:t>
      </w:r>
    </w:p>
    <w:p w14:paraId="21CD211A" w14:textId="77777777" w:rsidR="00855BC0" w:rsidRPr="003C1178" w:rsidRDefault="00855BC0" w:rsidP="00855BC0">
      <w:pPr>
        <w:pStyle w:val="NoSpacing"/>
        <w:ind w:left="2592"/>
      </w:pPr>
      <w:r w:rsidRPr="003C1178">
        <w:t>Empty appliance list – ‘tip’ to turn it on and off – Research why they don’t connect - Sam</w:t>
      </w:r>
    </w:p>
    <w:p w14:paraId="557BB996" w14:textId="77777777" w:rsidR="00855BC0" w:rsidRPr="003C1178" w:rsidRDefault="00855BC0" w:rsidP="00855BC0">
      <w:pPr>
        <w:pStyle w:val="NoSpacing"/>
        <w:ind w:left="2592"/>
      </w:pPr>
      <w:r w:rsidRPr="003C1178">
        <w:t>Research further how energy bills give previous information - Gordon</w:t>
      </w:r>
    </w:p>
    <w:p w14:paraId="068B92DA" w14:textId="77777777" w:rsidR="00855BC0" w:rsidRPr="003C1178" w:rsidRDefault="00855BC0" w:rsidP="00855BC0">
      <w:pPr>
        <w:pStyle w:val="NoSpacing"/>
        <w:ind w:left="1872"/>
      </w:pPr>
      <w:r w:rsidRPr="003C1178">
        <w:t>Exercise</w:t>
      </w:r>
    </w:p>
    <w:p w14:paraId="338D6321" w14:textId="77777777" w:rsidR="00855BC0" w:rsidRPr="003C1178" w:rsidRDefault="00855BC0" w:rsidP="00855BC0">
      <w:pPr>
        <w:pStyle w:val="NoSpacing"/>
        <w:ind w:left="2592"/>
      </w:pPr>
      <w:r w:rsidRPr="003C1178">
        <w:t>Exercise icon images do not match the type of exercise</w:t>
      </w:r>
    </w:p>
    <w:p w14:paraId="5220A9BA" w14:textId="77777777" w:rsidR="00855BC0" w:rsidRPr="003C1178" w:rsidRDefault="00855BC0" w:rsidP="00855BC0">
      <w:pPr>
        <w:pStyle w:val="NoSpacing"/>
        <w:ind w:left="1872"/>
      </w:pPr>
      <w:r w:rsidRPr="003C1178">
        <w:t>Cozmo</w:t>
      </w:r>
    </w:p>
    <w:p w14:paraId="4A1C1C03" w14:textId="77777777" w:rsidR="00855BC0" w:rsidRPr="003C1178" w:rsidRDefault="00855BC0" w:rsidP="00855BC0">
      <w:pPr>
        <w:pStyle w:val="NoSpacing"/>
        <w:ind w:left="2592"/>
      </w:pPr>
      <w:r w:rsidRPr="003C1178">
        <w:t>Consider start and end positions</w:t>
      </w:r>
    </w:p>
    <w:p w14:paraId="336B77F5" w14:textId="77777777" w:rsidR="00855BC0" w:rsidRPr="003C1178" w:rsidRDefault="00855BC0" w:rsidP="00855BC0">
      <w:pPr>
        <w:pStyle w:val="NoSpacing"/>
        <w:ind w:left="2592"/>
      </w:pPr>
      <w:r w:rsidRPr="003C1178">
        <w:t>Middle was fine</w:t>
      </w:r>
    </w:p>
    <w:p w14:paraId="3CE5B5D1" w14:textId="77777777" w:rsidR="00855BC0" w:rsidRPr="003C1178" w:rsidRDefault="00855BC0" w:rsidP="00855BC0">
      <w:pPr>
        <w:pStyle w:val="NoSpacing"/>
        <w:ind w:left="432"/>
      </w:pPr>
      <w:r w:rsidRPr="003C1178">
        <w:t>25</w:t>
      </w:r>
      <w:r w:rsidRPr="003C1178">
        <w:rPr>
          <w:vertAlign w:val="superscript"/>
        </w:rPr>
        <w:t>th</w:t>
      </w:r>
      <w:r w:rsidRPr="003C1178">
        <w:t xml:space="preserve"> February 2019: Group Meeting</w:t>
      </w:r>
    </w:p>
    <w:p w14:paraId="537CD529" w14:textId="77777777" w:rsidR="00855BC0" w:rsidRPr="003C1178" w:rsidRDefault="00855BC0" w:rsidP="00855BC0">
      <w:pPr>
        <w:pStyle w:val="NoSpacing"/>
        <w:ind w:left="1152"/>
      </w:pPr>
      <w:r w:rsidRPr="003C1178">
        <w:t>Final review of report. A few remaining actions which all will review and communicate agreement before submission.</w:t>
      </w:r>
    </w:p>
    <w:p w14:paraId="770A759C" w14:textId="77777777" w:rsidR="00855BC0" w:rsidRPr="003C1178" w:rsidRDefault="00855BC0" w:rsidP="00855BC0">
      <w:pPr>
        <w:pStyle w:val="NoSpacing"/>
        <w:ind w:left="720"/>
      </w:pPr>
    </w:p>
    <w:p w14:paraId="674EDB34" w14:textId="77777777" w:rsidR="00855BC0" w:rsidRPr="003C1178" w:rsidRDefault="00855BC0" w:rsidP="00855BC0">
      <w:pPr>
        <w:pStyle w:val="NoSpacing"/>
        <w:ind w:left="720"/>
      </w:pPr>
      <w:r w:rsidRPr="003C1178">
        <w:t xml:space="preserve"> </w:t>
      </w:r>
    </w:p>
    <w:p w14:paraId="573C4B8E" w14:textId="77777777" w:rsidR="00855BC0" w:rsidRPr="003C1178" w:rsidRDefault="00855BC0" w:rsidP="00855BC0">
      <w:pPr>
        <w:pStyle w:val="NoSpacing"/>
      </w:pPr>
    </w:p>
    <w:p w14:paraId="4684EC88" w14:textId="77777777" w:rsidR="00327FFE" w:rsidRPr="003C1178" w:rsidRDefault="00327FFE">
      <w:pPr>
        <w:rPr>
          <w:rFonts w:asciiTheme="majorHAnsi" w:eastAsiaTheme="majorEastAsia" w:hAnsiTheme="majorHAnsi" w:cstheme="majorBidi"/>
          <w:b/>
          <w:bCs/>
          <w:color w:val="365F91" w:themeColor="accent1" w:themeShade="BF"/>
          <w:sz w:val="28"/>
          <w:szCs w:val="28"/>
        </w:rPr>
      </w:pPr>
      <w:r w:rsidRPr="003C1178">
        <w:br w:type="page"/>
      </w:r>
    </w:p>
    <w:p w14:paraId="187170E5" w14:textId="7795BD1D" w:rsidR="003B37FF" w:rsidRPr="003C1178" w:rsidRDefault="003B37FF" w:rsidP="00327FFE">
      <w:pPr>
        <w:pStyle w:val="Heading1"/>
      </w:pPr>
      <w:bookmarkStart w:id="115" w:name="_Toc2027295"/>
      <w:r w:rsidRPr="003C1178">
        <w:lastRenderedPageBreak/>
        <w:t>References</w:t>
      </w:r>
      <w:bookmarkEnd w:id="115"/>
    </w:p>
    <w:p w14:paraId="5304B2A5" w14:textId="77777777" w:rsidR="003B37FF" w:rsidRPr="003C1178" w:rsidRDefault="003B37FF" w:rsidP="003B37FF">
      <w:pPr>
        <w:pStyle w:val="NoSpacing"/>
        <w:ind w:left="851"/>
      </w:pPr>
    </w:p>
    <w:p w14:paraId="76463948" w14:textId="501AB659" w:rsidR="00997C1F" w:rsidRPr="003C1178" w:rsidRDefault="00997C1F" w:rsidP="00CE146E">
      <w:pPr>
        <w:pStyle w:val="NoSpacing"/>
        <w:ind w:left="1571" w:hanging="720"/>
      </w:pPr>
      <w:r w:rsidRPr="003C1178">
        <w:t>8 Creative Ways to Remember to Take Your Medicine Every Day. 3 August 2014. Retrieved 17 February 2019</w:t>
      </w:r>
      <w:r w:rsidR="00A01B14" w:rsidRPr="003C1178">
        <w:t>. Available</w:t>
      </w:r>
      <w:r w:rsidRPr="003C1178">
        <w:t xml:space="preserve"> from </w:t>
      </w:r>
      <w:hyperlink r:id="rId90" w:history="1">
        <w:r w:rsidRPr="003C1178">
          <w:rPr>
            <w:rStyle w:val="Hyperlink"/>
          </w:rPr>
          <w:t>https://www.drugs.com/article/taking-your-medicine.html</w:t>
        </w:r>
      </w:hyperlink>
      <w:r w:rsidRPr="003C1178">
        <w:t xml:space="preserve">. </w:t>
      </w:r>
    </w:p>
    <w:p w14:paraId="7F107B16" w14:textId="77777777" w:rsidR="00997C1F" w:rsidRPr="003C1178" w:rsidRDefault="00997C1F" w:rsidP="003B37FF">
      <w:pPr>
        <w:pStyle w:val="NoSpacing"/>
        <w:ind w:left="851"/>
      </w:pPr>
    </w:p>
    <w:p w14:paraId="4827BA57" w14:textId="5102542D" w:rsidR="00A01B14" w:rsidRPr="003C1178" w:rsidRDefault="00A01B14" w:rsidP="00CE146E">
      <w:pPr>
        <w:pStyle w:val="NoSpacing"/>
        <w:ind w:left="1571" w:hanging="720"/>
        <w:rPr>
          <w:rFonts w:cstheme="minorHAnsi"/>
        </w:rPr>
      </w:pPr>
      <w:r w:rsidRPr="003C1178">
        <w:rPr>
          <w:rFonts w:cstheme="minorHAnsi"/>
          <w:shd w:val="clear" w:color="auto" w:fill="FFFFFF"/>
        </w:rPr>
        <w:t xml:space="preserve">Allen, D., &amp; Janda, K.B. (2006). The Effects of Household Characteristics and Energy Use Consciousness on the Effectiveness of Real-Time Energy Use Feedback : A Pilot Study [Online]. Retrieved 23 February 2019. Available from </w:t>
      </w:r>
      <w:hyperlink r:id="rId91" w:history="1">
        <w:r w:rsidRPr="003C1178">
          <w:rPr>
            <w:rStyle w:val="Hyperlink"/>
            <w:rFonts w:cstheme="minorHAnsi"/>
            <w:shd w:val="clear" w:color="auto" w:fill="FFFFFF"/>
          </w:rPr>
          <w:t>https://www.semanticscholar.org/paper/The-Effects-of-Household-Characteristics-and-Energy-Allen-Janda/20c9ce3dd902edeb7e1110207a02d9bbe0bf561c</w:t>
        </w:r>
      </w:hyperlink>
      <w:r w:rsidRPr="003C1178">
        <w:rPr>
          <w:rFonts w:cstheme="minorHAnsi"/>
          <w:shd w:val="clear" w:color="auto" w:fill="FFFFFF"/>
        </w:rPr>
        <w:t xml:space="preserve">. </w:t>
      </w:r>
    </w:p>
    <w:p w14:paraId="3C2CF276" w14:textId="77777777" w:rsidR="001E3195" w:rsidRPr="003C1178" w:rsidRDefault="001E3195" w:rsidP="00CE146E">
      <w:pPr>
        <w:pStyle w:val="NoSpacing"/>
        <w:ind w:left="1571" w:hanging="720"/>
      </w:pPr>
    </w:p>
    <w:p w14:paraId="364EE59E" w14:textId="77777777" w:rsidR="00ED1CDC" w:rsidRPr="003C1178" w:rsidRDefault="00CC4E49" w:rsidP="00CE146E">
      <w:pPr>
        <w:pStyle w:val="NoSpacing"/>
        <w:ind w:left="1571" w:hanging="720"/>
      </w:pPr>
      <w:r w:rsidRPr="003C1178">
        <w:t>Arthur</w:t>
      </w:r>
      <w:r w:rsidR="00ED1CDC" w:rsidRPr="003C1178">
        <w:t xml:space="preserve">VideoSong. (2018 Oct 23). </w:t>
      </w:r>
      <w:r w:rsidR="00ED1CDC" w:rsidRPr="003C1178">
        <w:rPr>
          <w:i/>
        </w:rPr>
        <w:t>Just Dance 2018, Rockabye</w:t>
      </w:r>
      <w:r w:rsidR="00ED1CDC" w:rsidRPr="003C1178">
        <w:t xml:space="preserve">. Retrieved 21 February 2019 from </w:t>
      </w:r>
      <w:hyperlink r:id="rId92" w:history="1">
        <w:r w:rsidR="00ED1CDC" w:rsidRPr="003C1178">
          <w:rPr>
            <w:rStyle w:val="Hyperlink"/>
          </w:rPr>
          <w:t>https://www.youtube.com/watch?v=tNUtAzh-C2U</w:t>
        </w:r>
      </w:hyperlink>
      <w:r w:rsidR="00ED1CDC" w:rsidRPr="003C1178">
        <w:t xml:space="preserve">. </w:t>
      </w:r>
    </w:p>
    <w:p w14:paraId="0BCBA429" w14:textId="77777777" w:rsidR="00ED1CDC" w:rsidRPr="003C1178" w:rsidRDefault="00ED1CDC" w:rsidP="00CE146E">
      <w:pPr>
        <w:pStyle w:val="NoSpacing"/>
        <w:ind w:left="1571" w:hanging="720"/>
      </w:pPr>
    </w:p>
    <w:p w14:paraId="1E65707E" w14:textId="77777777" w:rsidR="003B37FF" w:rsidRPr="003C1178" w:rsidRDefault="003B37FF" w:rsidP="00CE146E">
      <w:pPr>
        <w:pStyle w:val="NoSpacing"/>
        <w:ind w:left="1571" w:hanging="720"/>
      </w:pPr>
      <w:r w:rsidRPr="003C1178">
        <w:t xml:space="preserve">Baylor Scott &amp; White Health, (2012, 30 July), Hands-On Health Care Discussions. Scrubbing In: Tips for encouraging the elderly to exercise [online]. Retrieved 2 February 2019, from </w:t>
      </w:r>
      <w:hyperlink r:id="rId93" w:history="1">
        <w:r w:rsidRPr="003C1178">
          <w:rPr>
            <w:rStyle w:val="Hyperlink"/>
          </w:rPr>
          <w:t>https://scrubbing.in/encouraging-the-elderly-to-exercise/</w:t>
        </w:r>
      </w:hyperlink>
      <w:r w:rsidRPr="003C1178">
        <w:t xml:space="preserve">. </w:t>
      </w:r>
    </w:p>
    <w:p w14:paraId="34996312" w14:textId="77777777" w:rsidR="00911080" w:rsidRPr="003C1178" w:rsidRDefault="00911080" w:rsidP="00CE146E">
      <w:pPr>
        <w:pStyle w:val="NoSpacing"/>
        <w:ind w:left="1571" w:hanging="720"/>
      </w:pPr>
    </w:p>
    <w:p w14:paraId="7B7A8672" w14:textId="7BC36DB9" w:rsidR="00911080" w:rsidRPr="003C1178" w:rsidRDefault="00911080" w:rsidP="00CE146E">
      <w:pPr>
        <w:pStyle w:val="NoSpacing"/>
        <w:ind w:left="1571" w:hanging="720"/>
      </w:pPr>
      <w:r w:rsidRPr="003C1178">
        <w:t>BBC News, (2019). Retrieved 2</w:t>
      </w:r>
      <w:r w:rsidR="00A50A06" w:rsidRPr="003C1178">
        <w:t>3</w:t>
      </w:r>
      <w:r w:rsidRPr="003C1178">
        <w:t xml:space="preserve"> Februar</w:t>
      </w:r>
      <w:r w:rsidR="00C471CE" w:rsidRPr="003C1178">
        <w:t>y</w:t>
      </w:r>
      <w:r w:rsidRPr="003C1178">
        <w:t xml:space="preserve"> 2019, from </w:t>
      </w:r>
      <w:hyperlink r:id="rId94" w:history="1">
        <w:r w:rsidR="00A50A06" w:rsidRPr="003C1178">
          <w:rPr>
            <w:rStyle w:val="Hyperlink"/>
            <w:color w:val="auto"/>
            <w:u w:val="none"/>
          </w:rPr>
          <w:t>BBC</w:t>
        </w:r>
      </w:hyperlink>
      <w:r w:rsidR="00A50A06" w:rsidRPr="003C1178">
        <w:rPr>
          <w:rStyle w:val="Hyperlink"/>
          <w:color w:val="auto"/>
          <w:u w:val="none"/>
        </w:rPr>
        <w:t xml:space="preserve"> news </w:t>
      </w:r>
      <w:r w:rsidR="00F91F57" w:rsidRPr="003C1178">
        <w:rPr>
          <w:rStyle w:val="Hyperlink"/>
          <w:color w:val="auto"/>
          <w:u w:val="none"/>
        </w:rPr>
        <w:t xml:space="preserve">application </w:t>
      </w:r>
      <w:r w:rsidR="00A50A06" w:rsidRPr="003C1178">
        <w:rPr>
          <w:rStyle w:val="Hyperlink"/>
          <w:color w:val="auto"/>
          <w:u w:val="none"/>
        </w:rPr>
        <w:t>for android</w:t>
      </w:r>
      <w:r w:rsidRPr="003C1178">
        <w:t xml:space="preserve">. </w:t>
      </w:r>
    </w:p>
    <w:p w14:paraId="7C725E4E" w14:textId="4A98E1C7" w:rsidR="001F764A" w:rsidRPr="003C1178" w:rsidRDefault="001F764A" w:rsidP="00CE146E">
      <w:pPr>
        <w:pStyle w:val="NoSpacing"/>
        <w:ind w:left="1571" w:hanging="720"/>
      </w:pPr>
    </w:p>
    <w:p w14:paraId="661A6A7B" w14:textId="0F7BD287" w:rsidR="001F764A" w:rsidRPr="003C1178" w:rsidRDefault="001F764A" w:rsidP="00CE146E">
      <w:pPr>
        <w:pStyle w:val="NoSpacing"/>
        <w:ind w:left="1571" w:hanging="720"/>
      </w:pPr>
      <w:r w:rsidRPr="003C1178">
        <w:t xml:space="preserve">Bonino, D., Corno, F., De Russis, L. (2012) Home energy consumption feedback: A user survey. </w:t>
      </w:r>
      <w:r w:rsidRPr="003C1178">
        <w:rPr>
          <w:i/>
        </w:rPr>
        <w:t>Energy and Buildings 47</w:t>
      </w:r>
      <w:r w:rsidRPr="003C1178">
        <w:t xml:space="preserve"> 383-393. </w:t>
      </w:r>
      <w:hyperlink r:id="rId95" w:history="1">
        <w:r w:rsidRPr="003C1178">
          <w:rPr>
            <w:rStyle w:val="Hyperlink"/>
          </w:rPr>
          <w:t>https://doi.org/10.1016/j.enbuild.2011.12.017</w:t>
        </w:r>
      </w:hyperlink>
    </w:p>
    <w:p w14:paraId="2684CC9C" w14:textId="73CDE2DF" w:rsidR="003B37FF" w:rsidRPr="003C1178" w:rsidRDefault="003B37FF" w:rsidP="001F764A">
      <w:pPr>
        <w:pStyle w:val="NoSpacing"/>
      </w:pPr>
    </w:p>
    <w:p w14:paraId="4FAA46A0" w14:textId="77777777" w:rsidR="00CE146E" w:rsidRPr="003C1178" w:rsidRDefault="00CE146E" w:rsidP="00CE146E">
      <w:pPr>
        <w:ind w:left="1571" w:hanging="720"/>
      </w:pPr>
      <w:r w:rsidRPr="003C1178">
        <w:t xml:space="preserve">Culén, A. L., &amp; Bratteteig, T. (2013). Touch-screens and elderly users: A perfect match? </w:t>
      </w:r>
      <w:r w:rsidRPr="003C1178">
        <w:rPr>
          <w:i/>
        </w:rPr>
        <w:t>Changes.</w:t>
      </w:r>
      <w:r w:rsidRPr="003C1178">
        <w:t xml:space="preserve"> </w:t>
      </w:r>
      <w:r w:rsidRPr="003C1178">
        <w:rPr>
          <w:b/>
          <w:i/>
        </w:rPr>
        <w:t>7</w:t>
      </w:r>
      <w:r w:rsidR="00DC1B84" w:rsidRPr="003C1178">
        <w:rPr>
          <w:i/>
        </w:rPr>
        <w:t xml:space="preserve"> </w:t>
      </w:r>
      <w:r w:rsidRPr="003C1178">
        <w:t xml:space="preserve">(15) 460-465. </w:t>
      </w:r>
    </w:p>
    <w:p w14:paraId="52644CAE" w14:textId="394BE16C" w:rsidR="003B37FF" w:rsidRPr="003C1178" w:rsidRDefault="003B37FF" w:rsidP="00CE146E">
      <w:pPr>
        <w:pStyle w:val="NoSpacing"/>
        <w:ind w:left="1571" w:hanging="720"/>
      </w:pPr>
      <w:r w:rsidRPr="003C1178">
        <w:t xml:space="preserve">DailyCaring (2019). Seated Tai Chi for Seniors: 3 Simple Routines Improve Flexibility and Well-being [online]. Retrieved 29 January 2019, from </w:t>
      </w:r>
      <w:hyperlink r:id="rId96" w:history="1">
        <w:r w:rsidRPr="003C1178">
          <w:rPr>
            <w:rStyle w:val="Hyperlink"/>
          </w:rPr>
          <w:t>https://dailycaring.com/seated-tai-chi-for-seniors-3-simple-routines-improve-flexibility-and-well-being-video/</w:t>
        </w:r>
      </w:hyperlink>
      <w:r w:rsidRPr="003C1178">
        <w:t>.</w:t>
      </w:r>
    </w:p>
    <w:p w14:paraId="6164222E" w14:textId="77777777" w:rsidR="00A01B14" w:rsidRPr="003C1178" w:rsidRDefault="00A01B14" w:rsidP="00CE146E">
      <w:pPr>
        <w:pStyle w:val="NoSpacing"/>
        <w:ind w:left="1571" w:hanging="720"/>
      </w:pPr>
    </w:p>
    <w:p w14:paraId="598024C3" w14:textId="3788C62B" w:rsidR="00A01B14" w:rsidRPr="003C1178" w:rsidRDefault="00A01B14" w:rsidP="00CE146E">
      <w:pPr>
        <w:pStyle w:val="NoSpacing"/>
        <w:ind w:left="1571" w:hanging="720"/>
      </w:pPr>
      <w:r w:rsidRPr="003C1178">
        <w:t xml:space="preserve">Darby, S. (2006). The Effectiveness of Feedback on Energy Consumption: A Review for DEFRA of the Literature on Metering, Billing and Direct Displays [online]. Environmental Change Institute, University of Oxford. Retrieved 23 February 2019. Available from </w:t>
      </w:r>
      <w:hyperlink r:id="rId97" w:history="1">
        <w:r w:rsidRPr="003C1178">
          <w:rPr>
            <w:rStyle w:val="Hyperlink"/>
          </w:rPr>
          <w:t>https://www.eci.ox.ac.uk/research/energy/downloads/smart-metering-report.pdf</w:t>
        </w:r>
      </w:hyperlink>
      <w:r w:rsidRPr="003C1178">
        <w:t xml:space="preserve">. </w:t>
      </w:r>
    </w:p>
    <w:p w14:paraId="19B7F081" w14:textId="77777777" w:rsidR="00AF036B" w:rsidRPr="003C1178" w:rsidRDefault="00AF036B" w:rsidP="00CE146E">
      <w:pPr>
        <w:pStyle w:val="NoSpacing"/>
        <w:ind w:left="1571" w:hanging="720"/>
      </w:pPr>
    </w:p>
    <w:p w14:paraId="17B1845C" w14:textId="41CF6D86" w:rsidR="00DF288F" w:rsidRPr="003C1178" w:rsidRDefault="00AF036B" w:rsidP="00DF288F">
      <w:pPr>
        <w:pStyle w:val="NoSpacing"/>
        <w:ind w:left="1571" w:hanging="720"/>
      </w:pPr>
      <w:r w:rsidRPr="003C1178">
        <w:t>Edwards, S. &amp; Axe, S. (</w:t>
      </w:r>
      <w:r w:rsidR="00DF288F" w:rsidRPr="003C1178">
        <w:t xml:space="preserve">2015). The 10 ‘R's of safe multidisciplinary drug administration. </w:t>
      </w:r>
      <w:r w:rsidR="00DF288F" w:rsidRPr="003C1178">
        <w:rPr>
          <w:i/>
        </w:rPr>
        <w:t>Nurse Prescribing 13</w:t>
      </w:r>
      <w:r w:rsidR="00DF288F" w:rsidRPr="003C1178">
        <w:t xml:space="preserve">(8) 352-360. </w:t>
      </w:r>
      <w:hyperlink r:id="rId98" w:history="1">
        <w:r w:rsidR="00DF288F" w:rsidRPr="003C1178">
          <w:rPr>
            <w:rStyle w:val="Hyperlink"/>
          </w:rPr>
          <w:t>https://doi.org/10.12968/npre.2015.13.8.398</w:t>
        </w:r>
      </w:hyperlink>
      <w:r w:rsidR="00EB0206" w:rsidRPr="003C1178">
        <w:t>.</w:t>
      </w:r>
    </w:p>
    <w:p w14:paraId="6CDE7FE8" w14:textId="77777777" w:rsidR="003B37FF" w:rsidRPr="003C1178" w:rsidRDefault="003B37FF" w:rsidP="007717A5">
      <w:pPr>
        <w:pStyle w:val="NoSpacing"/>
        <w:ind w:left="851"/>
      </w:pPr>
    </w:p>
    <w:p w14:paraId="2EDDD92C" w14:textId="77777777" w:rsidR="003B37FF" w:rsidRPr="003C1178" w:rsidRDefault="003B37FF" w:rsidP="00CE146E">
      <w:pPr>
        <w:pStyle w:val="NoSpacing"/>
        <w:ind w:left="1571" w:hanging="720"/>
      </w:pPr>
      <w:r w:rsidRPr="003C1178">
        <w:t>Forlizzi, J., and Battarbee, K., (2004). DIS ’04 Proceedings of the 5</w:t>
      </w:r>
      <w:r w:rsidRPr="003C1178">
        <w:rPr>
          <w:vertAlign w:val="superscript"/>
        </w:rPr>
        <w:t>th</w:t>
      </w:r>
      <w:r w:rsidRPr="003C1178">
        <w:t xml:space="preserve"> conference on Designing Interactive systems: processes, practices, methods, and techniques. Cambridge, Massachusetts, USA, 1 – 4 August 2004. Pp. 261-268. Available at: </w:t>
      </w:r>
      <w:hyperlink r:id="rId99" w:history="1">
        <w:r w:rsidR="00DC1B84" w:rsidRPr="003C1178">
          <w:rPr>
            <w:rStyle w:val="Hyperlink"/>
          </w:rPr>
          <w:t>https://doi.10/1145/1013115.1013152</w:t>
        </w:r>
      </w:hyperlink>
      <w:r w:rsidR="007717A5" w:rsidRPr="003C1178">
        <w:t>.</w:t>
      </w:r>
      <w:r w:rsidR="00DC1B84" w:rsidRPr="003C1178">
        <w:t xml:space="preserve"> </w:t>
      </w:r>
      <w:r w:rsidR="007717A5" w:rsidRPr="003C1178">
        <w:t xml:space="preserve"> </w:t>
      </w:r>
    </w:p>
    <w:p w14:paraId="0FE14A6C" w14:textId="77777777" w:rsidR="00E0791B" w:rsidRPr="003C1178" w:rsidRDefault="00E0791B" w:rsidP="00CE146E">
      <w:pPr>
        <w:pStyle w:val="NoSpacing"/>
        <w:ind w:left="1571" w:hanging="720"/>
      </w:pPr>
    </w:p>
    <w:p w14:paraId="50F0D81E" w14:textId="77777777" w:rsidR="007717A5" w:rsidRPr="003C1178" w:rsidRDefault="007717A5" w:rsidP="00CE146E">
      <w:pPr>
        <w:pStyle w:val="NoSpacing"/>
        <w:ind w:left="1571" w:hanging="720"/>
      </w:pPr>
      <w:r w:rsidRPr="003C1178">
        <w:t xml:space="preserve">Isakovic, M., Sedlar, U., Volk, M. &amp; Bester, J. (2016) Usability Pitfalls of Diabetes mHealth Apps for the Elderly. </w:t>
      </w:r>
      <w:r w:rsidRPr="003C1178">
        <w:rPr>
          <w:i/>
        </w:rPr>
        <w:t xml:space="preserve">Journal of Diabetes Research 9. </w:t>
      </w:r>
      <w:hyperlink r:id="rId100" w:history="1">
        <w:r w:rsidR="00B16E0E" w:rsidRPr="003C1178">
          <w:rPr>
            <w:rStyle w:val="Hyperlink"/>
          </w:rPr>
          <w:t>https://doi.org/10.1155/2016/1604609</w:t>
        </w:r>
      </w:hyperlink>
      <w:r w:rsidR="00B16E0E" w:rsidRPr="003C1178">
        <w:t xml:space="preserve">. </w:t>
      </w:r>
    </w:p>
    <w:p w14:paraId="429FCA4B" w14:textId="77777777" w:rsidR="00B16E0E" w:rsidRPr="003C1178" w:rsidRDefault="00B16E0E" w:rsidP="007717A5">
      <w:pPr>
        <w:pStyle w:val="NoSpacing"/>
        <w:ind w:left="851"/>
      </w:pPr>
    </w:p>
    <w:p w14:paraId="07207F75" w14:textId="77777777" w:rsidR="00B16E0E" w:rsidRPr="003C1178" w:rsidRDefault="00B16E0E" w:rsidP="00CE146E">
      <w:pPr>
        <w:pStyle w:val="NoSpacing"/>
        <w:ind w:left="1571" w:hanging="720"/>
      </w:pPr>
      <w:r w:rsidRPr="003C1178">
        <w:lastRenderedPageBreak/>
        <w:t xml:space="preserve">Kontomanolis, E., Michalopoulos, S., Gkasdaris, G., and Gasoulakis, Z., (2017). The social stigma of HIV-AIDS: Society’s Role. </w:t>
      </w:r>
      <w:r w:rsidRPr="003C1178">
        <w:rPr>
          <w:i/>
        </w:rPr>
        <w:t xml:space="preserve">HIV//AIDS – Research and Palliative Care </w:t>
      </w:r>
      <w:r w:rsidRPr="003C1178">
        <w:rPr>
          <w:b/>
          <w:i/>
        </w:rPr>
        <w:t>9</w:t>
      </w:r>
      <w:r w:rsidR="001C44BF" w:rsidRPr="003C1178">
        <w:rPr>
          <w:b/>
          <w:i/>
        </w:rPr>
        <w:t xml:space="preserve"> </w:t>
      </w:r>
      <w:r w:rsidRPr="003C1178">
        <w:rPr>
          <w:i/>
        </w:rPr>
        <w:t>(2017)</w:t>
      </w:r>
      <w:r w:rsidRPr="003C1178">
        <w:t xml:space="preserve">, 111 – 118. Doi: </w:t>
      </w:r>
      <w:hyperlink r:id="rId101" w:history="1">
        <w:r w:rsidRPr="003C1178">
          <w:rPr>
            <w:rStyle w:val="Hyperlink"/>
          </w:rPr>
          <w:t>https://dx.doi.org/10.2147%2FHIV.S129992</w:t>
        </w:r>
      </w:hyperlink>
      <w:r w:rsidRPr="003C1178">
        <w:t xml:space="preserve">. </w:t>
      </w:r>
    </w:p>
    <w:p w14:paraId="04C667AD" w14:textId="77777777" w:rsidR="00B16E0E" w:rsidRPr="003C1178" w:rsidRDefault="00B16E0E" w:rsidP="00CE146E">
      <w:pPr>
        <w:pStyle w:val="NoSpacing"/>
        <w:ind w:left="1571" w:hanging="720"/>
      </w:pPr>
    </w:p>
    <w:p w14:paraId="4A8405DA" w14:textId="77777777" w:rsidR="003B37FF" w:rsidRPr="003C1178" w:rsidRDefault="003B37FF" w:rsidP="00CE146E">
      <w:pPr>
        <w:pStyle w:val="NoSpacing"/>
        <w:ind w:left="1571" w:hanging="720"/>
      </w:pPr>
      <w:r w:rsidRPr="003C1178">
        <w:t xml:space="preserve">Lomas-Vega, R., Obrero-Gaitan, E., Molina-Ortega, F., &amp; Del-Pino-Casado, R. (2017).  Tai Chi for Risk of Falls. A Meta-analysis. </w:t>
      </w:r>
      <w:r w:rsidRPr="003C1178">
        <w:rPr>
          <w:i/>
        </w:rPr>
        <w:t xml:space="preserve">Journal of American Geriatrics Society. </w:t>
      </w:r>
      <w:r w:rsidRPr="003C1178">
        <w:rPr>
          <w:b/>
          <w:i/>
        </w:rPr>
        <w:t>65</w:t>
      </w:r>
      <w:r w:rsidR="001C44BF" w:rsidRPr="003C1178">
        <w:rPr>
          <w:b/>
          <w:i/>
        </w:rPr>
        <w:t xml:space="preserve"> </w:t>
      </w:r>
      <w:r w:rsidRPr="003C1178">
        <w:t xml:space="preserve">(9) 2037-2043. </w:t>
      </w:r>
      <w:hyperlink r:id="rId102" w:history="1">
        <w:r w:rsidR="00B16E0E" w:rsidRPr="003C1178">
          <w:rPr>
            <w:rStyle w:val="Hyperlink"/>
          </w:rPr>
          <w:t>https://doi.org/10.1111/jgs.15008</w:t>
        </w:r>
      </w:hyperlink>
      <w:r w:rsidRPr="003C1178">
        <w:t>.</w:t>
      </w:r>
    </w:p>
    <w:p w14:paraId="45E16A44" w14:textId="77777777" w:rsidR="00B16E0E" w:rsidRPr="003C1178" w:rsidRDefault="00B16E0E" w:rsidP="00CE146E">
      <w:pPr>
        <w:pStyle w:val="NoSpacing"/>
        <w:ind w:left="1571" w:hanging="720"/>
      </w:pPr>
    </w:p>
    <w:p w14:paraId="73B68605" w14:textId="0DE66461" w:rsidR="003B37FF" w:rsidRPr="003C1178" w:rsidRDefault="00B16E0E" w:rsidP="00CE146E">
      <w:pPr>
        <w:pStyle w:val="NoSpacing"/>
        <w:ind w:left="1571" w:hanging="720"/>
        <w:rPr>
          <w:shd w:val="clear" w:color="auto" w:fill="F2F6F8"/>
        </w:rPr>
      </w:pPr>
      <w:r w:rsidRPr="003C1178">
        <w:t xml:space="preserve">MedConfidential Org (2018). Retrieved from </w:t>
      </w:r>
      <w:hyperlink r:id="rId103" w:history="1">
        <w:r w:rsidRPr="003C1178">
          <w:rPr>
            <w:rStyle w:val="Hyperlink"/>
            <w:rFonts w:cstheme="minorHAnsi"/>
            <w:shd w:val="clear" w:color="auto" w:fill="F2F6F8"/>
          </w:rPr>
          <w:t>https://medconfidential.org/about/</w:t>
        </w:r>
      </w:hyperlink>
      <w:r w:rsidRPr="003C1178">
        <w:rPr>
          <w:shd w:val="clear" w:color="auto" w:fill="F2F6F8"/>
        </w:rPr>
        <w:t>.</w:t>
      </w:r>
    </w:p>
    <w:p w14:paraId="5AA591E9" w14:textId="1CDB8C16" w:rsidR="00980FAD" w:rsidRPr="003C1178" w:rsidRDefault="00980FAD" w:rsidP="00CE146E">
      <w:pPr>
        <w:pStyle w:val="NoSpacing"/>
        <w:ind w:left="1571" w:hanging="720"/>
      </w:pPr>
    </w:p>
    <w:p w14:paraId="2D99E5CF" w14:textId="15B69683" w:rsidR="00980FAD" w:rsidRPr="003C1178" w:rsidRDefault="00980FAD" w:rsidP="00CE146E">
      <w:pPr>
        <w:pStyle w:val="NoSpacing"/>
        <w:ind w:left="1571" w:hanging="720"/>
      </w:pPr>
      <w:r w:rsidRPr="003C1178">
        <w:t xml:space="preserve">Montemerlo, M., Pineau, J., Roy, N., Thrun, S. &amp; Verma, V. (2002) Experiences with a Mobile Robotic Guide for the Elderly. </w:t>
      </w:r>
      <w:r w:rsidRPr="003C1178">
        <w:rPr>
          <w:i/>
        </w:rPr>
        <w:t xml:space="preserve">American Association for Artificial Intelligence </w:t>
      </w:r>
      <w:r w:rsidRPr="003C1178">
        <w:t>587-592.</w:t>
      </w:r>
    </w:p>
    <w:p w14:paraId="3C406D6B" w14:textId="77777777" w:rsidR="00B16E0E" w:rsidRPr="003C1178" w:rsidRDefault="00B16E0E" w:rsidP="00CE146E">
      <w:pPr>
        <w:pStyle w:val="NoSpacing"/>
        <w:ind w:left="1571" w:hanging="720"/>
      </w:pPr>
    </w:p>
    <w:p w14:paraId="0EB2889A" w14:textId="77777777" w:rsidR="003B37FF" w:rsidRPr="003C1178" w:rsidRDefault="003B37FF" w:rsidP="00CE146E">
      <w:pPr>
        <w:pStyle w:val="NoSpacing"/>
        <w:ind w:left="1571" w:hanging="720"/>
      </w:pPr>
      <w:r w:rsidRPr="003C1178">
        <w:t xml:space="preserve">Myers, W. (2015, 21 May). Eleven Fun Ways Older Adults can get in Shape [online]. Retrieved 2 February 2019, from  </w:t>
      </w:r>
      <w:hyperlink r:id="rId104" w:history="1">
        <w:r w:rsidRPr="003C1178">
          <w:rPr>
            <w:rStyle w:val="Hyperlink"/>
          </w:rPr>
          <w:t>https://www.everydayhealth.com/senior-health/fun-ways-seniors-can-get-in-shape.aspx</w:t>
        </w:r>
      </w:hyperlink>
      <w:r w:rsidRPr="003C1178">
        <w:t xml:space="preserve">. </w:t>
      </w:r>
    </w:p>
    <w:p w14:paraId="722F308B" w14:textId="77777777" w:rsidR="003B37FF" w:rsidRPr="003C1178" w:rsidRDefault="003B37FF" w:rsidP="00CE146E">
      <w:pPr>
        <w:pStyle w:val="NoSpacing"/>
        <w:ind w:left="1571" w:hanging="720"/>
      </w:pPr>
    </w:p>
    <w:p w14:paraId="176631F8" w14:textId="77777777" w:rsidR="003B37FF" w:rsidRPr="003C1178" w:rsidRDefault="003B37FF" w:rsidP="00CE146E">
      <w:pPr>
        <w:pStyle w:val="NoSpacing"/>
        <w:ind w:left="1571" w:hanging="720"/>
      </w:pPr>
      <w:r w:rsidRPr="003C1178">
        <w:t xml:space="preserve">NHS (2019, 4 July). Physical Activity Guidelines for Older Adults [online]. Retrieved 29 January 2019, from </w:t>
      </w:r>
      <w:hyperlink r:id="rId105" w:history="1">
        <w:r w:rsidRPr="003C1178">
          <w:rPr>
            <w:rStyle w:val="Hyperlink"/>
          </w:rPr>
          <w:t>https://www.nhs.uk/live-well/exercise/physical-activity-guidelines-older-adults/</w:t>
        </w:r>
      </w:hyperlink>
      <w:r w:rsidRPr="003C1178">
        <w:t xml:space="preserve">. </w:t>
      </w:r>
    </w:p>
    <w:p w14:paraId="4697B91B" w14:textId="77777777" w:rsidR="00385310" w:rsidRPr="003C1178" w:rsidRDefault="00385310" w:rsidP="00CE146E">
      <w:pPr>
        <w:pStyle w:val="NoSpacing"/>
        <w:ind w:left="1571" w:hanging="720"/>
      </w:pPr>
    </w:p>
    <w:p w14:paraId="45A51B9F" w14:textId="77777777" w:rsidR="00385310" w:rsidRPr="003C1178" w:rsidRDefault="00385310" w:rsidP="00CE146E">
      <w:pPr>
        <w:pStyle w:val="NoSpacing"/>
        <w:ind w:left="1571" w:hanging="720"/>
      </w:pPr>
      <w:r w:rsidRPr="003C1178">
        <w:t xml:space="preserve">Preece, J., Rogers, Y., and Sharp, H., (2015). </w:t>
      </w:r>
      <w:r w:rsidRPr="003C1178">
        <w:rPr>
          <w:i/>
        </w:rPr>
        <w:t>Interaction Design: Beyond Human-Computer Interaction</w:t>
      </w:r>
      <w:r w:rsidRPr="003C1178">
        <w:t xml:space="preserve"> </w:t>
      </w:r>
      <w:r w:rsidR="009C4B73" w:rsidRPr="003C1178">
        <w:t>(</w:t>
      </w:r>
      <w:r w:rsidRPr="003C1178">
        <w:t>Fourth Edition</w:t>
      </w:r>
      <w:r w:rsidR="009C4B73" w:rsidRPr="003C1178">
        <w:t>)</w:t>
      </w:r>
      <w:r w:rsidRPr="003C1178">
        <w:t>. Chichester</w:t>
      </w:r>
      <w:r w:rsidR="009C4B73" w:rsidRPr="003C1178">
        <w:t>, UK</w:t>
      </w:r>
      <w:r w:rsidRPr="003C1178">
        <w:t>: John Wiley and Sons Ltd.</w:t>
      </w:r>
    </w:p>
    <w:p w14:paraId="6A21824B" w14:textId="77777777" w:rsidR="00522A00" w:rsidRPr="003C1178" w:rsidRDefault="00522A00" w:rsidP="00CE146E">
      <w:pPr>
        <w:pStyle w:val="NoSpacing"/>
        <w:ind w:left="1571" w:hanging="720"/>
      </w:pPr>
    </w:p>
    <w:p w14:paraId="229067CA" w14:textId="77777777" w:rsidR="00522A00" w:rsidRPr="003C1178" w:rsidRDefault="00522A00" w:rsidP="00CE146E">
      <w:pPr>
        <w:pStyle w:val="NoSpacing"/>
        <w:ind w:left="1571" w:hanging="720"/>
      </w:pPr>
      <w:r w:rsidRPr="003C1178">
        <w:t>Pun</w:t>
      </w:r>
      <w:r w:rsidR="0028470C" w:rsidRPr="003C1178">
        <w:t>, K.,</w:t>
      </w:r>
      <w:r w:rsidRPr="003C1178">
        <w:t xml:space="preserve"> (2016). Do’s and Don’ts on Designing for Accessibility [online]. </w:t>
      </w:r>
      <w:r w:rsidR="007717A5" w:rsidRPr="003C1178">
        <w:t xml:space="preserve">Gov.UK, Accessibility in Government. Available from: </w:t>
      </w:r>
      <w:hyperlink r:id="rId106" w:history="1">
        <w:r w:rsidR="007717A5" w:rsidRPr="003C1178">
          <w:rPr>
            <w:rStyle w:val="Hyperlink"/>
          </w:rPr>
          <w:t>https://accessibility.blog.gov.uk/2016/09/02/dos-and-donts-on-designing-for-accessibility/</w:t>
        </w:r>
      </w:hyperlink>
      <w:r w:rsidR="007717A5" w:rsidRPr="003C1178">
        <w:t xml:space="preserve">. </w:t>
      </w:r>
    </w:p>
    <w:p w14:paraId="18EA837B" w14:textId="77777777" w:rsidR="001C44BF" w:rsidRPr="003C1178" w:rsidRDefault="001C44BF" w:rsidP="00CE146E">
      <w:pPr>
        <w:pStyle w:val="NoSpacing"/>
        <w:ind w:left="1571" w:hanging="720"/>
      </w:pPr>
    </w:p>
    <w:p w14:paraId="77C2CA04" w14:textId="77777777" w:rsidR="001C44BF" w:rsidRPr="003C1178" w:rsidRDefault="001C44BF" w:rsidP="00CE146E">
      <w:pPr>
        <w:pStyle w:val="NoSpacing"/>
        <w:ind w:left="1571" w:hanging="720"/>
      </w:pPr>
      <w:r w:rsidRPr="003C1178">
        <w:t xml:space="preserve">Robinson, L., Smith, M., and Segal, J., (2019). Senior Exercise and Fitness Tips [online]. Retrieved 22 February 2019, from </w:t>
      </w:r>
      <w:hyperlink r:id="rId107" w:history="1">
        <w:r w:rsidRPr="003C1178">
          <w:rPr>
            <w:rStyle w:val="Hyperlink"/>
          </w:rPr>
          <w:t>https://www.helpguide.org/articles/healthy-living/exercise-and-fitness-as-you-age.htm/</w:t>
        </w:r>
      </w:hyperlink>
      <w:r w:rsidRPr="003C1178">
        <w:t xml:space="preserve">. </w:t>
      </w:r>
    </w:p>
    <w:p w14:paraId="06CCEE79" w14:textId="77777777" w:rsidR="003B37FF" w:rsidRPr="003C1178" w:rsidRDefault="003B37FF" w:rsidP="003B37FF">
      <w:pPr>
        <w:pStyle w:val="NoSpacing"/>
        <w:ind w:left="851"/>
      </w:pPr>
    </w:p>
    <w:p w14:paraId="7EE54489" w14:textId="7E80224A" w:rsidR="003B37FF" w:rsidRPr="003C1178" w:rsidRDefault="003B37FF" w:rsidP="001C44BF">
      <w:pPr>
        <w:pStyle w:val="NoSpacing"/>
        <w:ind w:left="1571" w:hanging="720"/>
      </w:pPr>
      <w:r w:rsidRPr="003C1178">
        <w:t>Sandlund, E., &amp; Norlander, T. (2000) The Effects of Tai Chi Chuan Relaxation and Exercise o</w:t>
      </w:r>
      <w:r w:rsidR="001C44BF" w:rsidRPr="003C1178">
        <w:t>n Stress Responses and Well-</w:t>
      </w:r>
      <w:r w:rsidRPr="003C1178">
        <w:t xml:space="preserve">Being: An Overview of Research. </w:t>
      </w:r>
      <w:r w:rsidRPr="003C1178">
        <w:rPr>
          <w:i/>
        </w:rPr>
        <w:t>International Journal of Stress Management. 7</w:t>
      </w:r>
      <w:r w:rsidRPr="003C1178">
        <w:t xml:space="preserve">(2) 139-149. </w:t>
      </w:r>
      <w:hyperlink r:id="rId108" w:history="1">
        <w:r w:rsidRPr="003C1178">
          <w:rPr>
            <w:rStyle w:val="Hyperlink"/>
          </w:rPr>
          <w:t>https://doi.org/10.1023/A:1009536319034</w:t>
        </w:r>
      </w:hyperlink>
      <w:r w:rsidRPr="003C1178">
        <w:t xml:space="preserve">. </w:t>
      </w:r>
    </w:p>
    <w:p w14:paraId="3A1B60D8" w14:textId="77777777" w:rsidR="00855BC0" w:rsidRPr="003C1178" w:rsidRDefault="00855BC0" w:rsidP="001C44BF">
      <w:pPr>
        <w:pStyle w:val="NoSpacing"/>
        <w:ind w:left="1571" w:hanging="720"/>
      </w:pPr>
    </w:p>
    <w:p w14:paraId="295420A4" w14:textId="7ACD60B6" w:rsidR="00994356" w:rsidRDefault="00994356" w:rsidP="00994356">
      <w:pPr>
        <w:pStyle w:val="NoSpacing"/>
        <w:ind w:left="1571" w:hanging="720"/>
      </w:pPr>
      <w:r w:rsidRPr="003C1178">
        <w:t>V</w:t>
      </w:r>
      <w:r w:rsidR="00412E1F" w:rsidRPr="003C1178">
        <w:t>la</w:t>
      </w:r>
      <w:r w:rsidRPr="003C1178">
        <w:t xml:space="preserve">snik, JJ., Aliotta, SL. &amp; DeLor B. (2005) Medication adherence: factors influencing compliance with prescribed medication plans. </w:t>
      </w:r>
      <w:r w:rsidRPr="003C1178">
        <w:rPr>
          <w:i/>
        </w:rPr>
        <w:t>Case Manager 16</w:t>
      </w:r>
      <w:r w:rsidRPr="003C1178">
        <w:t xml:space="preserve">(2) 47-51. </w:t>
      </w:r>
      <w:hyperlink r:id="rId109" w:history="1">
        <w:r w:rsidR="00412E1F" w:rsidRPr="003C117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110"/>
      <w:footerReference w:type="default" r:id="rId1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5C879" w14:textId="77777777" w:rsidR="007C02D0" w:rsidRDefault="007C02D0" w:rsidP="001A50B4">
      <w:pPr>
        <w:spacing w:after="0" w:line="240" w:lineRule="auto"/>
      </w:pPr>
      <w:r>
        <w:separator/>
      </w:r>
    </w:p>
  </w:endnote>
  <w:endnote w:type="continuationSeparator" w:id="0">
    <w:p w14:paraId="5AE4DAFB" w14:textId="77777777" w:rsidR="007C02D0" w:rsidRDefault="007C02D0"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14:paraId="10CD29A3" w14:textId="584A11E3" w:rsidR="00126CB5" w:rsidRDefault="00126CB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39</w:t>
            </w:r>
            <w:r>
              <w:rPr>
                <w:b/>
                <w:bCs/>
                <w:sz w:val="24"/>
                <w:szCs w:val="24"/>
              </w:rPr>
              <w:fldChar w:fldCharType="end"/>
            </w:r>
          </w:p>
        </w:sdtContent>
      </w:sdt>
    </w:sdtContent>
  </w:sdt>
  <w:p w14:paraId="29C3138E" w14:textId="77777777" w:rsidR="00126CB5" w:rsidRDefault="00126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59C2A" w14:textId="77777777" w:rsidR="007C02D0" w:rsidRDefault="007C02D0" w:rsidP="001A50B4">
      <w:pPr>
        <w:spacing w:after="0" w:line="240" w:lineRule="auto"/>
      </w:pPr>
      <w:r>
        <w:separator/>
      </w:r>
    </w:p>
  </w:footnote>
  <w:footnote w:type="continuationSeparator" w:id="0">
    <w:p w14:paraId="110245E7" w14:textId="77777777" w:rsidR="007C02D0" w:rsidRDefault="007C02D0" w:rsidP="001A5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DA647" w14:textId="77777777" w:rsidR="00126CB5" w:rsidRDefault="00126CB5">
    <w:pPr>
      <w:pStyle w:val="Header"/>
    </w:pPr>
    <w:r>
      <w:t>Design Report</w:t>
    </w:r>
  </w:p>
  <w:p w14:paraId="2DF0D0BB" w14:textId="77777777" w:rsidR="00126CB5" w:rsidRDefault="00126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9E713FA"/>
    <w:multiLevelType w:val="hybridMultilevel"/>
    <w:tmpl w:val="19AA08A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15:restartNumberingAfterBreak="0">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15:restartNumberingAfterBreak="0">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15:restartNumberingAfterBreak="0">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15:restartNumberingAfterBreak="0">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15:restartNumberingAfterBreak="0">
    <w:nsid w:val="2AD262A6"/>
    <w:multiLevelType w:val="hybridMultilevel"/>
    <w:tmpl w:val="A9F83AE0"/>
    <w:lvl w:ilvl="0" w:tplc="08090001">
      <w:start w:val="1"/>
      <w:numFmt w:val="bullet"/>
      <w:lvlText w:val=""/>
      <w:lvlJc w:val="left"/>
      <w:pPr>
        <w:ind w:left="992" w:hanging="360"/>
      </w:pPr>
      <w:rPr>
        <w:rFonts w:ascii="Symbol" w:hAnsi="Symbol" w:hint="default"/>
      </w:r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2" w15:restartNumberingAfterBreak="0">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6" w15:restartNumberingAfterBreak="0">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8" w15:restartNumberingAfterBreak="0">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9" w15:restartNumberingAfterBreak="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0" w15:restartNumberingAfterBreak="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3" w15:restartNumberingAfterBreak="0">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5" w15:restartNumberingAfterBreak="0">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7" w15:restartNumberingAfterBreak="0">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5"/>
  </w:num>
  <w:num w:numId="13">
    <w:abstractNumId w:val="19"/>
  </w:num>
  <w:num w:numId="14">
    <w:abstractNumId w:val="24"/>
  </w:num>
  <w:num w:numId="15">
    <w:abstractNumId w:val="3"/>
  </w:num>
  <w:num w:numId="16">
    <w:abstractNumId w:val="17"/>
  </w:num>
  <w:num w:numId="17">
    <w:abstractNumId w:val="4"/>
  </w:num>
  <w:num w:numId="18">
    <w:abstractNumId w:val="27"/>
  </w:num>
  <w:num w:numId="19">
    <w:abstractNumId w:val="23"/>
  </w:num>
  <w:num w:numId="20">
    <w:abstractNumId w:val="14"/>
  </w:num>
  <w:num w:numId="21">
    <w:abstractNumId w:val="8"/>
  </w:num>
  <w:num w:numId="22">
    <w:abstractNumId w:val="20"/>
  </w:num>
  <w:num w:numId="23">
    <w:abstractNumId w:val="16"/>
  </w:num>
  <w:num w:numId="24">
    <w:abstractNumId w:val="22"/>
  </w:num>
  <w:num w:numId="25">
    <w:abstractNumId w:val="5"/>
  </w:num>
  <w:num w:numId="26">
    <w:abstractNumId w:val="15"/>
  </w:num>
  <w:num w:numId="27">
    <w:abstractNumId w:val="26"/>
  </w:num>
  <w:num w:numId="28">
    <w:abstractNumId w:val="9"/>
  </w:num>
  <w:num w:numId="29">
    <w:abstractNumId w:val="2"/>
  </w:num>
  <w:num w:numId="30">
    <w:abstractNumId w:val="12"/>
  </w:num>
  <w:num w:numId="31">
    <w:abstractNumId w:val="21"/>
  </w:num>
  <w:num w:numId="32">
    <w:abstractNumId w:val="10"/>
  </w:num>
  <w:num w:numId="33">
    <w:abstractNumId w:val="18"/>
  </w:num>
  <w:num w:numId="34">
    <w:abstractNumId w:val="1"/>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7A"/>
    <w:rsid w:val="00014C5A"/>
    <w:rsid w:val="00015AF9"/>
    <w:rsid w:val="00015C9C"/>
    <w:rsid w:val="00021B0D"/>
    <w:rsid w:val="0002280D"/>
    <w:rsid w:val="00025051"/>
    <w:rsid w:val="00043B9A"/>
    <w:rsid w:val="00055FF6"/>
    <w:rsid w:val="00066A16"/>
    <w:rsid w:val="00071BB6"/>
    <w:rsid w:val="00073740"/>
    <w:rsid w:val="00073E05"/>
    <w:rsid w:val="0008337D"/>
    <w:rsid w:val="000844C1"/>
    <w:rsid w:val="000A1E8F"/>
    <w:rsid w:val="000C7C62"/>
    <w:rsid w:val="000D1F1D"/>
    <w:rsid w:val="000E0A6A"/>
    <w:rsid w:val="00126CB5"/>
    <w:rsid w:val="0014157A"/>
    <w:rsid w:val="001550A8"/>
    <w:rsid w:val="00171E10"/>
    <w:rsid w:val="00176DFE"/>
    <w:rsid w:val="00185412"/>
    <w:rsid w:val="001A50B4"/>
    <w:rsid w:val="001C44BF"/>
    <w:rsid w:val="001E3195"/>
    <w:rsid w:val="001F0B20"/>
    <w:rsid w:val="001F764A"/>
    <w:rsid w:val="002136E2"/>
    <w:rsid w:val="00226506"/>
    <w:rsid w:val="00230511"/>
    <w:rsid w:val="002363FF"/>
    <w:rsid w:val="00237CFC"/>
    <w:rsid w:val="002427F7"/>
    <w:rsid w:val="0025423A"/>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C1178"/>
    <w:rsid w:val="003C2224"/>
    <w:rsid w:val="003D23B9"/>
    <w:rsid w:val="003D3572"/>
    <w:rsid w:val="003D382B"/>
    <w:rsid w:val="003E79CC"/>
    <w:rsid w:val="00412E1F"/>
    <w:rsid w:val="00414647"/>
    <w:rsid w:val="00430ABE"/>
    <w:rsid w:val="00434106"/>
    <w:rsid w:val="00445A33"/>
    <w:rsid w:val="00445E25"/>
    <w:rsid w:val="004471C8"/>
    <w:rsid w:val="004842A5"/>
    <w:rsid w:val="00487CA6"/>
    <w:rsid w:val="00495E25"/>
    <w:rsid w:val="004A74E6"/>
    <w:rsid w:val="004B1638"/>
    <w:rsid w:val="004B78DC"/>
    <w:rsid w:val="004D3D52"/>
    <w:rsid w:val="004F19FB"/>
    <w:rsid w:val="005122B5"/>
    <w:rsid w:val="00517983"/>
    <w:rsid w:val="00522A00"/>
    <w:rsid w:val="00523323"/>
    <w:rsid w:val="00535051"/>
    <w:rsid w:val="00556BF3"/>
    <w:rsid w:val="0056035D"/>
    <w:rsid w:val="005644E4"/>
    <w:rsid w:val="00590594"/>
    <w:rsid w:val="00590C1E"/>
    <w:rsid w:val="00597718"/>
    <w:rsid w:val="005A481B"/>
    <w:rsid w:val="005D6850"/>
    <w:rsid w:val="005E2739"/>
    <w:rsid w:val="006262F7"/>
    <w:rsid w:val="0063256D"/>
    <w:rsid w:val="006421CE"/>
    <w:rsid w:val="006739A8"/>
    <w:rsid w:val="00673DC0"/>
    <w:rsid w:val="0068085F"/>
    <w:rsid w:val="006E147D"/>
    <w:rsid w:val="006E1873"/>
    <w:rsid w:val="00710624"/>
    <w:rsid w:val="00722707"/>
    <w:rsid w:val="00727C8E"/>
    <w:rsid w:val="00742D82"/>
    <w:rsid w:val="00745BB2"/>
    <w:rsid w:val="00750A68"/>
    <w:rsid w:val="007717A5"/>
    <w:rsid w:val="007A02D4"/>
    <w:rsid w:val="007C02D0"/>
    <w:rsid w:val="007D7683"/>
    <w:rsid w:val="007F797E"/>
    <w:rsid w:val="007F7B19"/>
    <w:rsid w:val="00811604"/>
    <w:rsid w:val="00821842"/>
    <w:rsid w:val="00826C0E"/>
    <w:rsid w:val="00842F37"/>
    <w:rsid w:val="00851F2F"/>
    <w:rsid w:val="00855BC0"/>
    <w:rsid w:val="00860F77"/>
    <w:rsid w:val="00871463"/>
    <w:rsid w:val="00871A62"/>
    <w:rsid w:val="00872F4A"/>
    <w:rsid w:val="00880974"/>
    <w:rsid w:val="0089361A"/>
    <w:rsid w:val="0089443A"/>
    <w:rsid w:val="008B414A"/>
    <w:rsid w:val="008E4B4D"/>
    <w:rsid w:val="008F49C5"/>
    <w:rsid w:val="009105A1"/>
    <w:rsid w:val="00911080"/>
    <w:rsid w:val="00917368"/>
    <w:rsid w:val="00923EDE"/>
    <w:rsid w:val="009271F6"/>
    <w:rsid w:val="00934523"/>
    <w:rsid w:val="00951A75"/>
    <w:rsid w:val="0095219F"/>
    <w:rsid w:val="00952960"/>
    <w:rsid w:val="00954440"/>
    <w:rsid w:val="00980FAD"/>
    <w:rsid w:val="0098292E"/>
    <w:rsid w:val="0098356E"/>
    <w:rsid w:val="00987D07"/>
    <w:rsid w:val="00994356"/>
    <w:rsid w:val="009963B6"/>
    <w:rsid w:val="00997AB1"/>
    <w:rsid w:val="00997C1F"/>
    <w:rsid w:val="009A3FDA"/>
    <w:rsid w:val="009A599D"/>
    <w:rsid w:val="009B0205"/>
    <w:rsid w:val="009B0CC8"/>
    <w:rsid w:val="009B626A"/>
    <w:rsid w:val="009C0368"/>
    <w:rsid w:val="009C48D3"/>
    <w:rsid w:val="009C4B73"/>
    <w:rsid w:val="009C637D"/>
    <w:rsid w:val="009D6208"/>
    <w:rsid w:val="00A01B14"/>
    <w:rsid w:val="00A0311E"/>
    <w:rsid w:val="00A153EC"/>
    <w:rsid w:val="00A20B1A"/>
    <w:rsid w:val="00A50A06"/>
    <w:rsid w:val="00A84D6E"/>
    <w:rsid w:val="00A868BA"/>
    <w:rsid w:val="00AE3189"/>
    <w:rsid w:val="00AF036B"/>
    <w:rsid w:val="00AF3480"/>
    <w:rsid w:val="00B06623"/>
    <w:rsid w:val="00B11D30"/>
    <w:rsid w:val="00B16E0E"/>
    <w:rsid w:val="00B2115F"/>
    <w:rsid w:val="00B37830"/>
    <w:rsid w:val="00B45A73"/>
    <w:rsid w:val="00B51CAB"/>
    <w:rsid w:val="00B54348"/>
    <w:rsid w:val="00B73E67"/>
    <w:rsid w:val="00B96EF5"/>
    <w:rsid w:val="00BA572E"/>
    <w:rsid w:val="00BB20BF"/>
    <w:rsid w:val="00BC3CEA"/>
    <w:rsid w:val="00BD2325"/>
    <w:rsid w:val="00BD46F6"/>
    <w:rsid w:val="00BF2E6B"/>
    <w:rsid w:val="00BF31DA"/>
    <w:rsid w:val="00BF37E0"/>
    <w:rsid w:val="00C13D92"/>
    <w:rsid w:val="00C14FA3"/>
    <w:rsid w:val="00C3678E"/>
    <w:rsid w:val="00C471CE"/>
    <w:rsid w:val="00C5149A"/>
    <w:rsid w:val="00C81399"/>
    <w:rsid w:val="00CA3ED3"/>
    <w:rsid w:val="00CA463C"/>
    <w:rsid w:val="00CC1378"/>
    <w:rsid w:val="00CC4E49"/>
    <w:rsid w:val="00CE146E"/>
    <w:rsid w:val="00CE29C6"/>
    <w:rsid w:val="00CF48AA"/>
    <w:rsid w:val="00D04754"/>
    <w:rsid w:val="00D062CB"/>
    <w:rsid w:val="00D16CF5"/>
    <w:rsid w:val="00D177AD"/>
    <w:rsid w:val="00D32626"/>
    <w:rsid w:val="00D47525"/>
    <w:rsid w:val="00D63904"/>
    <w:rsid w:val="00D65D29"/>
    <w:rsid w:val="00D662E8"/>
    <w:rsid w:val="00D66580"/>
    <w:rsid w:val="00D72159"/>
    <w:rsid w:val="00D82A91"/>
    <w:rsid w:val="00D8509A"/>
    <w:rsid w:val="00D9755B"/>
    <w:rsid w:val="00DA2050"/>
    <w:rsid w:val="00DC0C33"/>
    <w:rsid w:val="00DC1B84"/>
    <w:rsid w:val="00DC5375"/>
    <w:rsid w:val="00DF288F"/>
    <w:rsid w:val="00E050D3"/>
    <w:rsid w:val="00E0791B"/>
    <w:rsid w:val="00E12731"/>
    <w:rsid w:val="00E168FA"/>
    <w:rsid w:val="00E34607"/>
    <w:rsid w:val="00E6684F"/>
    <w:rsid w:val="00E67EC7"/>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91F57"/>
    <w:rsid w:val="00FB1EFF"/>
    <w:rsid w:val="00FB340C"/>
    <w:rsid w:val="00FB5984"/>
    <w:rsid w:val="00FC0DDB"/>
    <w:rsid w:val="00FD28E8"/>
    <w:rsid w:val="00FD4A83"/>
    <w:rsid w:val="00FD605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15:docId w15:val="{39050AAD-A111-4036-874A-0AB52B493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 w:id="1740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hyperlink" Target="https://www.helpguide.org/articles/healthy-living/exercise-and-fitness-as-you-age.htm/" TargetMode="Externa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doi.org/10.1111/jgs.15008" TargetMode="External"/><Relationship Id="rId5" Type="http://schemas.openxmlformats.org/officeDocument/2006/relationships/settings" Target="settings.xml"/><Relationship Id="rId90" Type="http://schemas.openxmlformats.org/officeDocument/2006/relationships/hyperlink" Target="https://www.drugs.com/article/taking-your-medicine.html" TargetMode="External"/><Relationship Id="rId95" Type="http://schemas.openxmlformats.org/officeDocument/2006/relationships/hyperlink" Target="https://doi.org/10.1016/j.enbuild.2011.12.017" TargetMode="External"/><Relationship Id="rId22" Type="http://schemas.openxmlformats.org/officeDocument/2006/relationships/image" Target="media/image12.png"/><Relationship Id="rId27" Type="http://schemas.openxmlformats.org/officeDocument/2006/relationships/image" Target="media/image17.jpe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49.png"/><Relationship Id="rId69" Type="http://schemas.openxmlformats.org/officeDocument/2006/relationships/image" Target="media/image55.png"/><Relationship Id="rId113" Type="http://schemas.microsoft.com/office/2011/relationships/people" Target="peop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chart" Target="charts/chart1.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103" Type="http://schemas.openxmlformats.org/officeDocument/2006/relationships/hyperlink" Target="https://medconfidential.org/about/" TargetMode="External"/><Relationship Id="rId108" Type="http://schemas.openxmlformats.org/officeDocument/2006/relationships/hyperlink" Target="https://doi.org/10.1023/A:1009536319034" TargetMode="External"/><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s://www.semanticscholar.org/paper/The-Effects-of-Household-Characteristics-and-Energy-Allen-Janda/20c9ce3dd902edeb7e1110207a02d9bbe0bf561c" TargetMode="External"/><Relationship Id="rId96" Type="http://schemas.openxmlformats.org/officeDocument/2006/relationships/hyperlink" Target="https://dailycaring.com/seated-tai-chi-for-seniors-3-simple-routines-improve-flexibility-and-well-being-vide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106" Type="http://schemas.openxmlformats.org/officeDocument/2006/relationships/hyperlink" Target="https://accessibility.blog.gov.uk/2016/09/02/dos-and-donts-on-designing-for-accessibility/" TargetMode="External"/><Relationship Id="rId114"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0.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www.bbc.co.uk/news" TargetMode="External"/><Relationship Id="rId99" Type="http://schemas.openxmlformats.org/officeDocument/2006/relationships/hyperlink" Target="https://doi.10/1145/1013115.1013152" TargetMode="External"/><Relationship Id="rId101" Type="http://schemas.openxmlformats.org/officeDocument/2006/relationships/hyperlink" Target="https://dx.doi.org/10.2147%2FHIV.S129992" TargetMode="External"/><Relationship Id="rId4" Type="http://schemas.openxmlformats.org/officeDocument/2006/relationships/styles" Target="styles.xml"/><Relationship Id="rId9" Type="http://schemas.openxmlformats.org/officeDocument/2006/relationships/hyperlink" Target="https://www.ukessays.com/referencing/apa/"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doi.org/10.1016/j.casemgr.2005.01.009"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97" Type="http://schemas.openxmlformats.org/officeDocument/2006/relationships/hyperlink" Target="https://www.eci.ox.ac.uk/research/energy/downloads/smart-metering-report.pdf" TargetMode="External"/><Relationship Id="rId104" Type="http://schemas.openxmlformats.org/officeDocument/2006/relationships/hyperlink" Target="https://www.everydayhealth.com/senior-health/fun-ways-seniors-can-get-in-shape.aspx" TargetMode="Externa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www.youtube.com/watch?v=tNUtAzh-C2U"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eader" Target="header1.xml"/><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jpg"/><Relationship Id="rId35" Type="http://schemas.openxmlformats.org/officeDocument/2006/relationships/image" Target="media/image25.png"/><Relationship Id="rId56" Type="http://schemas.openxmlformats.org/officeDocument/2006/relationships/image" Target="media/image46.jpeg"/><Relationship Id="rId77" Type="http://schemas.openxmlformats.org/officeDocument/2006/relationships/image" Target="media/image63.png"/><Relationship Id="rId100" Type="http://schemas.openxmlformats.org/officeDocument/2006/relationships/hyperlink" Target="https://doi.org/10.1155/2016/1604609" TargetMode="External"/><Relationship Id="rId105" Type="http://schemas.openxmlformats.org/officeDocument/2006/relationships/hyperlink" Target="https://www.nhs.uk/live-well/exercise/physical-activity-guidelines-older-adult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hyperlink" Target="https://scrubbing.in/encouraging-the-elderly-to-exercise/" TargetMode="External"/><Relationship Id="rId98" Type="http://schemas.openxmlformats.org/officeDocument/2006/relationships/hyperlink" Target="https://doi.org/10.12968/npre.2015.13.8.398"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9.jpe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21375744"/>
        <c:axId val="121377536"/>
      </c:barChart>
      <c:catAx>
        <c:axId val="1213757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77536"/>
        <c:crosses val="autoZero"/>
        <c:auto val="1"/>
        <c:lblAlgn val="ctr"/>
        <c:lblOffset val="100"/>
        <c:noMultiLvlLbl val="0"/>
      </c:catAx>
      <c:valAx>
        <c:axId val="121377536"/>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75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891A1D-3AAB-45BB-8CF4-AE15A5119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40</Pages>
  <Words>10421</Words>
  <Characters>59404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69686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(H00103552), Mary Holderby (H00180635), Gordon Rennie (H00155853)</dc:creator>
  <cp:lastModifiedBy>Sam Haley</cp:lastModifiedBy>
  <cp:revision>12</cp:revision>
  <cp:lastPrinted>2019-02-25T23:13:00Z</cp:lastPrinted>
  <dcterms:created xsi:type="dcterms:W3CDTF">2019-02-25T22:52:00Z</dcterms:created>
  <dcterms:modified xsi:type="dcterms:W3CDTF">2019-02-25T23:14:00Z</dcterms:modified>
</cp:coreProperties>
</file>