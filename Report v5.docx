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77777777" w:rsidR="001A50B4" w:rsidRDefault="001A50B4">
                    <w:pPr>
                      <w:pStyle w:val="NoSpacing"/>
                      <w:jc w:val="center"/>
                      <w:rPr>
                        <w:b/>
                        <w:bCs/>
                      </w:rPr>
                    </w:pPr>
                    <w:r>
                      <w:rPr>
                        <w:b/>
                        <w:bCs/>
                      </w:rPr>
                      <w:t>Group 4: Sam Haley, Mary Holderby 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p w14:paraId="52D0C42E" w14:textId="77777777" w:rsidR="005A481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38421" w:history="1">
                <w:r w:rsidR="005A481B" w:rsidRPr="00F67E12">
                  <w:rPr>
                    <w:rStyle w:val="Hyperlink"/>
                    <w:noProof/>
                  </w:rPr>
                  <w:t>1</w:t>
                </w:r>
                <w:r w:rsidR="005A481B">
                  <w:rPr>
                    <w:rFonts w:eastAsiaTheme="minorEastAsia"/>
                    <w:noProof/>
                    <w:lang w:eastAsia="en-GB"/>
                  </w:rPr>
                  <w:tab/>
                </w:r>
                <w:r w:rsidR="005A481B" w:rsidRPr="00F67E12">
                  <w:rPr>
                    <w:rStyle w:val="Hyperlink"/>
                    <w:noProof/>
                  </w:rPr>
                  <w:t>Background</w:t>
                </w:r>
                <w:r w:rsidR="005A481B">
                  <w:rPr>
                    <w:noProof/>
                    <w:webHidden/>
                  </w:rPr>
                  <w:tab/>
                </w:r>
                <w:r w:rsidR="005A481B">
                  <w:rPr>
                    <w:noProof/>
                    <w:webHidden/>
                  </w:rPr>
                  <w:fldChar w:fldCharType="begin"/>
                </w:r>
                <w:r w:rsidR="005A481B">
                  <w:rPr>
                    <w:noProof/>
                    <w:webHidden/>
                  </w:rPr>
                  <w:instrText xml:space="preserve"> PAGEREF _Toc1738421 \h </w:instrText>
                </w:r>
                <w:r w:rsidR="005A481B">
                  <w:rPr>
                    <w:noProof/>
                    <w:webHidden/>
                  </w:rPr>
                </w:r>
                <w:r w:rsidR="005A481B">
                  <w:rPr>
                    <w:noProof/>
                    <w:webHidden/>
                  </w:rPr>
                  <w:fldChar w:fldCharType="separate"/>
                </w:r>
                <w:r w:rsidR="005A481B">
                  <w:rPr>
                    <w:noProof/>
                    <w:webHidden/>
                  </w:rPr>
                  <w:t>2</w:t>
                </w:r>
                <w:r w:rsidR="005A481B">
                  <w:rPr>
                    <w:noProof/>
                    <w:webHidden/>
                  </w:rPr>
                  <w:fldChar w:fldCharType="end"/>
                </w:r>
              </w:hyperlink>
            </w:p>
            <w:p w14:paraId="2E030788" w14:textId="77777777" w:rsidR="005A481B" w:rsidRDefault="00E81ECB">
              <w:pPr>
                <w:pStyle w:val="TOC1"/>
                <w:tabs>
                  <w:tab w:val="left" w:pos="440"/>
                  <w:tab w:val="right" w:leader="dot" w:pos="9016"/>
                </w:tabs>
                <w:rPr>
                  <w:rFonts w:eastAsiaTheme="minorEastAsia"/>
                  <w:noProof/>
                  <w:lang w:eastAsia="en-GB"/>
                </w:rPr>
              </w:pPr>
              <w:hyperlink w:anchor="_Toc1738422" w:history="1">
                <w:r w:rsidR="005A481B" w:rsidRPr="00F67E12">
                  <w:rPr>
                    <w:rStyle w:val="Hyperlink"/>
                    <w:noProof/>
                  </w:rPr>
                  <w:t>2</w:t>
                </w:r>
                <w:r w:rsidR="005A481B">
                  <w:rPr>
                    <w:rFonts w:eastAsiaTheme="minorEastAsia"/>
                    <w:noProof/>
                    <w:lang w:eastAsia="en-GB"/>
                  </w:rPr>
                  <w:tab/>
                </w:r>
                <w:r w:rsidR="005A481B" w:rsidRPr="00F67E12">
                  <w:rPr>
                    <w:rStyle w:val="Hyperlink"/>
                    <w:noProof/>
                  </w:rPr>
                  <w:t>Stakeholder and Task Analysis</w:t>
                </w:r>
                <w:r w:rsidR="005A481B">
                  <w:rPr>
                    <w:noProof/>
                    <w:webHidden/>
                  </w:rPr>
                  <w:tab/>
                </w:r>
                <w:r w:rsidR="005A481B">
                  <w:rPr>
                    <w:noProof/>
                    <w:webHidden/>
                  </w:rPr>
                  <w:fldChar w:fldCharType="begin"/>
                </w:r>
                <w:r w:rsidR="005A481B">
                  <w:rPr>
                    <w:noProof/>
                    <w:webHidden/>
                  </w:rPr>
                  <w:instrText xml:space="preserve"> PAGEREF _Toc1738422 \h </w:instrText>
                </w:r>
                <w:r w:rsidR="005A481B">
                  <w:rPr>
                    <w:noProof/>
                    <w:webHidden/>
                  </w:rPr>
                </w:r>
                <w:r w:rsidR="005A481B">
                  <w:rPr>
                    <w:noProof/>
                    <w:webHidden/>
                  </w:rPr>
                  <w:fldChar w:fldCharType="separate"/>
                </w:r>
                <w:r w:rsidR="005A481B">
                  <w:rPr>
                    <w:noProof/>
                    <w:webHidden/>
                  </w:rPr>
                  <w:t>4</w:t>
                </w:r>
                <w:r w:rsidR="005A481B">
                  <w:rPr>
                    <w:noProof/>
                    <w:webHidden/>
                  </w:rPr>
                  <w:fldChar w:fldCharType="end"/>
                </w:r>
              </w:hyperlink>
            </w:p>
            <w:p w14:paraId="4544B8AF" w14:textId="77777777" w:rsidR="005A481B" w:rsidRDefault="00E81ECB">
              <w:pPr>
                <w:pStyle w:val="TOC1"/>
                <w:tabs>
                  <w:tab w:val="left" w:pos="440"/>
                  <w:tab w:val="right" w:leader="dot" w:pos="9016"/>
                </w:tabs>
                <w:rPr>
                  <w:rFonts w:eastAsiaTheme="minorEastAsia"/>
                  <w:noProof/>
                  <w:lang w:eastAsia="en-GB"/>
                </w:rPr>
              </w:pPr>
              <w:hyperlink w:anchor="_Toc1738423" w:history="1">
                <w:r w:rsidR="005A481B" w:rsidRPr="00F67E12">
                  <w:rPr>
                    <w:rStyle w:val="Hyperlink"/>
                    <w:noProof/>
                  </w:rPr>
                  <w:t>3</w:t>
                </w:r>
                <w:r w:rsidR="005A481B">
                  <w:rPr>
                    <w:rFonts w:eastAsiaTheme="minorEastAsia"/>
                    <w:noProof/>
                    <w:lang w:eastAsia="en-GB"/>
                  </w:rPr>
                  <w:tab/>
                </w:r>
                <w:r w:rsidR="005A481B" w:rsidRPr="00F67E12">
                  <w:rPr>
                    <w:rStyle w:val="Hyperlink"/>
                    <w:noProof/>
                  </w:rPr>
                  <w:t>Requirements Analysis</w:t>
                </w:r>
                <w:r w:rsidR="005A481B">
                  <w:rPr>
                    <w:noProof/>
                    <w:webHidden/>
                  </w:rPr>
                  <w:tab/>
                </w:r>
                <w:r w:rsidR="005A481B">
                  <w:rPr>
                    <w:noProof/>
                    <w:webHidden/>
                  </w:rPr>
                  <w:fldChar w:fldCharType="begin"/>
                </w:r>
                <w:r w:rsidR="005A481B">
                  <w:rPr>
                    <w:noProof/>
                    <w:webHidden/>
                  </w:rPr>
                  <w:instrText xml:space="preserve"> PAGEREF _Toc1738423 \h </w:instrText>
                </w:r>
                <w:r w:rsidR="005A481B">
                  <w:rPr>
                    <w:noProof/>
                    <w:webHidden/>
                  </w:rPr>
                </w:r>
                <w:r w:rsidR="005A481B">
                  <w:rPr>
                    <w:noProof/>
                    <w:webHidden/>
                  </w:rPr>
                  <w:fldChar w:fldCharType="separate"/>
                </w:r>
                <w:r w:rsidR="005A481B">
                  <w:rPr>
                    <w:noProof/>
                    <w:webHidden/>
                  </w:rPr>
                  <w:t>5</w:t>
                </w:r>
                <w:r w:rsidR="005A481B">
                  <w:rPr>
                    <w:noProof/>
                    <w:webHidden/>
                  </w:rPr>
                  <w:fldChar w:fldCharType="end"/>
                </w:r>
              </w:hyperlink>
            </w:p>
            <w:p w14:paraId="786DE7F7" w14:textId="77777777" w:rsidR="005A481B" w:rsidRDefault="00E81ECB">
              <w:pPr>
                <w:pStyle w:val="TOC1"/>
                <w:tabs>
                  <w:tab w:val="left" w:pos="440"/>
                  <w:tab w:val="right" w:leader="dot" w:pos="9016"/>
                </w:tabs>
                <w:rPr>
                  <w:rFonts w:eastAsiaTheme="minorEastAsia"/>
                  <w:noProof/>
                  <w:lang w:eastAsia="en-GB"/>
                </w:rPr>
              </w:pPr>
              <w:hyperlink w:anchor="_Toc1738424" w:history="1">
                <w:r w:rsidR="005A481B" w:rsidRPr="00F67E12">
                  <w:rPr>
                    <w:rStyle w:val="Hyperlink"/>
                    <w:noProof/>
                  </w:rPr>
                  <w:t>4</w:t>
                </w:r>
                <w:r w:rsidR="005A481B">
                  <w:rPr>
                    <w:rFonts w:eastAsiaTheme="minorEastAsia"/>
                    <w:noProof/>
                    <w:lang w:eastAsia="en-GB"/>
                  </w:rPr>
                  <w:tab/>
                </w:r>
                <w:r w:rsidR="005A481B" w:rsidRPr="00F67E12">
                  <w:rPr>
                    <w:rStyle w:val="Hyperlink"/>
                    <w:noProof/>
                  </w:rPr>
                  <w:t>Storyboard Design</w:t>
                </w:r>
                <w:r w:rsidR="005A481B">
                  <w:rPr>
                    <w:noProof/>
                    <w:webHidden/>
                  </w:rPr>
                  <w:tab/>
                </w:r>
                <w:r w:rsidR="005A481B">
                  <w:rPr>
                    <w:noProof/>
                    <w:webHidden/>
                  </w:rPr>
                  <w:fldChar w:fldCharType="begin"/>
                </w:r>
                <w:r w:rsidR="005A481B">
                  <w:rPr>
                    <w:noProof/>
                    <w:webHidden/>
                  </w:rPr>
                  <w:instrText xml:space="preserve"> PAGEREF _Toc1738424 \h </w:instrText>
                </w:r>
                <w:r w:rsidR="005A481B">
                  <w:rPr>
                    <w:noProof/>
                    <w:webHidden/>
                  </w:rPr>
                </w:r>
                <w:r w:rsidR="005A481B">
                  <w:rPr>
                    <w:noProof/>
                    <w:webHidden/>
                  </w:rPr>
                  <w:fldChar w:fldCharType="separate"/>
                </w:r>
                <w:r w:rsidR="005A481B">
                  <w:rPr>
                    <w:noProof/>
                    <w:webHidden/>
                  </w:rPr>
                  <w:t>6</w:t>
                </w:r>
                <w:r w:rsidR="005A481B">
                  <w:rPr>
                    <w:noProof/>
                    <w:webHidden/>
                  </w:rPr>
                  <w:fldChar w:fldCharType="end"/>
                </w:r>
              </w:hyperlink>
            </w:p>
            <w:p w14:paraId="2B68D921" w14:textId="77777777" w:rsidR="005A481B" w:rsidRDefault="00E81ECB">
              <w:pPr>
                <w:pStyle w:val="TOC1"/>
                <w:tabs>
                  <w:tab w:val="left" w:pos="440"/>
                  <w:tab w:val="right" w:leader="dot" w:pos="9016"/>
                </w:tabs>
                <w:rPr>
                  <w:rFonts w:eastAsiaTheme="minorEastAsia"/>
                  <w:noProof/>
                  <w:lang w:eastAsia="en-GB"/>
                </w:rPr>
              </w:pPr>
              <w:hyperlink w:anchor="_Toc1738425" w:history="1">
                <w:r w:rsidR="005A481B" w:rsidRPr="00F67E12">
                  <w:rPr>
                    <w:rStyle w:val="Hyperlink"/>
                    <w:noProof/>
                  </w:rPr>
                  <w:t>5</w:t>
                </w:r>
                <w:r w:rsidR="005A481B">
                  <w:rPr>
                    <w:rFonts w:eastAsiaTheme="minorEastAsia"/>
                    <w:noProof/>
                    <w:lang w:eastAsia="en-GB"/>
                  </w:rPr>
                  <w:tab/>
                </w:r>
                <w:r w:rsidR="005A481B" w:rsidRPr="00F67E12">
                  <w:rPr>
                    <w:rStyle w:val="Hyperlink"/>
                    <w:noProof/>
                  </w:rPr>
                  <w:t>Prototype Development</w:t>
                </w:r>
                <w:r w:rsidR="005A481B">
                  <w:rPr>
                    <w:noProof/>
                    <w:webHidden/>
                  </w:rPr>
                  <w:tab/>
                </w:r>
                <w:r w:rsidR="005A481B">
                  <w:rPr>
                    <w:noProof/>
                    <w:webHidden/>
                  </w:rPr>
                  <w:fldChar w:fldCharType="begin"/>
                </w:r>
                <w:r w:rsidR="005A481B">
                  <w:rPr>
                    <w:noProof/>
                    <w:webHidden/>
                  </w:rPr>
                  <w:instrText xml:space="preserve"> PAGEREF _Toc1738425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05E9E21" w14:textId="77777777" w:rsidR="005A481B" w:rsidRDefault="00E81ECB">
              <w:pPr>
                <w:pStyle w:val="TOC2"/>
                <w:tabs>
                  <w:tab w:val="left" w:pos="880"/>
                  <w:tab w:val="right" w:leader="dot" w:pos="9016"/>
                </w:tabs>
                <w:rPr>
                  <w:rFonts w:eastAsiaTheme="minorEastAsia"/>
                  <w:noProof/>
                  <w:lang w:eastAsia="en-GB"/>
                </w:rPr>
              </w:pPr>
              <w:hyperlink w:anchor="_Toc1738426" w:history="1">
                <w:r w:rsidR="005A481B" w:rsidRPr="00F67E12">
                  <w:rPr>
                    <w:rStyle w:val="Hyperlink"/>
                    <w:noProof/>
                  </w:rPr>
                  <w:t>5.1</w:t>
                </w:r>
                <w:r w:rsidR="005A481B">
                  <w:rPr>
                    <w:rFonts w:eastAsiaTheme="minorEastAsia"/>
                    <w:noProof/>
                    <w:lang w:eastAsia="en-GB"/>
                  </w:rPr>
                  <w:tab/>
                </w:r>
                <w:r w:rsidR="005A481B" w:rsidRPr="00F67E12">
                  <w:rPr>
                    <w:rStyle w:val="Hyperlink"/>
                    <w:noProof/>
                  </w:rPr>
                  <w:t>Introduction</w:t>
                </w:r>
                <w:r w:rsidR="005A481B">
                  <w:rPr>
                    <w:noProof/>
                    <w:webHidden/>
                  </w:rPr>
                  <w:tab/>
                </w:r>
                <w:r w:rsidR="005A481B">
                  <w:rPr>
                    <w:noProof/>
                    <w:webHidden/>
                  </w:rPr>
                  <w:fldChar w:fldCharType="begin"/>
                </w:r>
                <w:r w:rsidR="005A481B">
                  <w:rPr>
                    <w:noProof/>
                    <w:webHidden/>
                  </w:rPr>
                  <w:instrText xml:space="preserve"> PAGEREF _Toc1738426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8E53B57" w14:textId="77777777" w:rsidR="005A481B" w:rsidRDefault="00E81ECB">
              <w:pPr>
                <w:pStyle w:val="TOC2"/>
                <w:tabs>
                  <w:tab w:val="left" w:pos="880"/>
                  <w:tab w:val="right" w:leader="dot" w:pos="9016"/>
                </w:tabs>
                <w:rPr>
                  <w:rFonts w:eastAsiaTheme="minorEastAsia"/>
                  <w:noProof/>
                  <w:lang w:eastAsia="en-GB"/>
                </w:rPr>
              </w:pPr>
              <w:hyperlink w:anchor="_Toc1738427" w:history="1">
                <w:r w:rsidR="005A481B" w:rsidRPr="00F67E12">
                  <w:rPr>
                    <w:rStyle w:val="Hyperlink"/>
                    <w:noProof/>
                  </w:rPr>
                  <w:t>5.2</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_Toc1738427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0D22736B" w14:textId="77777777" w:rsidR="005A481B" w:rsidRDefault="00E81ECB">
              <w:pPr>
                <w:pStyle w:val="TOC2"/>
                <w:tabs>
                  <w:tab w:val="left" w:pos="880"/>
                  <w:tab w:val="right" w:leader="dot" w:pos="9016"/>
                </w:tabs>
                <w:rPr>
                  <w:rFonts w:eastAsiaTheme="minorEastAsia"/>
                  <w:noProof/>
                  <w:lang w:eastAsia="en-GB"/>
                </w:rPr>
              </w:pPr>
              <w:hyperlink w:anchor="_Toc1738428" w:history="1">
                <w:r w:rsidR="005A481B" w:rsidRPr="00F67E12">
                  <w:rPr>
                    <w:rStyle w:val="Hyperlink"/>
                    <w:noProof/>
                  </w:rPr>
                  <w:t>5.3</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_Toc1738428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7DB27841" w14:textId="77777777" w:rsidR="005A481B" w:rsidRDefault="00E81ECB">
              <w:pPr>
                <w:pStyle w:val="TOC2"/>
                <w:tabs>
                  <w:tab w:val="left" w:pos="880"/>
                  <w:tab w:val="right" w:leader="dot" w:pos="9016"/>
                </w:tabs>
                <w:rPr>
                  <w:rFonts w:eastAsiaTheme="minorEastAsia"/>
                  <w:noProof/>
                  <w:lang w:eastAsia="en-GB"/>
                </w:rPr>
              </w:pPr>
              <w:hyperlink w:anchor="_Toc1738429" w:history="1">
                <w:r w:rsidR="005A481B" w:rsidRPr="00F67E12">
                  <w:rPr>
                    <w:rStyle w:val="Hyperlink"/>
                    <w:noProof/>
                  </w:rPr>
                  <w:t>5.4</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_Toc1738429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42BC5225" w14:textId="77777777" w:rsidR="005A481B" w:rsidRDefault="00E81ECB">
              <w:pPr>
                <w:pStyle w:val="TOC3"/>
                <w:tabs>
                  <w:tab w:val="left" w:pos="1320"/>
                  <w:tab w:val="right" w:leader="dot" w:pos="9016"/>
                </w:tabs>
                <w:rPr>
                  <w:rFonts w:eastAsiaTheme="minorEastAsia"/>
                  <w:noProof/>
                  <w:lang w:eastAsia="en-GB"/>
                </w:rPr>
              </w:pPr>
              <w:hyperlink w:anchor="_Toc1738430" w:history="1">
                <w:r w:rsidR="005A481B" w:rsidRPr="00F67E12">
                  <w:rPr>
                    <w:rStyle w:val="Hyperlink"/>
                    <w:noProof/>
                  </w:rPr>
                  <w:t>5.4.1</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_Toc1738430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DA82B15" w14:textId="77777777" w:rsidR="005A481B" w:rsidRDefault="00E81ECB">
              <w:pPr>
                <w:pStyle w:val="TOC3"/>
                <w:tabs>
                  <w:tab w:val="left" w:pos="1320"/>
                  <w:tab w:val="right" w:leader="dot" w:pos="9016"/>
                </w:tabs>
                <w:rPr>
                  <w:rFonts w:eastAsiaTheme="minorEastAsia"/>
                  <w:noProof/>
                  <w:lang w:eastAsia="en-GB"/>
                </w:rPr>
              </w:pPr>
              <w:hyperlink w:anchor="_Toc1738431" w:history="1">
                <w:r w:rsidR="005A481B" w:rsidRPr="00F67E12">
                  <w:rPr>
                    <w:rStyle w:val="Hyperlink"/>
                    <w:noProof/>
                  </w:rPr>
                  <w:t>5.4.2</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_Toc1738431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789B612" w14:textId="77777777" w:rsidR="005A481B" w:rsidRDefault="00E81ECB">
              <w:pPr>
                <w:pStyle w:val="TOC2"/>
                <w:tabs>
                  <w:tab w:val="left" w:pos="880"/>
                  <w:tab w:val="right" w:leader="dot" w:pos="9016"/>
                </w:tabs>
                <w:rPr>
                  <w:rFonts w:eastAsiaTheme="minorEastAsia"/>
                  <w:noProof/>
                  <w:lang w:eastAsia="en-GB"/>
                </w:rPr>
              </w:pPr>
              <w:hyperlink w:anchor="_Toc1738432" w:history="1">
                <w:r w:rsidR="005A481B" w:rsidRPr="00F67E12">
                  <w:rPr>
                    <w:rStyle w:val="Hyperlink"/>
                    <w:noProof/>
                  </w:rPr>
                  <w:t>5.5</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_Toc1738432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91AAA88" w14:textId="77777777" w:rsidR="005A481B" w:rsidRDefault="00E81ECB">
              <w:pPr>
                <w:pStyle w:val="TOC3"/>
                <w:tabs>
                  <w:tab w:val="left" w:pos="1320"/>
                  <w:tab w:val="right" w:leader="dot" w:pos="9016"/>
                </w:tabs>
                <w:rPr>
                  <w:rFonts w:eastAsiaTheme="minorEastAsia"/>
                  <w:noProof/>
                  <w:lang w:eastAsia="en-GB"/>
                </w:rPr>
              </w:pPr>
              <w:hyperlink w:anchor="_Toc1738433" w:history="1">
                <w:r w:rsidR="005A481B" w:rsidRPr="00F67E12">
                  <w:rPr>
                    <w:rStyle w:val="Hyperlink"/>
                    <w:noProof/>
                  </w:rPr>
                  <w:t>5.5.1</w:t>
                </w:r>
                <w:r w:rsidR="005A481B">
                  <w:rPr>
                    <w:rFonts w:eastAsiaTheme="minorEastAsia"/>
                    <w:noProof/>
                    <w:lang w:eastAsia="en-GB"/>
                  </w:rPr>
                  <w:tab/>
                </w:r>
                <w:r w:rsidR="005A481B" w:rsidRPr="00F67E12">
                  <w:rPr>
                    <w:rStyle w:val="Hyperlink"/>
                    <w:noProof/>
                  </w:rPr>
                  <w:t>Breakdown of Energy Usage Screen</w:t>
                </w:r>
                <w:r w:rsidR="005A481B">
                  <w:rPr>
                    <w:noProof/>
                    <w:webHidden/>
                  </w:rPr>
                  <w:tab/>
                </w:r>
                <w:r w:rsidR="005A481B">
                  <w:rPr>
                    <w:noProof/>
                    <w:webHidden/>
                  </w:rPr>
                  <w:fldChar w:fldCharType="begin"/>
                </w:r>
                <w:r w:rsidR="005A481B">
                  <w:rPr>
                    <w:noProof/>
                    <w:webHidden/>
                  </w:rPr>
                  <w:instrText xml:space="preserve"> PAGEREF _Toc1738433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5F0CDCA6" w14:textId="77777777" w:rsidR="005A481B" w:rsidRDefault="00E81ECB">
              <w:pPr>
                <w:pStyle w:val="TOC3"/>
                <w:tabs>
                  <w:tab w:val="left" w:pos="1320"/>
                  <w:tab w:val="right" w:leader="dot" w:pos="9016"/>
                </w:tabs>
                <w:rPr>
                  <w:rFonts w:eastAsiaTheme="minorEastAsia"/>
                  <w:noProof/>
                  <w:lang w:eastAsia="en-GB"/>
                </w:rPr>
              </w:pPr>
              <w:hyperlink w:anchor="_Toc1738434" w:history="1">
                <w:r w:rsidR="005A481B" w:rsidRPr="00F67E12">
                  <w:rPr>
                    <w:rStyle w:val="Hyperlink"/>
                    <w:noProof/>
                  </w:rPr>
                  <w:t>5.5.2</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_Toc1738434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B79C3D2" w14:textId="77777777" w:rsidR="005A481B" w:rsidRDefault="00E81ECB">
              <w:pPr>
                <w:pStyle w:val="TOC2"/>
                <w:tabs>
                  <w:tab w:val="left" w:pos="880"/>
                  <w:tab w:val="right" w:leader="dot" w:pos="9016"/>
                </w:tabs>
                <w:rPr>
                  <w:rFonts w:eastAsiaTheme="minorEastAsia"/>
                  <w:noProof/>
                  <w:lang w:eastAsia="en-GB"/>
                </w:rPr>
              </w:pPr>
              <w:hyperlink w:anchor="_Toc1738435" w:history="1">
                <w:r w:rsidR="005A481B" w:rsidRPr="00F67E12">
                  <w:rPr>
                    <w:rStyle w:val="Hyperlink"/>
                    <w:noProof/>
                  </w:rPr>
                  <w:t>5.6</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_Toc1738435 \h </w:instrText>
                </w:r>
                <w:r w:rsidR="005A481B">
                  <w:rPr>
                    <w:noProof/>
                    <w:webHidden/>
                  </w:rPr>
                </w:r>
                <w:r w:rsidR="005A481B">
                  <w:rPr>
                    <w:noProof/>
                    <w:webHidden/>
                  </w:rPr>
                  <w:fldChar w:fldCharType="separate"/>
                </w:r>
                <w:r w:rsidR="005A481B">
                  <w:rPr>
                    <w:noProof/>
                    <w:webHidden/>
                  </w:rPr>
                  <w:t>11</w:t>
                </w:r>
                <w:r w:rsidR="005A481B">
                  <w:rPr>
                    <w:noProof/>
                    <w:webHidden/>
                  </w:rPr>
                  <w:fldChar w:fldCharType="end"/>
                </w:r>
              </w:hyperlink>
            </w:p>
            <w:p w14:paraId="5959F7E6" w14:textId="77777777" w:rsidR="005A481B" w:rsidRDefault="00E81ECB">
              <w:pPr>
                <w:pStyle w:val="TOC3"/>
                <w:tabs>
                  <w:tab w:val="left" w:pos="1320"/>
                  <w:tab w:val="right" w:leader="dot" w:pos="9016"/>
                </w:tabs>
                <w:rPr>
                  <w:rFonts w:eastAsiaTheme="minorEastAsia"/>
                  <w:noProof/>
                  <w:lang w:eastAsia="en-GB"/>
                </w:rPr>
              </w:pPr>
              <w:hyperlink w:anchor="_Toc1738436" w:history="1">
                <w:r w:rsidR="005A481B" w:rsidRPr="00F67E12">
                  <w:rPr>
                    <w:rStyle w:val="Hyperlink"/>
                    <w:noProof/>
                  </w:rPr>
                  <w:t>5.6.1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_Toc1738436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6B881DA0" w14:textId="77777777" w:rsidR="005A481B" w:rsidRDefault="00E81ECB">
              <w:pPr>
                <w:pStyle w:val="TOC3"/>
                <w:tabs>
                  <w:tab w:val="left" w:pos="1320"/>
                  <w:tab w:val="right" w:leader="dot" w:pos="9016"/>
                </w:tabs>
                <w:rPr>
                  <w:rFonts w:eastAsiaTheme="minorEastAsia"/>
                  <w:noProof/>
                  <w:lang w:eastAsia="en-GB"/>
                </w:rPr>
              </w:pPr>
              <w:hyperlink w:anchor="_Toc1738437" w:history="1">
                <w:r w:rsidR="005A481B" w:rsidRPr="00F67E12">
                  <w:rPr>
                    <w:rStyle w:val="Hyperlink"/>
                    <w:noProof/>
                  </w:rPr>
                  <w:t>5.6.2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_Toc1738437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5FE5729E" w14:textId="77777777" w:rsidR="005A481B" w:rsidRDefault="00E81ECB">
              <w:pPr>
                <w:pStyle w:val="TOC2"/>
                <w:tabs>
                  <w:tab w:val="left" w:pos="880"/>
                  <w:tab w:val="right" w:leader="dot" w:pos="9016"/>
                </w:tabs>
                <w:rPr>
                  <w:rFonts w:eastAsiaTheme="minorEastAsia"/>
                  <w:noProof/>
                  <w:lang w:eastAsia="en-GB"/>
                </w:rPr>
              </w:pPr>
              <w:hyperlink w:anchor="_Toc1738438" w:history="1">
                <w:r w:rsidR="005A481B" w:rsidRPr="00F67E12">
                  <w:rPr>
                    <w:rStyle w:val="Hyperlink"/>
                    <w:noProof/>
                  </w:rPr>
                  <w:t>5.7</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_Toc1738438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006AFC08" w14:textId="77777777" w:rsidR="005A481B" w:rsidRDefault="00E81ECB">
              <w:pPr>
                <w:pStyle w:val="TOC2"/>
                <w:tabs>
                  <w:tab w:val="left" w:pos="880"/>
                  <w:tab w:val="right" w:leader="dot" w:pos="9016"/>
                </w:tabs>
                <w:rPr>
                  <w:rFonts w:eastAsiaTheme="minorEastAsia"/>
                  <w:noProof/>
                  <w:lang w:eastAsia="en-GB"/>
                </w:rPr>
              </w:pPr>
              <w:hyperlink w:anchor="_Toc1738439" w:history="1">
                <w:r w:rsidR="005A481B" w:rsidRPr="00F67E12">
                  <w:rPr>
                    <w:rStyle w:val="Hyperlink"/>
                    <w:noProof/>
                  </w:rPr>
                  <w:t>5.8</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_Toc1738439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23537036" w14:textId="77777777" w:rsidR="005A481B" w:rsidRDefault="00E81ECB">
              <w:pPr>
                <w:pStyle w:val="TOC2"/>
                <w:tabs>
                  <w:tab w:val="left" w:pos="880"/>
                  <w:tab w:val="right" w:leader="dot" w:pos="9016"/>
                </w:tabs>
                <w:rPr>
                  <w:rFonts w:eastAsiaTheme="minorEastAsia"/>
                  <w:noProof/>
                  <w:lang w:eastAsia="en-GB"/>
                </w:rPr>
              </w:pPr>
              <w:hyperlink w:anchor="_Toc1738440" w:history="1">
                <w:r w:rsidR="005A481B" w:rsidRPr="00F67E12">
                  <w:rPr>
                    <w:rStyle w:val="Hyperlink"/>
                    <w:noProof/>
                  </w:rPr>
                  <w:t>5.9</w:t>
                </w:r>
                <w:r w:rsidR="005A481B">
                  <w:rPr>
                    <w:rFonts w:eastAsiaTheme="minorEastAsia"/>
                    <w:noProof/>
                    <w:lang w:eastAsia="en-GB"/>
                  </w:rPr>
                  <w:tab/>
                </w:r>
                <w:r w:rsidR="005A481B" w:rsidRPr="00F67E12">
                  <w:rPr>
                    <w:rStyle w:val="Hyperlink"/>
                    <w:noProof/>
                  </w:rPr>
                  <w:t>Prototype Design Summary</w:t>
                </w:r>
                <w:r w:rsidR="005A481B">
                  <w:rPr>
                    <w:noProof/>
                    <w:webHidden/>
                  </w:rPr>
                  <w:tab/>
                </w:r>
                <w:r w:rsidR="005A481B">
                  <w:rPr>
                    <w:noProof/>
                    <w:webHidden/>
                  </w:rPr>
                  <w:fldChar w:fldCharType="begin"/>
                </w:r>
                <w:r w:rsidR="005A481B">
                  <w:rPr>
                    <w:noProof/>
                    <w:webHidden/>
                  </w:rPr>
                  <w:instrText xml:space="preserve"> PAGEREF _Toc1738440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53048F06" w14:textId="77777777" w:rsidR="005A481B" w:rsidRDefault="00E81ECB">
              <w:pPr>
                <w:pStyle w:val="TOC1"/>
                <w:tabs>
                  <w:tab w:val="left" w:pos="440"/>
                  <w:tab w:val="right" w:leader="dot" w:pos="9016"/>
                </w:tabs>
                <w:rPr>
                  <w:rFonts w:eastAsiaTheme="minorEastAsia"/>
                  <w:noProof/>
                  <w:lang w:eastAsia="en-GB"/>
                </w:rPr>
              </w:pPr>
              <w:hyperlink w:anchor="_Toc1738441" w:history="1">
                <w:r w:rsidR="005A481B" w:rsidRPr="00F67E12">
                  <w:rPr>
                    <w:rStyle w:val="Hyperlink"/>
                    <w:noProof/>
                  </w:rPr>
                  <w:t>6</w:t>
                </w:r>
                <w:r w:rsidR="005A481B">
                  <w:rPr>
                    <w:rFonts w:eastAsiaTheme="minorEastAsia"/>
                    <w:noProof/>
                    <w:lang w:eastAsia="en-GB"/>
                  </w:rPr>
                  <w:tab/>
                </w:r>
                <w:r w:rsidR="005A481B" w:rsidRPr="00F67E12">
                  <w:rPr>
                    <w:rStyle w:val="Hyperlink"/>
                    <w:noProof/>
                  </w:rPr>
                  <w:t>Appendix</w:t>
                </w:r>
                <w:r w:rsidR="005A481B">
                  <w:rPr>
                    <w:noProof/>
                    <w:webHidden/>
                  </w:rPr>
                  <w:tab/>
                </w:r>
                <w:r w:rsidR="005A481B">
                  <w:rPr>
                    <w:noProof/>
                    <w:webHidden/>
                  </w:rPr>
                  <w:fldChar w:fldCharType="begin"/>
                </w:r>
                <w:r w:rsidR="005A481B">
                  <w:rPr>
                    <w:noProof/>
                    <w:webHidden/>
                  </w:rPr>
                  <w:instrText xml:space="preserve"> PAGEREF _Toc1738441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70EFC27D" w14:textId="77777777" w:rsidR="005A481B" w:rsidRDefault="00E81ECB">
              <w:pPr>
                <w:pStyle w:val="TOC2"/>
                <w:tabs>
                  <w:tab w:val="left" w:pos="880"/>
                  <w:tab w:val="right" w:leader="dot" w:pos="9016"/>
                </w:tabs>
                <w:rPr>
                  <w:rFonts w:eastAsiaTheme="minorEastAsia"/>
                  <w:noProof/>
                  <w:lang w:eastAsia="en-GB"/>
                </w:rPr>
              </w:pPr>
              <w:hyperlink w:anchor="_Toc1738442" w:history="1">
                <w:r w:rsidR="005A481B" w:rsidRPr="00F67E12">
                  <w:rPr>
                    <w:rStyle w:val="Hyperlink"/>
                    <w:noProof/>
                  </w:rPr>
                  <w:t>6.1</w:t>
                </w:r>
                <w:r w:rsidR="005A481B">
                  <w:rPr>
                    <w:rFonts w:eastAsiaTheme="minorEastAsia"/>
                    <w:noProof/>
                    <w:lang w:eastAsia="en-GB"/>
                  </w:rPr>
                  <w:tab/>
                </w:r>
                <w:r w:rsidR="005A481B" w:rsidRPr="00F67E12">
                  <w:rPr>
                    <w:rStyle w:val="Hyperlink"/>
                    <w:noProof/>
                  </w:rPr>
                  <w:t>Gantt Chart</w:t>
                </w:r>
                <w:r w:rsidR="005A481B">
                  <w:rPr>
                    <w:noProof/>
                    <w:webHidden/>
                  </w:rPr>
                  <w:tab/>
                </w:r>
                <w:r w:rsidR="005A481B">
                  <w:rPr>
                    <w:noProof/>
                    <w:webHidden/>
                  </w:rPr>
                  <w:fldChar w:fldCharType="begin"/>
                </w:r>
                <w:r w:rsidR="005A481B">
                  <w:rPr>
                    <w:noProof/>
                    <w:webHidden/>
                  </w:rPr>
                  <w:instrText xml:space="preserve"> PAGEREF _Toc1738442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39052DBF" w14:textId="77777777" w:rsidR="005A481B" w:rsidRDefault="00E81ECB">
              <w:pPr>
                <w:pStyle w:val="TOC2"/>
                <w:tabs>
                  <w:tab w:val="left" w:pos="880"/>
                  <w:tab w:val="right" w:leader="dot" w:pos="9016"/>
                </w:tabs>
                <w:rPr>
                  <w:rFonts w:eastAsiaTheme="minorEastAsia"/>
                  <w:noProof/>
                  <w:lang w:eastAsia="en-GB"/>
                </w:rPr>
              </w:pPr>
              <w:hyperlink w:anchor="_Toc1738443" w:history="1">
                <w:r w:rsidR="005A481B" w:rsidRPr="00F67E12">
                  <w:rPr>
                    <w:rStyle w:val="Hyperlink"/>
                    <w:noProof/>
                  </w:rPr>
                  <w:t>6.2</w:t>
                </w:r>
                <w:r w:rsidR="005A481B">
                  <w:rPr>
                    <w:rFonts w:eastAsiaTheme="minorEastAsia"/>
                    <w:noProof/>
                    <w:lang w:eastAsia="en-GB"/>
                  </w:rPr>
                  <w:tab/>
                </w:r>
                <w:r w:rsidR="005A481B" w:rsidRPr="00F67E12">
                  <w:rPr>
                    <w:rStyle w:val="Hyperlink"/>
                    <w:noProof/>
                  </w:rPr>
                  <w:t>Personae</w:t>
                </w:r>
                <w:r w:rsidR="005A481B">
                  <w:rPr>
                    <w:noProof/>
                    <w:webHidden/>
                  </w:rPr>
                  <w:tab/>
                </w:r>
                <w:r w:rsidR="005A481B">
                  <w:rPr>
                    <w:noProof/>
                    <w:webHidden/>
                  </w:rPr>
                  <w:fldChar w:fldCharType="begin"/>
                </w:r>
                <w:r w:rsidR="005A481B">
                  <w:rPr>
                    <w:noProof/>
                    <w:webHidden/>
                  </w:rPr>
                  <w:instrText xml:space="preserve"> PAGEREF _Toc1738443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16B8C770" w14:textId="77777777" w:rsidR="005A481B" w:rsidRDefault="00E81ECB">
              <w:pPr>
                <w:pStyle w:val="TOC3"/>
                <w:tabs>
                  <w:tab w:val="left" w:pos="1320"/>
                  <w:tab w:val="right" w:leader="dot" w:pos="9016"/>
                </w:tabs>
                <w:rPr>
                  <w:rFonts w:eastAsiaTheme="minorEastAsia"/>
                  <w:noProof/>
                  <w:lang w:eastAsia="en-GB"/>
                </w:rPr>
              </w:pPr>
              <w:hyperlink w:anchor="_Toc1738444" w:history="1">
                <w:r w:rsidR="005A481B" w:rsidRPr="00F67E12">
                  <w:rPr>
                    <w:rStyle w:val="Hyperlink"/>
                    <w:noProof/>
                  </w:rPr>
                  <w:t>6.2.1</w:t>
                </w:r>
                <w:r w:rsidR="005A481B">
                  <w:rPr>
                    <w:rFonts w:eastAsiaTheme="minorEastAsia"/>
                    <w:noProof/>
                    <w:lang w:eastAsia="en-GB"/>
                  </w:rPr>
                  <w:tab/>
                </w:r>
                <w:r w:rsidR="005A481B" w:rsidRPr="00F67E12">
                  <w:rPr>
                    <w:rStyle w:val="Hyperlink"/>
                    <w:noProof/>
                  </w:rPr>
                  <w:t>Al –</w:t>
                </w:r>
                <w:r w:rsidR="005A481B">
                  <w:rPr>
                    <w:noProof/>
                    <w:webHidden/>
                  </w:rPr>
                  <w:tab/>
                </w:r>
                <w:r w:rsidR="005A481B">
                  <w:rPr>
                    <w:noProof/>
                    <w:webHidden/>
                  </w:rPr>
                  <w:fldChar w:fldCharType="begin"/>
                </w:r>
                <w:r w:rsidR="005A481B">
                  <w:rPr>
                    <w:noProof/>
                    <w:webHidden/>
                  </w:rPr>
                  <w:instrText xml:space="preserve"> PAGEREF _Toc1738444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49C7DF5D" w14:textId="77777777" w:rsidR="005A481B" w:rsidRDefault="00E81ECB">
              <w:pPr>
                <w:pStyle w:val="TOC3"/>
                <w:tabs>
                  <w:tab w:val="left" w:pos="1320"/>
                  <w:tab w:val="right" w:leader="dot" w:pos="9016"/>
                </w:tabs>
                <w:rPr>
                  <w:rFonts w:eastAsiaTheme="minorEastAsia"/>
                  <w:noProof/>
                  <w:lang w:eastAsia="en-GB"/>
                </w:rPr>
              </w:pPr>
              <w:hyperlink w:anchor="_Toc1738445" w:history="1">
                <w:r w:rsidR="005A481B" w:rsidRPr="00F67E12">
                  <w:rPr>
                    <w:rStyle w:val="Hyperlink"/>
                    <w:noProof/>
                  </w:rPr>
                  <w:t>6.2.2</w:t>
                </w:r>
                <w:r w:rsidR="005A481B">
                  <w:rPr>
                    <w:rFonts w:eastAsiaTheme="minorEastAsia"/>
                    <w:noProof/>
                    <w:lang w:eastAsia="en-GB"/>
                  </w:rPr>
                  <w:tab/>
                </w:r>
                <w:r w:rsidR="005A481B" w:rsidRPr="00F67E12">
                  <w:rPr>
                    <w:rStyle w:val="Hyperlink"/>
                    <w:noProof/>
                  </w:rPr>
                  <w:t>Kitty -</w:t>
                </w:r>
                <w:r w:rsidR="005A481B">
                  <w:rPr>
                    <w:noProof/>
                    <w:webHidden/>
                  </w:rPr>
                  <w:tab/>
                </w:r>
                <w:r w:rsidR="005A481B">
                  <w:rPr>
                    <w:noProof/>
                    <w:webHidden/>
                  </w:rPr>
                  <w:fldChar w:fldCharType="begin"/>
                </w:r>
                <w:r w:rsidR="005A481B">
                  <w:rPr>
                    <w:noProof/>
                    <w:webHidden/>
                  </w:rPr>
                  <w:instrText xml:space="preserve"> PAGEREF _Toc1738445 \h </w:instrText>
                </w:r>
                <w:r w:rsidR="005A481B">
                  <w:rPr>
                    <w:noProof/>
                    <w:webHidden/>
                  </w:rPr>
                </w:r>
                <w:r w:rsidR="005A481B">
                  <w:rPr>
                    <w:noProof/>
                    <w:webHidden/>
                  </w:rPr>
                  <w:fldChar w:fldCharType="separate"/>
                </w:r>
                <w:r w:rsidR="005A481B">
                  <w:rPr>
                    <w:noProof/>
                    <w:webHidden/>
                  </w:rPr>
                  <w:t>16</w:t>
                </w:r>
                <w:r w:rsidR="005A481B">
                  <w:rPr>
                    <w:noProof/>
                    <w:webHidden/>
                  </w:rPr>
                  <w:fldChar w:fldCharType="end"/>
                </w:r>
              </w:hyperlink>
            </w:p>
            <w:p w14:paraId="13D0DE29" w14:textId="77777777" w:rsidR="005A481B" w:rsidRDefault="00E81ECB">
              <w:pPr>
                <w:pStyle w:val="TOC3"/>
                <w:tabs>
                  <w:tab w:val="left" w:pos="1320"/>
                  <w:tab w:val="right" w:leader="dot" w:pos="9016"/>
                </w:tabs>
                <w:rPr>
                  <w:rFonts w:eastAsiaTheme="minorEastAsia"/>
                  <w:noProof/>
                  <w:lang w:eastAsia="en-GB"/>
                </w:rPr>
              </w:pPr>
              <w:hyperlink w:anchor="_Toc1738446" w:history="1">
                <w:r w:rsidR="005A481B" w:rsidRPr="00F67E12">
                  <w:rPr>
                    <w:rStyle w:val="Hyperlink"/>
                    <w:noProof/>
                  </w:rPr>
                  <w:t>6.2.3</w:t>
                </w:r>
                <w:r w:rsidR="005A481B">
                  <w:rPr>
                    <w:rFonts w:eastAsiaTheme="minorEastAsia"/>
                    <w:noProof/>
                    <w:lang w:eastAsia="en-GB"/>
                  </w:rPr>
                  <w:tab/>
                </w:r>
                <w:r w:rsidR="005A481B" w:rsidRPr="00F67E12">
                  <w:rPr>
                    <w:rStyle w:val="Hyperlink"/>
                    <w:noProof/>
                  </w:rPr>
                  <w:t>Joe</w:t>
                </w:r>
                <w:r w:rsidR="005A481B">
                  <w:rPr>
                    <w:noProof/>
                    <w:webHidden/>
                  </w:rPr>
                  <w:tab/>
                </w:r>
                <w:r w:rsidR="005A481B">
                  <w:rPr>
                    <w:noProof/>
                    <w:webHidden/>
                  </w:rPr>
                  <w:fldChar w:fldCharType="begin"/>
                </w:r>
                <w:r w:rsidR="005A481B">
                  <w:rPr>
                    <w:noProof/>
                    <w:webHidden/>
                  </w:rPr>
                  <w:instrText xml:space="preserve"> PAGEREF _Toc1738446 \h </w:instrText>
                </w:r>
                <w:r w:rsidR="005A481B">
                  <w:rPr>
                    <w:noProof/>
                    <w:webHidden/>
                  </w:rPr>
                </w:r>
                <w:r w:rsidR="005A481B">
                  <w:rPr>
                    <w:noProof/>
                    <w:webHidden/>
                  </w:rPr>
                  <w:fldChar w:fldCharType="separate"/>
                </w:r>
                <w:r w:rsidR="005A481B">
                  <w:rPr>
                    <w:noProof/>
                    <w:webHidden/>
                  </w:rPr>
                  <w:t>17</w:t>
                </w:r>
                <w:r w:rsidR="005A481B">
                  <w:rPr>
                    <w:noProof/>
                    <w:webHidden/>
                  </w:rPr>
                  <w:fldChar w:fldCharType="end"/>
                </w:r>
              </w:hyperlink>
            </w:p>
            <w:p w14:paraId="4EE78989" w14:textId="77777777" w:rsidR="005A481B" w:rsidRDefault="00E81ECB">
              <w:pPr>
                <w:pStyle w:val="TOC2"/>
                <w:tabs>
                  <w:tab w:val="left" w:pos="880"/>
                  <w:tab w:val="right" w:leader="dot" w:pos="9016"/>
                </w:tabs>
                <w:rPr>
                  <w:rFonts w:eastAsiaTheme="minorEastAsia"/>
                  <w:noProof/>
                  <w:lang w:eastAsia="en-GB"/>
                </w:rPr>
              </w:pPr>
              <w:hyperlink w:anchor="_Toc1738447" w:history="1">
                <w:r w:rsidR="005A481B" w:rsidRPr="00F67E12">
                  <w:rPr>
                    <w:rStyle w:val="Hyperlink"/>
                    <w:noProof/>
                  </w:rPr>
                  <w:t>6.3</w:t>
                </w:r>
                <w:r w:rsidR="005A481B">
                  <w:rPr>
                    <w:rFonts w:eastAsiaTheme="minorEastAsia"/>
                    <w:noProof/>
                    <w:lang w:eastAsia="en-GB"/>
                  </w:rPr>
                  <w:tab/>
                </w:r>
                <w:r w:rsidR="005A481B" w:rsidRPr="00F67E12">
                  <w:rPr>
                    <w:rStyle w:val="Hyperlink"/>
                    <w:noProof/>
                  </w:rPr>
                  <w:t>Scenarios and Use-Case</w:t>
                </w:r>
                <w:r w:rsidR="005A481B">
                  <w:rPr>
                    <w:noProof/>
                    <w:webHidden/>
                  </w:rPr>
                  <w:tab/>
                </w:r>
                <w:r w:rsidR="005A481B">
                  <w:rPr>
                    <w:noProof/>
                    <w:webHidden/>
                  </w:rPr>
                  <w:fldChar w:fldCharType="begin"/>
                </w:r>
                <w:r w:rsidR="005A481B">
                  <w:rPr>
                    <w:noProof/>
                    <w:webHidden/>
                  </w:rPr>
                  <w:instrText xml:space="preserve"> PAGEREF _Toc1738447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239420EB" w14:textId="77777777" w:rsidR="005A481B" w:rsidRDefault="00E81ECB">
              <w:pPr>
                <w:pStyle w:val="TOC3"/>
                <w:tabs>
                  <w:tab w:val="left" w:pos="1320"/>
                  <w:tab w:val="right" w:leader="dot" w:pos="9016"/>
                </w:tabs>
                <w:rPr>
                  <w:rFonts w:eastAsiaTheme="minorEastAsia"/>
                  <w:noProof/>
                  <w:lang w:eastAsia="en-GB"/>
                </w:rPr>
              </w:pPr>
              <w:hyperlink w:anchor="_Toc1738448" w:history="1">
                <w:r w:rsidR="005A481B" w:rsidRPr="00F67E12">
                  <w:rPr>
                    <w:rStyle w:val="Hyperlink"/>
                    <w:noProof/>
                  </w:rPr>
                  <w:t>6.3.1</w:t>
                </w:r>
                <w:r w:rsidR="005A481B">
                  <w:rPr>
                    <w:rFonts w:eastAsiaTheme="minorEastAsia"/>
                    <w:noProof/>
                    <w:lang w:eastAsia="en-GB"/>
                  </w:rPr>
                  <w:tab/>
                </w:r>
                <w:r w:rsidR="005A481B" w:rsidRPr="00F67E12">
                  <w:rPr>
                    <w:rStyle w:val="Hyperlink"/>
                    <w:noProof/>
                  </w:rPr>
                  <w:t>Scenario 1 – Log-in Screen, User</w:t>
                </w:r>
                <w:r w:rsidR="005A481B">
                  <w:rPr>
                    <w:noProof/>
                    <w:webHidden/>
                  </w:rPr>
                  <w:tab/>
                </w:r>
                <w:r w:rsidR="005A481B">
                  <w:rPr>
                    <w:noProof/>
                    <w:webHidden/>
                  </w:rPr>
                  <w:fldChar w:fldCharType="begin"/>
                </w:r>
                <w:r w:rsidR="005A481B">
                  <w:rPr>
                    <w:noProof/>
                    <w:webHidden/>
                  </w:rPr>
                  <w:instrText xml:space="preserve"> PAGEREF _Toc1738448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04BF8A2D" w14:textId="77777777" w:rsidR="005A481B" w:rsidRDefault="00E81ECB">
              <w:pPr>
                <w:pStyle w:val="TOC3"/>
                <w:tabs>
                  <w:tab w:val="left" w:pos="1320"/>
                  <w:tab w:val="right" w:leader="dot" w:pos="9016"/>
                </w:tabs>
                <w:rPr>
                  <w:rFonts w:eastAsiaTheme="minorEastAsia"/>
                  <w:noProof/>
                  <w:lang w:eastAsia="en-GB"/>
                </w:rPr>
              </w:pPr>
              <w:hyperlink w:anchor="_Toc1738449" w:history="1">
                <w:r w:rsidR="005A481B" w:rsidRPr="00F67E12">
                  <w:rPr>
                    <w:rStyle w:val="Hyperlink"/>
                    <w:noProof/>
                  </w:rPr>
                  <w:t>6.3.2</w:t>
                </w:r>
                <w:r w:rsidR="005A481B">
                  <w:rPr>
                    <w:rFonts w:eastAsiaTheme="minorEastAsia"/>
                    <w:noProof/>
                    <w:lang w:eastAsia="en-GB"/>
                  </w:rPr>
                  <w:tab/>
                </w:r>
                <w:r w:rsidR="005A481B" w:rsidRPr="00F67E12">
                  <w:rPr>
                    <w:rStyle w:val="Hyperlink"/>
                    <w:noProof/>
                  </w:rPr>
                  <w:t>Scenario 2 – Log-in Screen, Medical Staff</w:t>
                </w:r>
                <w:r w:rsidR="005A481B">
                  <w:rPr>
                    <w:noProof/>
                    <w:webHidden/>
                  </w:rPr>
                  <w:tab/>
                </w:r>
                <w:r w:rsidR="005A481B">
                  <w:rPr>
                    <w:noProof/>
                    <w:webHidden/>
                  </w:rPr>
                  <w:fldChar w:fldCharType="begin"/>
                </w:r>
                <w:r w:rsidR="005A481B">
                  <w:rPr>
                    <w:noProof/>
                    <w:webHidden/>
                  </w:rPr>
                  <w:instrText xml:space="preserve"> PAGEREF _Toc1738449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432499AB" w14:textId="77777777" w:rsidR="005A481B" w:rsidRDefault="00E81ECB">
              <w:pPr>
                <w:pStyle w:val="TOC3"/>
                <w:tabs>
                  <w:tab w:val="left" w:pos="1320"/>
                  <w:tab w:val="right" w:leader="dot" w:pos="9016"/>
                </w:tabs>
                <w:rPr>
                  <w:rFonts w:eastAsiaTheme="minorEastAsia"/>
                  <w:noProof/>
                  <w:lang w:eastAsia="en-GB"/>
                </w:rPr>
              </w:pPr>
              <w:hyperlink w:anchor="_Toc1738450" w:history="1">
                <w:r w:rsidR="005A481B" w:rsidRPr="00F67E12">
                  <w:rPr>
                    <w:rStyle w:val="Hyperlink"/>
                    <w:noProof/>
                  </w:rPr>
                  <w:t>6.3.3</w:t>
                </w:r>
                <w:r w:rsidR="005A481B">
                  <w:rPr>
                    <w:rFonts w:eastAsiaTheme="minorEastAsia"/>
                    <w:noProof/>
                    <w:lang w:eastAsia="en-GB"/>
                  </w:rPr>
                  <w:tab/>
                </w:r>
                <w:r w:rsidR="005A481B" w:rsidRPr="00F67E12">
                  <w:rPr>
                    <w:rStyle w:val="Hyperlink"/>
                    <w:noProof/>
                  </w:rPr>
                  <w:t>Scenario 3 – Log-in Screen, Emergency Services</w:t>
                </w:r>
                <w:r w:rsidR="005A481B">
                  <w:rPr>
                    <w:noProof/>
                    <w:webHidden/>
                  </w:rPr>
                  <w:tab/>
                </w:r>
                <w:r w:rsidR="005A481B">
                  <w:rPr>
                    <w:noProof/>
                    <w:webHidden/>
                  </w:rPr>
                  <w:fldChar w:fldCharType="begin"/>
                </w:r>
                <w:r w:rsidR="005A481B">
                  <w:rPr>
                    <w:noProof/>
                    <w:webHidden/>
                  </w:rPr>
                  <w:instrText xml:space="preserve"> PAGEREF _Toc1738450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6E280D3C" w14:textId="77777777" w:rsidR="005A481B" w:rsidRDefault="00E81ECB">
              <w:pPr>
                <w:pStyle w:val="TOC3"/>
                <w:tabs>
                  <w:tab w:val="left" w:pos="1320"/>
                  <w:tab w:val="right" w:leader="dot" w:pos="9016"/>
                </w:tabs>
                <w:rPr>
                  <w:rFonts w:eastAsiaTheme="minorEastAsia"/>
                  <w:noProof/>
                  <w:lang w:eastAsia="en-GB"/>
                </w:rPr>
              </w:pPr>
              <w:hyperlink w:anchor="_Toc1738451" w:history="1">
                <w:r w:rsidR="005A481B" w:rsidRPr="00F67E12">
                  <w:rPr>
                    <w:rStyle w:val="Hyperlink"/>
                    <w:noProof/>
                  </w:rPr>
                  <w:t>6.3.4</w:t>
                </w:r>
                <w:r w:rsidR="005A481B">
                  <w:rPr>
                    <w:rFonts w:eastAsiaTheme="minorEastAsia"/>
                    <w:noProof/>
                    <w:lang w:eastAsia="en-GB"/>
                  </w:rPr>
                  <w:tab/>
                </w:r>
                <w:r w:rsidR="005A481B" w:rsidRPr="00F67E12">
                  <w:rPr>
                    <w:rStyle w:val="Hyperlink"/>
                    <w:noProof/>
                  </w:rPr>
                  <w:t>Scenario 4 – Home Screen, Medication Bottle Button Flashing, Chime Sounding</w:t>
                </w:r>
                <w:r w:rsidR="005A481B">
                  <w:rPr>
                    <w:noProof/>
                    <w:webHidden/>
                  </w:rPr>
                  <w:tab/>
                </w:r>
                <w:r w:rsidR="005A481B">
                  <w:rPr>
                    <w:noProof/>
                    <w:webHidden/>
                  </w:rPr>
                  <w:fldChar w:fldCharType="begin"/>
                </w:r>
                <w:r w:rsidR="005A481B">
                  <w:rPr>
                    <w:noProof/>
                    <w:webHidden/>
                  </w:rPr>
                  <w:instrText xml:space="preserve"> PAGEREF _Toc1738451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1190A804" w14:textId="77777777" w:rsidR="005A481B" w:rsidRDefault="00E81ECB">
              <w:pPr>
                <w:pStyle w:val="TOC3"/>
                <w:tabs>
                  <w:tab w:val="left" w:pos="1320"/>
                  <w:tab w:val="right" w:leader="dot" w:pos="9016"/>
                </w:tabs>
                <w:rPr>
                  <w:rFonts w:eastAsiaTheme="minorEastAsia"/>
                  <w:noProof/>
                  <w:lang w:eastAsia="en-GB"/>
                </w:rPr>
              </w:pPr>
              <w:hyperlink w:anchor="_Toc1738452" w:history="1">
                <w:r w:rsidR="005A481B" w:rsidRPr="00F67E12">
                  <w:rPr>
                    <w:rStyle w:val="Hyperlink"/>
                    <w:noProof/>
                  </w:rPr>
                  <w:t>6.3.5</w:t>
                </w:r>
                <w:r w:rsidR="005A481B">
                  <w:rPr>
                    <w:rFonts w:eastAsiaTheme="minorEastAsia"/>
                    <w:noProof/>
                    <w:lang w:eastAsia="en-GB"/>
                  </w:rPr>
                  <w:tab/>
                </w:r>
                <w:r w:rsidR="005A481B" w:rsidRPr="00F67E12">
                  <w:rPr>
                    <w:rStyle w:val="Hyperlink"/>
                    <w:noProof/>
                  </w:rPr>
                  <w:t>Scenario 5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_Toc1738452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758A669C" w14:textId="77777777" w:rsidR="005A481B" w:rsidRDefault="00E81ECB">
              <w:pPr>
                <w:pStyle w:val="TOC3"/>
                <w:tabs>
                  <w:tab w:val="left" w:pos="1320"/>
                  <w:tab w:val="right" w:leader="dot" w:pos="9016"/>
                </w:tabs>
                <w:rPr>
                  <w:rFonts w:eastAsiaTheme="minorEastAsia"/>
                  <w:noProof/>
                  <w:lang w:eastAsia="en-GB"/>
                </w:rPr>
              </w:pPr>
              <w:hyperlink w:anchor="_Toc1738453" w:history="1">
                <w:r w:rsidR="005A481B" w:rsidRPr="00F67E12">
                  <w:rPr>
                    <w:rStyle w:val="Hyperlink"/>
                    <w:noProof/>
                  </w:rPr>
                  <w:t>6.3.6</w:t>
                </w:r>
                <w:r w:rsidR="005A481B">
                  <w:rPr>
                    <w:rFonts w:eastAsiaTheme="minorEastAsia"/>
                    <w:noProof/>
                    <w:lang w:eastAsia="en-GB"/>
                  </w:rPr>
                  <w:tab/>
                </w:r>
                <w:r w:rsidR="005A481B" w:rsidRPr="00F67E12">
                  <w:rPr>
                    <w:rStyle w:val="Hyperlink"/>
                    <w:noProof/>
                  </w:rPr>
                  <w:t>Scenario 6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_Toc1738453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598F619C" w14:textId="77777777" w:rsidR="005A481B" w:rsidRDefault="00E81ECB">
              <w:pPr>
                <w:pStyle w:val="TOC3"/>
                <w:tabs>
                  <w:tab w:val="left" w:pos="1320"/>
                  <w:tab w:val="right" w:leader="dot" w:pos="9016"/>
                </w:tabs>
                <w:rPr>
                  <w:rFonts w:eastAsiaTheme="minorEastAsia"/>
                  <w:noProof/>
                  <w:lang w:eastAsia="en-GB"/>
                </w:rPr>
              </w:pPr>
              <w:hyperlink w:anchor="_Toc1738454" w:history="1">
                <w:r w:rsidR="005A481B" w:rsidRPr="00F67E12">
                  <w:rPr>
                    <w:rStyle w:val="Hyperlink"/>
                    <w:noProof/>
                  </w:rPr>
                  <w:t>6.3.7</w:t>
                </w:r>
                <w:r w:rsidR="005A481B">
                  <w:rPr>
                    <w:rFonts w:eastAsiaTheme="minorEastAsia"/>
                    <w:noProof/>
                    <w:lang w:eastAsia="en-GB"/>
                  </w:rPr>
                  <w:tab/>
                </w:r>
                <w:r w:rsidR="005A481B" w:rsidRPr="00F67E12">
                  <w:rPr>
                    <w:rStyle w:val="Hyperlink"/>
                    <w:noProof/>
                  </w:rPr>
                  <w:t>Scenario 7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_Toc1738454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CA09016" w14:textId="77777777" w:rsidR="005A481B" w:rsidRDefault="00E81ECB">
              <w:pPr>
                <w:pStyle w:val="TOC3"/>
                <w:tabs>
                  <w:tab w:val="left" w:pos="1320"/>
                  <w:tab w:val="right" w:leader="dot" w:pos="9016"/>
                </w:tabs>
                <w:rPr>
                  <w:rFonts w:eastAsiaTheme="minorEastAsia"/>
                  <w:noProof/>
                  <w:lang w:eastAsia="en-GB"/>
                </w:rPr>
              </w:pPr>
              <w:hyperlink w:anchor="_Toc1738455" w:history="1">
                <w:r w:rsidR="005A481B" w:rsidRPr="00F67E12">
                  <w:rPr>
                    <w:rStyle w:val="Hyperlink"/>
                    <w:noProof/>
                  </w:rPr>
                  <w:t>6.3.8</w:t>
                </w:r>
                <w:r w:rsidR="005A481B">
                  <w:rPr>
                    <w:rFonts w:eastAsiaTheme="minorEastAsia"/>
                    <w:noProof/>
                    <w:lang w:eastAsia="en-GB"/>
                  </w:rPr>
                  <w:tab/>
                </w:r>
                <w:r w:rsidR="005A481B" w:rsidRPr="00F67E12">
                  <w:rPr>
                    <w:rStyle w:val="Hyperlink"/>
                    <w:noProof/>
                  </w:rPr>
                  <w:t>Scenario 8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_Toc1738455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6C483D7" w14:textId="77777777" w:rsidR="005A481B" w:rsidRDefault="00E81ECB">
              <w:pPr>
                <w:pStyle w:val="TOC3"/>
                <w:tabs>
                  <w:tab w:val="left" w:pos="1320"/>
                  <w:tab w:val="right" w:leader="dot" w:pos="9016"/>
                </w:tabs>
                <w:rPr>
                  <w:rFonts w:eastAsiaTheme="minorEastAsia"/>
                  <w:noProof/>
                  <w:lang w:eastAsia="en-GB"/>
                </w:rPr>
              </w:pPr>
              <w:hyperlink w:anchor="_Toc1738456" w:history="1">
                <w:r w:rsidR="005A481B" w:rsidRPr="00F67E12">
                  <w:rPr>
                    <w:rStyle w:val="Hyperlink"/>
                    <w:noProof/>
                  </w:rPr>
                  <w:t>6.3.9</w:t>
                </w:r>
                <w:r w:rsidR="005A481B">
                  <w:rPr>
                    <w:rFonts w:eastAsiaTheme="minorEastAsia"/>
                    <w:noProof/>
                    <w:lang w:eastAsia="en-GB"/>
                  </w:rPr>
                  <w:tab/>
                </w:r>
                <w:r w:rsidR="005A481B" w:rsidRPr="00F67E12">
                  <w:rPr>
                    <w:rStyle w:val="Hyperlink"/>
                    <w:noProof/>
                  </w:rPr>
                  <w:t>Scenario 9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_Toc1738456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1C02C605" w14:textId="77777777" w:rsidR="005A481B" w:rsidRDefault="00E81ECB">
              <w:pPr>
                <w:pStyle w:val="TOC3"/>
                <w:tabs>
                  <w:tab w:val="left" w:pos="1320"/>
                  <w:tab w:val="right" w:leader="dot" w:pos="9016"/>
                </w:tabs>
                <w:rPr>
                  <w:rFonts w:eastAsiaTheme="minorEastAsia"/>
                  <w:noProof/>
                  <w:lang w:eastAsia="en-GB"/>
                </w:rPr>
              </w:pPr>
              <w:hyperlink w:anchor="_Toc1738457" w:history="1">
                <w:r w:rsidR="005A481B" w:rsidRPr="00F67E12">
                  <w:rPr>
                    <w:rStyle w:val="Hyperlink"/>
                    <w:noProof/>
                  </w:rPr>
                  <w:t>6.3.10</w:t>
                </w:r>
                <w:r w:rsidR="005A481B">
                  <w:rPr>
                    <w:rFonts w:eastAsiaTheme="minorEastAsia"/>
                    <w:noProof/>
                    <w:lang w:eastAsia="en-GB"/>
                  </w:rPr>
                  <w:tab/>
                </w:r>
                <w:r w:rsidR="005A481B" w:rsidRPr="00F67E12">
                  <w:rPr>
                    <w:rStyle w:val="Hyperlink"/>
                    <w:noProof/>
                  </w:rPr>
                  <w:t>Scenario 10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_Toc1738457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1736B69" w14:textId="77777777" w:rsidR="005A481B" w:rsidRDefault="00E81ECB">
              <w:pPr>
                <w:pStyle w:val="TOC3"/>
                <w:tabs>
                  <w:tab w:val="left" w:pos="1320"/>
                  <w:tab w:val="right" w:leader="dot" w:pos="9016"/>
                </w:tabs>
                <w:rPr>
                  <w:rFonts w:eastAsiaTheme="minorEastAsia"/>
                  <w:noProof/>
                  <w:lang w:eastAsia="en-GB"/>
                </w:rPr>
              </w:pPr>
              <w:hyperlink w:anchor="_Toc1738458" w:history="1">
                <w:r w:rsidR="005A481B" w:rsidRPr="00F67E12">
                  <w:rPr>
                    <w:rStyle w:val="Hyperlink"/>
                    <w:noProof/>
                  </w:rPr>
                  <w:t>6.3.11</w:t>
                </w:r>
                <w:r w:rsidR="005A481B">
                  <w:rPr>
                    <w:rFonts w:eastAsiaTheme="minorEastAsia"/>
                    <w:noProof/>
                    <w:lang w:eastAsia="en-GB"/>
                  </w:rPr>
                  <w:tab/>
                </w:r>
                <w:r w:rsidR="005A481B" w:rsidRPr="00F67E12">
                  <w:rPr>
                    <w:rStyle w:val="Hyperlink"/>
                    <w:noProof/>
                  </w:rPr>
                  <w:t>Scenario 11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_Toc1738458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3EC5A76" w14:textId="77777777" w:rsidR="005A481B" w:rsidRDefault="00E81ECB">
              <w:pPr>
                <w:pStyle w:val="TOC3"/>
                <w:tabs>
                  <w:tab w:val="left" w:pos="1320"/>
                  <w:tab w:val="right" w:leader="dot" w:pos="9016"/>
                </w:tabs>
                <w:rPr>
                  <w:rFonts w:eastAsiaTheme="minorEastAsia"/>
                  <w:noProof/>
                  <w:lang w:eastAsia="en-GB"/>
                </w:rPr>
              </w:pPr>
              <w:hyperlink w:anchor="_Toc1738459" w:history="1">
                <w:r w:rsidR="005A481B" w:rsidRPr="00F67E12">
                  <w:rPr>
                    <w:rStyle w:val="Hyperlink"/>
                    <w:noProof/>
                  </w:rPr>
                  <w:t>6.3.12</w:t>
                </w:r>
                <w:r w:rsidR="005A481B">
                  <w:rPr>
                    <w:rFonts w:eastAsiaTheme="minorEastAsia"/>
                    <w:noProof/>
                    <w:lang w:eastAsia="en-GB"/>
                  </w:rPr>
                  <w:tab/>
                </w:r>
                <w:r w:rsidR="005A481B" w:rsidRPr="00F67E12">
                  <w:rPr>
                    <w:rStyle w:val="Hyperlink"/>
                    <w:noProof/>
                  </w:rPr>
                  <w:t>Scenario 12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_Toc1738459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0D572701" w14:textId="77777777" w:rsidR="005A481B" w:rsidRDefault="00E81ECB">
              <w:pPr>
                <w:pStyle w:val="TOC3"/>
                <w:tabs>
                  <w:tab w:val="left" w:pos="1320"/>
                  <w:tab w:val="right" w:leader="dot" w:pos="9016"/>
                </w:tabs>
                <w:rPr>
                  <w:rFonts w:eastAsiaTheme="minorEastAsia"/>
                  <w:noProof/>
                  <w:lang w:eastAsia="en-GB"/>
                </w:rPr>
              </w:pPr>
              <w:hyperlink w:anchor="_Toc1738460" w:history="1">
                <w:r w:rsidR="005A481B" w:rsidRPr="00F67E12">
                  <w:rPr>
                    <w:rStyle w:val="Hyperlink"/>
                    <w:rFonts w:cstheme="minorHAnsi"/>
                    <w:noProof/>
                  </w:rPr>
                  <w:t>6.3.13</w:t>
                </w:r>
                <w:r w:rsidR="005A481B">
                  <w:rPr>
                    <w:rFonts w:eastAsiaTheme="minorEastAsia"/>
                    <w:noProof/>
                    <w:lang w:eastAsia="en-GB"/>
                  </w:rPr>
                  <w:tab/>
                </w:r>
                <w:r w:rsidR="005A481B" w:rsidRPr="00F67E12">
                  <w:rPr>
                    <w:rStyle w:val="Hyperlink"/>
                    <w:rFonts w:cstheme="minorHAnsi"/>
                    <w:noProof/>
                  </w:rPr>
                  <w:t>Use-Case for Cozmo Robot</w:t>
                </w:r>
                <w:r w:rsidR="005A481B">
                  <w:rPr>
                    <w:noProof/>
                    <w:webHidden/>
                  </w:rPr>
                  <w:tab/>
                </w:r>
                <w:r w:rsidR="005A481B">
                  <w:rPr>
                    <w:noProof/>
                    <w:webHidden/>
                  </w:rPr>
                  <w:fldChar w:fldCharType="begin"/>
                </w:r>
                <w:r w:rsidR="005A481B">
                  <w:rPr>
                    <w:noProof/>
                    <w:webHidden/>
                  </w:rPr>
                  <w:instrText xml:space="preserve"> PAGEREF _Toc1738460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63800570" w14:textId="77777777" w:rsidR="005A481B" w:rsidRDefault="00E81ECB">
              <w:pPr>
                <w:pStyle w:val="TOC2"/>
                <w:tabs>
                  <w:tab w:val="left" w:pos="880"/>
                  <w:tab w:val="right" w:leader="dot" w:pos="9016"/>
                </w:tabs>
                <w:rPr>
                  <w:rFonts w:eastAsiaTheme="minorEastAsia"/>
                  <w:noProof/>
                  <w:lang w:eastAsia="en-GB"/>
                </w:rPr>
              </w:pPr>
              <w:hyperlink w:anchor="_Toc1738461" w:history="1">
                <w:r w:rsidR="005A481B" w:rsidRPr="00F67E12">
                  <w:rPr>
                    <w:rStyle w:val="Hyperlink"/>
                    <w:noProof/>
                  </w:rPr>
                  <w:t>6.4</w:t>
                </w:r>
                <w:r w:rsidR="005A481B">
                  <w:rPr>
                    <w:rFonts w:eastAsiaTheme="minorEastAsia"/>
                    <w:noProof/>
                    <w:lang w:eastAsia="en-GB"/>
                  </w:rPr>
                  <w:tab/>
                </w:r>
                <w:r w:rsidR="005A481B" w:rsidRPr="00F67E12">
                  <w:rPr>
                    <w:rStyle w:val="Hyperlink"/>
                    <w:noProof/>
                  </w:rPr>
                  <w:t>Proposed Design for 1</w:t>
                </w:r>
                <w:r w:rsidR="005A481B" w:rsidRPr="00F67E12">
                  <w:rPr>
                    <w:rStyle w:val="Hyperlink"/>
                    <w:noProof/>
                    <w:vertAlign w:val="superscript"/>
                  </w:rPr>
                  <w:t>st</w:t>
                </w:r>
                <w:r w:rsidR="005A481B" w:rsidRPr="00F67E12">
                  <w:rPr>
                    <w:rStyle w:val="Hyperlink"/>
                    <w:noProof/>
                  </w:rPr>
                  <w:t xml:space="preserve"> February Presentation</w:t>
                </w:r>
                <w:r w:rsidR="005A481B">
                  <w:rPr>
                    <w:noProof/>
                    <w:webHidden/>
                  </w:rPr>
                  <w:tab/>
                </w:r>
                <w:r w:rsidR="005A481B">
                  <w:rPr>
                    <w:noProof/>
                    <w:webHidden/>
                  </w:rPr>
                  <w:fldChar w:fldCharType="begin"/>
                </w:r>
                <w:r w:rsidR="005A481B">
                  <w:rPr>
                    <w:noProof/>
                    <w:webHidden/>
                  </w:rPr>
                  <w:instrText xml:space="preserve"> PAGEREF _Toc1738461 \h </w:instrText>
                </w:r>
                <w:r w:rsidR="005A481B">
                  <w:rPr>
                    <w:noProof/>
                    <w:webHidden/>
                  </w:rPr>
                </w:r>
                <w:r w:rsidR="005A481B">
                  <w:rPr>
                    <w:noProof/>
                    <w:webHidden/>
                  </w:rPr>
                  <w:fldChar w:fldCharType="separate"/>
                </w:r>
                <w:r w:rsidR="005A481B">
                  <w:rPr>
                    <w:noProof/>
                    <w:webHidden/>
                  </w:rPr>
                  <w:t>23</w:t>
                </w:r>
                <w:r w:rsidR="005A481B">
                  <w:rPr>
                    <w:noProof/>
                    <w:webHidden/>
                  </w:rPr>
                  <w:fldChar w:fldCharType="end"/>
                </w:r>
              </w:hyperlink>
            </w:p>
            <w:p w14:paraId="415D7CBE" w14:textId="77777777" w:rsidR="005A481B" w:rsidRDefault="00E81ECB">
              <w:pPr>
                <w:pStyle w:val="TOC2"/>
                <w:tabs>
                  <w:tab w:val="left" w:pos="880"/>
                  <w:tab w:val="right" w:leader="dot" w:pos="9016"/>
                </w:tabs>
                <w:rPr>
                  <w:rFonts w:eastAsiaTheme="minorEastAsia"/>
                  <w:noProof/>
                  <w:lang w:eastAsia="en-GB"/>
                </w:rPr>
              </w:pPr>
              <w:hyperlink w:anchor="_Toc1738462" w:history="1">
                <w:r w:rsidR="005A481B" w:rsidRPr="00F67E12">
                  <w:rPr>
                    <w:rStyle w:val="Hyperlink"/>
                    <w:noProof/>
                  </w:rPr>
                  <w:t>6.5</w:t>
                </w:r>
                <w:r w:rsidR="005A481B">
                  <w:rPr>
                    <w:rFonts w:eastAsiaTheme="minorEastAsia"/>
                    <w:noProof/>
                    <w:lang w:eastAsia="en-GB"/>
                  </w:rPr>
                  <w:tab/>
                </w:r>
                <w:r w:rsidR="005A481B" w:rsidRPr="00F67E12">
                  <w:rPr>
                    <w:rStyle w:val="Hyperlink"/>
                    <w:noProof/>
                  </w:rPr>
                  <w:t>Code for Cozmo Robot</w:t>
                </w:r>
                <w:r w:rsidR="005A481B">
                  <w:rPr>
                    <w:noProof/>
                    <w:webHidden/>
                  </w:rPr>
                  <w:tab/>
                </w:r>
                <w:r w:rsidR="005A481B">
                  <w:rPr>
                    <w:noProof/>
                    <w:webHidden/>
                  </w:rPr>
                  <w:fldChar w:fldCharType="begin"/>
                </w:r>
                <w:r w:rsidR="005A481B">
                  <w:rPr>
                    <w:noProof/>
                    <w:webHidden/>
                  </w:rPr>
                  <w:instrText xml:space="preserve"> PAGEREF _Toc1738462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3A8763CF" w14:textId="77777777" w:rsidR="005A481B" w:rsidRDefault="00E81ECB">
              <w:pPr>
                <w:pStyle w:val="TOC2"/>
                <w:tabs>
                  <w:tab w:val="left" w:pos="880"/>
                  <w:tab w:val="right" w:leader="dot" w:pos="9016"/>
                </w:tabs>
                <w:rPr>
                  <w:rFonts w:eastAsiaTheme="minorEastAsia"/>
                  <w:noProof/>
                  <w:lang w:eastAsia="en-GB"/>
                </w:rPr>
              </w:pPr>
              <w:hyperlink w:anchor="_Toc1738463" w:history="1">
                <w:r w:rsidR="005A481B" w:rsidRPr="00F67E12">
                  <w:rPr>
                    <w:rStyle w:val="Hyperlink"/>
                    <w:noProof/>
                  </w:rPr>
                  <w:t>6.6</w:t>
                </w:r>
                <w:r w:rsidR="005A481B">
                  <w:rPr>
                    <w:rFonts w:eastAsiaTheme="minorEastAsia"/>
                    <w:noProof/>
                    <w:lang w:eastAsia="en-GB"/>
                  </w:rPr>
                  <w:tab/>
                </w:r>
                <w:r w:rsidR="005A481B" w:rsidRPr="00F67E12">
                  <w:rPr>
                    <w:rStyle w:val="Hyperlink"/>
                    <w:noProof/>
                  </w:rPr>
                  <w:t>Prototype Screenshots</w:t>
                </w:r>
                <w:r w:rsidR="005A481B">
                  <w:rPr>
                    <w:noProof/>
                    <w:webHidden/>
                  </w:rPr>
                  <w:tab/>
                </w:r>
                <w:r w:rsidR="005A481B">
                  <w:rPr>
                    <w:noProof/>
                    <w:webHidden/>
                  </w:rPr>
                  <w:fldChar w:fldCharType="begin"/>
                </w:r>
                <w:r w:rsidR="005A481B">
                  <w:rPr>
                    <w:noProof/>
                    <w:webHidden/>
                  </w:rPr>
                  <w:instrText xml:space="preserve"> PAGEREF _Toc1738463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770CCD6B" w14:textId="77777777" w:rsidR="005A481B" w:rsidRDefault="00E81ECB">
              <w:pPr>
                <w:pStyle w:val="TOC3"/>
                <w:tabs>
                  <w:tab w:val="left" w:pos="1320"/>
                  <w:tab w:val="right" w:leader="dot" w:pos="9016"/>
                </w:tabs>
                <w:rPr>
                  <w:rFonts w:eastAsiaTheme="minorEastAsia"/>
                  <w:noProof/>
                  <w:lang w:eastAsia="en-GB"/>
                </w:rPr>
              </w:pPr>
              <w:hyperlink w:anchor="_Toc1738464" w:history="1">
                <w:r w:rsidR="005A481B" w:rsidRPr="00F67E12">
                  <w:rPr>
                    <w:rStyle w:val="Hyperlink"/>
                    <w:noProof/>
                  </w:rPr>
                  <w:t>6.6.1</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_Toc1738464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41317E2D" w14:textId="77777777" w:rsidR="005A481B" w:rsidRDefault="00E81ECB">
              <w:pPr>
                <w:pStyle w:val="TOC3"/>
                <w:tabs>
                  <w:tab w:val="left" w:pos="1320"/>
                  <w:tab w:val="right" w:leader="dot" w:pos="9016"/>
                </w:tabs>
                <w:rPr>
                  <w:rFonts w:eastAsiaTheme="minorEastAsia"/>
                  <w:noProof/>
                  <w:lang w:eastAsia="en-GB"/>
                </w:rPr>
              </w:pPr>
              <w:hyperlink w:anchor="_Toc1738465" w:history="1">
                <w:r w:rsidR="005A481B" w:rsidRPr="00F67E12">
                  <w:rPr>
                    <w:rStyle w:val="Hyperlink"/>
                    <w:noProof/>
                  </w:rPr>
                  <w:t>6.6.2</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_Toc1738465 \h </w:instrText>
                </w:r>
                <w:r w:rsidR="005A481B">
                  <w:rPr>
                    <w:noProof/>
                    <w:webHidden/>
                  </w:rPr>
                </w:r>
                <w:r w:rsidR="005A481B">
                  <w:rPr>
                    <w:noProof/>
                    <w:webHidden/>
                  </w:rPr>
                  <w:fldChar w:fldCharType="separate"/>
                </w:r>
                <w:r w:rsidR="005A481B">
                  <w:rPr>
                    <w:noProof/>
                    <w:webHidden/>
                  </w:rPr>
                  <w:t>25</w:t>
                </w:r>
                <w:r w:rsidR="005A481B">
                  <w:rPr>
                    <w:noProof/>
                    <w:webHidden/>
                  </w:rPr>
                  <w:fldChar w:fldCharType="end"/>
                </w:r>
              </w:hyperlink>
            </w:p>
            <w:p w14:paraId="22C26B60" w14:textId="77777777" w:rsidR="005A481B" w:rsidRDefault="00E81ECB">
              <w:pPr>
                <w:pStyle w:val="TOC3"/>
                <w:tabs>
                  <w:tab w:val="left" w:pos="1320"/>
                  <w:tab w:val="right" w:leader="dot" w:pos="9016"/>
                </w:tabs>
                <w:rPr>
                  <w:rFonts w:eastAsiaTheme="minorEastAsia"/>
                  <w:noProof/>
                  <w:lang w:eastAsia="en-GB"/>
                </w:rPr>
              </w:pPr>
              <w:hyperlink w:anchor="_Toc1738466" w:history="1">
                <w:r w:rsidR="005A481B" w:rsidRPr="00F67E12">
                  <w:rPr>
                    <w:rStyle w:val="Hyperlink"/>
                    <w:noProof/>
                  </w:rPr>
                  <w:t>6.6.3</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_Toc1738466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179E125A" w14:textId="77777777" w:rsidR="005A481B" w:rsidRDefault="00E81ECB">
              <w:pPr>
                <w:pStyle w:val="TOC3"/>
                <w:tabs>
                  <w:tab w:val="left" w:pos="1320"/>
                  <w:tab w:val="right" w:leader="dot" w:pos="9016"/>
                </w:tabs>
                <w:rPr>
                  <w:rFonts w:eastAsiaTheme="minorEastAsia"/>
                  <w:noProof/>
                  <w:lang w:eastAsia="en-GB"/>
                </w:rPr>
              </w:pPr>
              <w:hyperlink w:anchor="_Toc1738467" w:history="1">
                <w:r w:rsidR="005A481B" w:rsidRPr="00F67E12">
                  <w:rPr>
                    <w:rStyle w:val="Hyperlink"/>
                    <w:noProof/>
                    <w:lang w:eastAsia="en-GB"/>
                  </w:rPr>
                  <w:t>6.6.4</w:t>
                </w:r>
                <w:r w:rsidR="005A481B">
                  <w:rPr>
                    <w:rFonts w:eastAsiaTheme="minorEastAsia"/>
                    <w:noProof/>
                    <w:lang w:eastAsia="en-GB"/>
                  </w:rPr>
                  <w:tab/>
                </w:r>
                <w:r w:rsidR="005A481B" w:rsidRPr="00F67E12">
                  <w:rPr>
                    <w:rStyle w:val="Hyperlink"/>
                    <w:noProof/>
                    <w:lang w:eastAsia="en-GB"/>
                  </w:rPr>
                  <w:t>Medication Screen with Warning about Dosage Time</w:t>
                </w:r>
                <w:r w:rsidR="005A481B">
                  <w:rPr>
                    <w:noProof/>
                    <w:webHidden/>
                  </w:rPr>
                  <w:tab/>
                </w:r>
                <w:r w:rsidR="005A481B">
                  <w:rPr>
                    <w:noProof/>
                    <w:webHidden/>
                  </w:rPr>
                  <w:fldChar w:fldCharType="begin"/>
                </w:r>
                <w:r w:rsidR="005A481B">
                  <w:rPr>
                    <w:noProof/>
                    <w:webHidden/>
                  </w:rPr>
                  <w:instrText xml:space="preserve"> PAGEREF _Toc1738467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2632BD52" w14:textId="77777777" w:rsidR="005A481B" w:rsidRDefault="00E81ECB">
              <w:pPr>
                <w:pStyle w:val="TOC3"/>
                <w:tabs>
                  <w:tab w:val="left" w:pos="1320"/>
                  <w:tab w:val="right" w:leader="dot" w:pos="9016"/>
                </w:tabs>
                <w:rPr>
                  <w:rFonts w:eastAsiaTheme="minorEastAsia"/>
                  <w:noProof/>
                  <w:lang w:eastAsia="en-GB"/>
                </w:rPr>
              </w:pPr>
              <w:hyperlink w:anchor="_Toc1738468" w:history="1">
                <w:r w:rsidR="005A481B" w:rsidRPr="00F67E12">
                  <w:rPr>
                    <w:rStyle w:val="Hyperlink"/>
                    <w:noProof/>
                  </w:rPr>
                  <w:t>6.6.5</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_Toc1738468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0395B63B" w14:textId="77777777" w:rsidR="005A481B" w:rsidRDefault="00E81ECB">
              <w:pPr>
                <w:pStyle w:val="TOC3"/>
                <w:tabs>
                  <w:tab w:val="left" w:pos="1320"/>
                  <w:tab w:val="right" w:leader="dot" w:pos="9016"/>
                </w:tabs>
                <w:rPr>
                  <w:rFonts w:eastAsiaTheme="minorEastAsia"/>
                  <w:noProof/>
                  <w:lang w:eastAsia="en-GB"/>
                </w:rPr>
              </w:pPr>
              <w:hyperlink w:anchor="_Toc1738469" w:history="1">
                <w:r w:rsidR="005A481B" w:rsidRPr="00F67E12">
                  <w:rPr>
                    <w:rStyle w:val="Hyperlink"/>
                    <w:noProof/>
                  </w:rPr>
                  <w:t>6.6.6</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_Toc1738469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217C94D5" w14:textId="77777777" w:rsidR="005A481B" w:rsidRDefault="00E81ECB">
              <w:pPr>
                <w:pStyle w:val="TOC3"/>
                <w:tabs>
                  <w:tab w:val="left" w:pos="1320"/>
                  <w:tab w:val="right" w:leader="dot" w:pos="9016"/>
                </w:tabs>
                <w:rPr>
                  <w:rFonts w:eastAsiaTheme="minorEastAsia"/>
                  <w:noProof/>
                  <w:lang w:eastAsia="en-GB"/>
                </w:rPr>
              </w:pPr>
              <w:hyperlink w:anchor="_Toc1738470" w:history="1">
                <w:r w:rsidR="005A481B" w:rsidRPr="00F67E12">
                  <w:rPr>
                    <w:rStyle w:val="Hyperlink"/>
                    <w:noProof/>
                  </w:rPr>
                  <w:t>6.6.7</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_Toc1738470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36666FA" w14:textId="77777777" w:rsidR="005A481B" w:rsidRDefault="00E81ECB">
              <w:pPr>
                <w:pStyle w:val="TOC3"/>
                <w:tabs>
                  <w:tab w:val="left" w:pos="1320"/>
                  <w:tab w:val="right" w:leader="dot" w:pos="9016"/>
                </w:tabs>
                <w:rPr>
                  <w:rFonts w:eastAsiaTheme="minorEastAsia"/>
                  <w:noProof/>
                  <w:lang w:eastAsia="en-GB"/>
                </w:rPr>
              </w:pPr>
              <w:hyperlink w:anchor="_Toc1738471" w:history="1">
                <w:r w:rsidR="005A481B" w:rsidRPr="00F67E12">
                  <w:rPr>
                    <w:rStyle w:val="Hyperlink"/>
                    <w:noProof/>
                  </w:rPr>
                  <w:t>6.6.8</w:t>
                </w:r>
                <w:r w:rsidR="005A481B">
                  <w:rPr>
                    <w:rFonts w:eastAsiaTheme="minorEastAsia"/>
                    <w:noProof/>
                    <w:lang w:eastAsia="en-GB"/>
                  </w:rPr>
                  <w:tab/>
                </w:r>
                <w:r w:rsidR="005A481B" w:rsidRPr="00F67E12">
                  <w:rPr>
                    <w:rStyle w:val="Hyperlink"/>
                    <w:noProof/>
                  </w:rPr>
                  <w:t>Energy Usage Breakdown Screen</w:t>
                </w:r>
                <w:r w:rsidR="005A481B">
                  <w:rPr>
                    <w:noProof/>
                    <w:webHidden/>
                  </w:rPr>
                  <w:tab/>
                </w:r>
                <w:r w:rsidR="005A481B">
                  <w:rPr>
                    <w:noProof/>
                    <w:webHidden/>
                  </w:rPr>
                  <w:fldChar w:fldCharType="begin"/>
                </w:r>
                <w:r w:rsidR="005A481B">
                  <w:rPr>
                    <w:noProof/>
                    <w:webHidden/>
                  </w:rPr>
                  <w:instrText xml:space="preserve"> PAGEREF _Toc1738471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A89561E" w14:textId="77777777" w:rsidR="005A481B" w:rsidRDefault="00E81ECB">
              <w:pPr>
                <w:pStyle w:val="TOC3"/>
                <w:tabs>
                  <w:tab w:val="left" w:pos="1320"/>
                  <w:tab w:val="right" w:leader="dot" w:pos="9016"/>
                </w:tabs>
                <w:rPr>
                  <w:rFonts w:eastAsiaTheme="minorEastAsia"/>
                  <w:noProof/>
                  <w:lang w:eastAsia="en-GB"/>
                </w:rPr>
              </w:pPr>
              <w:hyperlink w:anchor="_Toc1738472" w:history="1">
                <w:r w:rsidR="005A481B" w:rsidRPr="00F67E12">
                  <w:rPr>
                    <w:rStyle w:val="Hyperlink"/>
                    <w:noProof/>
                  </w:rPr>
                  <w:t>6.6.9</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_Toc1738472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1B999D0" w14:textId="77777777" w:rsidR="005A481B" w:rsidRDefault="00E81ECB">
              <w:pPr>
                <w:pStyle w:val="TOC3"/>
                <w:tabs>
                  <w:tab w:val="left" w:pos="1320"/>
                  <w:tab w:val="right" w:leader="dot" w:pos="9016"/>
                </w:tabs>
                <w:rPr>
                  <w:rFonts w:eastAsiaTheme="minorEastAsia"/>
                  <w:noProof/>
                  <w:lang w:eastAsia="en-GB"/>
                </w:rPr>
              </w:pPr>
              <w:hyperlink w:anchor="_Toc1738473" w:history="1">
                <w:r w:rsidR="005A481B" w:rsidRPr="00F67E12">
                  <w:rPr>
                    <w:rStyle w:val="Hyperlink"/>
                    <w:noProof/>
                  </w:rPr>
                  <w:t>6.6.10</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_Toc1738473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84E7D08" w14:textId="77777777" w:rsidR="005A481B" w:rsidRDefault="00E81ECB">
              <w:pPr>
                <w:pStyle w:val="TOC3"/>
                <w:tabs>
                  <w:tab w:val="left" w:pos="1320"/>
                  <w:tab w:val="right" w:leader="dot" w:pos="9016"/>
                </w:tabs>
                <w:rPr>
                  <w:rFonts w:eastAsiaTheme="minorEastAsia"/>
                  <w:noProof/>
                  <w:lang w:eastAsia="en-GB"/>
                </w:rPr>
              </w:pPr>
              <w:hyperlink w:anchor="_Toc1738474" w:history="1">
                <w:r w:rsidR="005A481B" w:rsidRPr="00F67E12">
                  <w:rPr>
                    <w:rStyle w:val="Hyperlink"/>
                    <w:noProof/>
                  </w:rPr>
                  <w:t>6.6.11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_Toc1738474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161F65CA" w14:textId="77777777" w:rsidR="005A481B" w:rsidRDefault="00E81ECB">
              <w:pPr>
                <w:pStyle w:val="TOC3"/>
                <w:tabs>
                  <w:tab w:val="left" w:pos="1320"/>
                  <w:tab w:val="right" w:leader="dot" w:pos="9016"/>
                </w:tabs>
                <w:rPr>
                  <w:rFonts w:eastAsiaTheme="minorEastAsia"/>
                  <w:noProof/>
                  <w:lang w:eastAsia="en-GB"/>
                </w:rPr>
              </w:pPr>
              <w:hyperlink w:anchor="_Toc1738475" w:history="1">
                <w:r w:rsidR="005A481B" w:rsidRPr="00F67E12">
                  <w:rPr>
                    <w:rStyle w:val="Hyperlink"/>
                    <w:noProof/>
                  </w:rPr>
                  <w:t>6.6.12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_Toc1738475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4D90AD9B" w14:textId="77777777" w:rsidR="005A481B" w:rsidRDefault="00E81ECB">
              <w:pPr>
                <w:pStyle w:val="TOC3"/>
                <w:tabs>
                  <w:tab w:val="left" w:pos="1320"/>
                  <w:tab w:val="right" w:leader="dot" w:pos="9016"/>
                </w:tabs>
                <w:rPr>
                  <w:rFonts w:eastAsiaTheme="minorEastAsia"/>
                  <w:noProof/>
                  <w:lang w:eastAsia="en-GB"/>
                </w:rPr>
              </w:pPr>
              <w:hyperlink w:anchor="_Toc1738476" w:history="1">
                <w:r w:rsidR="005A481B" w:rsidRPr="00F67E12">
                  <w:rPr>
                    <w:rStyle w:val="Hyperlink"/>
                    <w:noProof/>
                  </w:rPr>
                  <w:t>6.6.13</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_Toc1738476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4260E821" w14:textId="77777777" w:rsidR="005A481B" w:rsidRDefault="00E81ECB">
              <w:pPr>
                <w:pStyle w:val="TOC3"/>
                <w:tabs>
                  <w:tab w:val="left" w:pos="1320"/>
                  <w:tab w:val="right" w:leader="dot" w:pos="9016"/>
                </w:tabs>
                <w:rPr>
                  <w:rFonts w:eastAsiaTheme="minorEastAsia"/>
                  <w:noProof/>
                  <w:lang w:eastAsia="en-GB"/>
                </w:rPr>
              </w:pPr>
              <w:hyperlink w:anchor="_Toc1738477" w:history="1">
                <w:r w:rsidR="005A481B" w:rsidRPr="00F67E12">
                  <w:rPr>
                    <w:rStyle w:val="Hyperlink"/>
                    <w:noProof/>
                  </w:rPr>
                  <w:t>6.6.14</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_Toc1738477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1AB60525" w14:textId="77777777" w:rsidR="005A481B" w:rsidRDefault="00E81ECB">
              <w:pPr>
                <w:pStyle w:val="TOC2"/>
                <w:tabs>
                  <w:tab w:val="left" w:pos="880"/>
                  <w:tab w:val="right" w:leader="dot" w:pos="9016"/>
                </w:tabs>
                <w:rPr>
                  <w:rFonts w:eastAsiaTheme="minorEastAsia"/>
                  <w:noProof/>
                  <w:lang w:eastAsia="en-GB"/>
                </w:rPr>
              </w:pPr>
              <w:hyperlink w:anchor="_Toc1738478" w:history="1">
                <w:r w:rsidR="005A481B" w:rsidRPr="00F67E12">
                  <w:rPr>
                    <w:rStyle w:val="Hyperlink"/>
                    <w:noProof/>
                  </w:rPr>
                  <w:t>6.7</w:t>
                </w:r>
                <w:r w:rsidR="005A481B">
                  <w:rPr>
                    <w:rFonts w:eastAsiaTheme="minorEastAsia"/>
                    <w:noProof/>
                    <w:lang w:eastAsia="en-GB"/>
                  </w:rPr>
                  <w:tab/>
                </w:r>
                <w:r w:rsidR="005A481B" w:rsidRPr="00F67E12">
                  <w:rPr>
                    <w:rStyle w:val="Hyperlink"/>
                    <w:noProof/>
                  </w:rPr>
                  <w:t>Logbook</w:t>
                </w:r>
                <w:r w:rsidR="005A481B">
                  <w:rPr>
                    <w:noProof/>
                    <w:webHidden/>
                  </w:rPr>
                  <w:tab/>
                </w:r>
                <w:r w:rsidR="005A481B">
                  <w:rPr>
                    <w:noProof/>
                    <w:webHidden/>
                  </w:rPr>
                  <w:fldChar w:fldCharType="begin"/>
                </w:r>
                <w:r w:rsidR="005A481B">
                  <w:rPr>
                    <w:noProof/>
                    <w:webHidden/>
                  </w:rPr>
                  <w:instrText xml:space="preserve"> PAGEREF _Toc1738478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53F01709" w14:textId="77777777" w:rsidR="005A481B" w:rsidRDefault="00E81ECB">
              <w:pPr>
                <w:pStyle w:val="TOC2"/>
                <w:tabs>
                  <w:tab w:val="left" w:pos="880"/>
                  <w:tab w:val="right" w:leader="dot" w:pos="9016"/>
                </w:tabs>
                <w:rPr>
                  <w:rFonts w:eastAsiaTheme="minorEastAsia"/>
                  <w:noProof/>
                  <w:lang w:eastAsia="en-GB"/>
                </w:rPr>
              </w:pPr>
              <w:hyperlink w:anchor="_Toc1738479" w:history="1">
                <w:r w:rsidR="005A481B" w:rsidRPr="00F67E12">
                  <w:rPr>
                    <w:rStyle w:val="Hyperlink"/>
                    <w:noProof/>
                  </w:rPr>
                  <w:t>6.8</w:t>
                </w:r>
                <w:r w:rsidR="005A481B">
                  <w:rPr>
                    <w:rFonts w:eastAsiaTheme="minorEastAsia"/>
                    <w:noProof/>
                    <w:lang w:eastAsia="en-GB"/>
                  </w:rPr>
                  <w:tab/>
                </w:r>
                <w:r w:rsidR="005A481B" w:rsidRPr="00F67E12">
                  <w:rPr>
                    <w:rStyle w:val="Hyperlink"/>
                    <w:noProof/>
                  </w:rPr>
                  <w:t>References</w:t>
                </w:r>
                <w:r w:rsidR="005A481B">
                  <w:rPr>
                    <w:noProof/>
                    <w:webHidden/>
                  </w:rPr>
                  <w:tab/>
                </w:r>
                <w:r w:rsidR="005A481B">
                  <w:rPr>
                    <w:noProof/>
                    <w:webHidden/>
                  </w:rPr>
                  <w:fldChar w:fldCharType="begin"/>
                </w:r>
                <w:r w:rsidR="005A481B">
                  <w:rPr>
                    <w:noProof/>
                    <w:webHidden/>
                  </w:rPr>
                  <w:instrText xml:space="preserve"> PAGEREF _Toc1738479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0" w:name="_Toc1738421"/>
      <w:r w:rsidRPr="00D63904">
        <w:t>Background</w:t>
      </w:r>
      <w:bookmarkEnd w:id="0"/>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38F819AD" w14:textId="530B5C96" w:rsidR="00911080" w:rsidRPr="0089361A" w:rsidRDefault="003B37FF" w:rsidP="0089361A">
      <w:pPr>
        <w:spacing w:line="360" w:lineRule="auto"/>
        <w:ind w:left="397"/>
      </w:pPr>
      <w:r>
        <w:lastRenderedPageBreak/>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w:t>
      </w:r>
      <w:commentRangeStart w:id="1"/>
      <w:r>
        <w:t xml:space="preserve">Our concept for this design attempts to provide an effortless interaction so that the user can proceed with </w:t>
      </w:r>
      <w:r w:rsidR="00A868BA">
        <w:t xml:space="preserve">the </w:t>
      </w:r>
      <w:r>
        <w:t xml:space="preserve">daily </w:t>
      </w:r>
      <w:commentRangeEnd w:id="1"/>
      <w:r w:rsidR="00923EDE">
        <w:rPr>
          <w:rStyle w:val="CommentReference"/>
        </w:rPr>
        <w:commentReference w:id="1"/>
      </w:r>
      <w:r>
        <w:t>tasks</w:t>
      </w:r>
      <w:r w:rsidR="00A868BA">
        <w:t xml:space="preserve"> described above, while useful link to the helpful robot. This has led the design to provide ‘button’ </w:t>
      </w:r>
      <w:r w:rsidR="00A868BA" w:rsidRPr="00923EDE">
        <w:rPr>
          <w:highlight w:val="yellow"/>
        </w:rPr>
        <w:t>icons which depict the function which pressing that ‘button’ will provide</w:t>
      </w:r>
      <w:r w:rsidR="00A868BA">
        <w:t xml:space="preserve">,  </w:t>
      </w:r>
      <w:r w:rsidR="00A868BA" w:rsidRPr="00923EDE">
        <w:rPr>
          <w:highlight w:val="yellow"/>
        </w:rPr>
        <w:t xml:space="preserve">movement through screens both </w:t>
      </w:r>
      <w:commentRangeStart w:id="2"/>
      <w:r w:rsidR="00A868BA" w:rsidRPr="00923EDE">
        <w:rPr>
          <w:highlight w:val="yellow"/>
        </w:rPr>
        <w:t>deepe</w:t>
      </w:r>
      <w:commentRangeEnd w:id="2"/>
      <w:r w:rsidR="00923EDE">
        <w:rPr>
          <w:rStyle w:val="CommentReference"/>
        </w:rPr>
        <w:commentReference w:id="2"/>
      </w:r>
      <w:r w:rsidR="00A868BA" w:rsidRPr="00923EDE">
        <w:rPr>
          <w:highlight w:val="yellow"/>
        </w:rPr>
        <w:t>r and return through use of direction mapping ‘buttons’</w:t>
      </w:r>
      <w:r w:rsidR="00A868BA">
        <w:t xml:space="preserve">, </w:t>
      </w:r>
      <w:commentRangeStart w:id="3"/>
      <w:r w:rsidR="00A868BA" w:rsidRPr="00923EDE">
        <w:rPr>
          <w:highlight w:val="yellow"/>
        </w:rPr>
        <w:t>while allowing changes to the interactive screen options in terms of medicine and exercise</w:t>
      </w:r>
      <w:r w:rsidR="00A868BA">
        <w:t>s.</w:t>
      </w:r>
      <w:commentRangeEnd w:id="3"/>
      <w:r w:rsidR="00923EDE">
        <w:rPr>
          <w:rStyle w:val="CommentReference"/>
        </w:rPr>
        <w:commentReference w:id="3"/>
      </w:r>
      <w:r w:rsidR="00A868BA">
        <w:t xml:space="preserve"> The intention is to make the screen facilities describe themselves to the user so there is no </w:t>
      </w:r>
      <w:commentRangeStart w:id="4"/>
      <w:r w:rsidR="00A868BA">
        <w:t>requirement to puzzle out</w:t>
      </w:r>
      <w:r w:rsidR="008E4B4D">
        <w:t xml:space="preserve"> what can </w:t>
      </w:r>
      <w:commentRangeEnd w:id="4"/>
      <w:r w:rsidR="00923EDE">
        <w:rPr>
          <w:rStyle w:val="CommentReference"/>
        </w:rPr>
        <w:commentReference w:id="4"/>
      </w:r>
      <w:r w:rsidR="008E4B4D">
        <w:t>be done through interaction</w:t>
      </w:r>
      <w:r w:rsidR="00A868BA">
        <w:t xml:space="preserve"> or </w:t>
      </w:r>
      <w:r w:rsidR="008E4B4D">
        <w:t xml:space="preserve">to </w:t>
      </w:r>
      <w:r w:rsidR="00A868BA">
        <w:t>find the manual to know how to use the screens</w:t>
      </w:r>
      <w:r w:rsidR="00923EDE">
        <w:t>. A similar approach was taken to the robotic interaction with the app and the robot working in harmony to guide a user through the interaction</w:t>
      </w:r>
      <w:r w:rsidR="00A868BA">
        <w:t xml:space="preserve">. </w:t>
      </w:r>
      <w:r w:rsidR="00A50A06">
        <w:t xml:space="preserve">App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xml:space="preserve">; see </w:t>
      </w:r>
      <w:commentRangeStart w:id="5"/>
      <w:r w:rsidR="00267F2B">
        <w:t>Figure 1 below</w:t>
      </w:r>
      <w:r w:rsidR="00911080">
        <w:t xml:space="preserve">. </w:t>
      </w:r>
      <w:commentRangeEnd w:id="5"/>
      <w:r w:rsidR="00923EDE">
        <w:rPr>
          <w:rStyle w:val="CommentReference"/>
        </w:rPr>
        <w:commentReference w:id="5"/>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ACF9D99">
            <wp:simplePos x="0" y="0"/>
            <wp:positionH relativeFrom="column">
              <wp:posOffset>3403600</wp:posOffset>
            </wp:positionH>
            <wp:positionV relativeFrom="paragraph">
              <wp:posOffset>3810</wp:posOffset>
            </wp:positionV>
            <wp:extent cx="2857500" cy="1741805"/>
            <wp:effectExtent l="0" t="0" r="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0" cy="1741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707F3FF3" w:rsidR="00911080" w:rsidRPr="00A47B0E" w:rsidRDefault="00911080" w:rsidP="00911080">
      <w:pPr>
        <w:pStyle w:val="Caption"/>
        <w:ind w:left="431"/>
        <w:rPr>
          <w:i/>
        </w:rPr>
      </w:pPr>
      <w:r>
        <w:t xml:space="preserve">Figure </w:t>
      </w:r>
      <w:r w:rsidR="000A1E8F">
        <w:fldChar w:fldCharType="begin"/>
      </w:r>
      <w:r w:rsidR="000A1E8F">
        <w:instrText xml:space="preserve"> SEQ Figure \* ARABIC </w:instrText>
      </w:r>
      <w:r w:rsidR="000A1E8F">
        <w:fldChar w:fldCharType="separate"/>
      </w:r>
      <w:r w:rsidR="00D32626">
        <w:rPr>
          <w:noProof/>
        </w:rPr>
        <w:t>1</w:t>
      </w:r>
      <w:r w:rsidR="000A1E8F">
        <w:rPr>
          <w:noProof/>
        </w:rPr>
        <w:fldChar w:fldCharType="end"/>
      </w:r>
      <w:r>
        <w:t xml:space="preserve"> - A screen comparison to show the relative size of buttons and icons. </w:t>
      </w:r>
      <w:r w:rsidR="00923EDE">
        <w:t>The app design ensure</w:t>
      </w:r>
      <w:r w:rsidR="0089361A">
        <w:t>s</w:t>
      </w:r>
      <w:r w:rsidR="00923EDE">
        <w:t xml:space="preserve"> that buttons </w:t>
      </w:r>
      <w:r w:rsidR="0089361A">
        <w:t xml:space="preserve">are </w:t>
      </w:r>
      <w:r w:rsidR="00923EDE">
        <w:t xml:space="preserve">easy to press and difficult to miss. Unlike the BBC news </w:t>
      </w:r>
      <w:r w:rsidR="0089361A">
        <w:t xml:space="preserve">app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6" w:name="_Toc1738422"/>
      <w:r>
        <w:t>Stakeholder and Task Analysi</w:t>
      </w:r>
      <w:r w:rsidR="00D63904">
        <w:t>s</w:t>
      </w:r>
      <w:bookmarkEnd w:id="6"/>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lastRenderedPageBreak/>
        <w:t>Emergency services: ambulance, fire personnel</w:t>
      </w:r>
    </w:p>
    <w:p w14:paraId="6638BE82" w14:textId="77777777" w:rsidR="00066A16" w:rsidRDefault="003B37FF" w:rsidP="00522A00">
      <w:pPr>
        <w:pStyle w:val="NoSpacing"/>
        <w:numPr>
          <w:ilvl w:val="0"/>
          <w:numId w:val="14"/>
        </w:numPr>
      </w:pPr>
      <w:commentRangeStart w:id="7"/>
      <w:r>
        <w:t>Maintenance staff: home, utilities</w:t>
      </w:r>
    </w:p>
    <w:p w14:paraId="29F16A5A" w14:textId="77777777" w:rsidR="003B37FF" w:rsidRDefault="00066A16" w:rsidP="00522A00">
      <w:pPr>
        <w:pStyle w:val="NoSpacing"/>
        <w:numPr>
          <w:ilvl w:val="0"/>
          <w:numId w:val="14"/>
        </w:numPr>
      </w:pPr>
      <w:r>
        <w:t>Maintenance staff:</w:t>
      </w:r>
      <w:r w:rsidR="003B37FF">
        <w:t xml:space="preserve"> robot, interaction system</w:t>
      </w:r>
      <w:commentRangeEnd w:id="7"/>
      <w:r w:rsidR="00A50A06">
        <w:rPr>
          <w:rStyle w:val="CommentReference"/>
        </w:rPr>
        <w:commentReference w:id="7"/>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4EC0DC6A" w14:textId="410C5D5A" w:rsidR="00C13D92" w:rsidRDefault="00C13D92" w:rsidP="00750A68">
      <w:pPr>
        <w:spacing w:line="360" w:lineRule="auto"/>
        <w:ind w:left="397"/>
      </w:pPr>
      <w:r>
        <w:t xml:space="preserve">It is expected that the device may need </w:t>
      </w:r>
      <w:commentRangeStart w:id="8"/>
      <w:r>
        <w:t xml:space="preserve">knowledgeable updates </w:t>
      </w:r>
      <w:commentRangeEnd w:id="8"/>
      <w:r w:rsidR="00A50A06">
        <w:rPr>
          <w:rStyle w:val="CommentReference"/>
        </w:rPr>
        <w:commentReference w:id="8"/>
      </w:r>
      <w:r>
        <w:t>from such individuals as the doctor or nurse who can make medication changes and a therapist who may have new exercises to propose that the user should attempt for continued physical improvement.</w:t>
      </w:r>
    </w:p>
    <w:p w14:paraId="12661665" w14:textId="2806CD45" w:rsidR="00A50A06" w:rsidRDefault="00A50A06" w:rsidP="00750A68">
      <w:pPr>
        <w:spacing w:line="360" w:lineRule="auto"/>
        <w:ind w:left="397"/>
      </w:pPr>
      <w:r w:rsidRPr="00A50A06">
        <w:rPr>
          <w:highlight w:val="yellow"/>
        </w:rPr>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77777777"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9" w:name="_Toc1738423"/>
      <w:r>
        <w:t>Requirements Analysis</w:t>
      </w:r>
      <w:bookmarkEnd w:id="9"/>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w:t>
      </w:r>
      <w:commentRangeStart w:id="10"/>
      <w:r w:rsidR="00A50A06">
        <w:t xml:space="preserve">The </w:t>
      </w:r>
      <w:r w:rsidR="00185412">
        <w:t xml:space="preserve">requirements </w:t>
      </w:r>
      <w:r w:rsidR="00F41B5A">
        <w:t xml:space="preserve">were extended </w:t>
      </w:r>
      <w:r w:rsidR="00185412">
        <w:t xml:space="preserve">to support </w:t>
      </w:r>
      <w:r w:rsidR="00F41B5A">
        <w:t>interaction with medical staff as the group believed this would be a useful addition</w:t>
      </w:r>
      <w:commentRangeEnd w:id="10"/>
      <w:r w:rsidR="00F41B5A">
        <w:rPr>
          <w:rStyle w:val="CommentReference"/>
        </w:rPr>
        <w:commentReference w:id="10"/>
      </w:r>
      <w:r w:rsidR="00F41B5A">
        <w:t xml:space="preserve">.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lastRenderedPageBreak/>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t>Settings Screen</w:t>
      </w:r>
    </w:p>
    <w:p w14:paraId="4AAEF83F" w14:textId="77777777" w:rsidR="00E717E8" w:rsidRDefault="00E717E8" w:rsidP="00E717E8">
      <w:pPr>
        <w:pStyle w:val="NoSpacing"/>
        <w:ind w:left="432"/>
      </w:pPr>
    </w:p>
    <w:p w14:paraId="20041532" w14:textId="77777777" w:rsidR="00F41B5A" w:rsidRDefault="008E4B4D" w:rsidP="00E717E8">
      <w:pPr>
        <w:spacing w:line="360" w:lineRule="auto"/>
        <w:ind w:left="431"/>
        <w:rPr>
          <w:ins w:id="11" w:author="Gordon Rennie" w:date="2019-02-23T14:56:00Z"/>
        </w:rPr>
      </w:pPr>
      <w:r>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Isakovic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Iskovic </w:t>
      </w:r>
      <w:r>
        <w:rPr>
          <w:i/>
        </w:rPr>
        <w:t>et al</w:t>
      </w:r>
      <w:r>
        <w:t>. (2016)</w:t>
      </w:r>
      <w:r w:rsidR="00E717E8">
        <w:t xml:space="preserve"> chose colours </w:t>
      </w:r>
      <w:commentRangeStart w:id="12"/>
      <w:r w:rsidR="00E717E8">
        <w:t xml:space="preserve">which </w:t>
      </w:r>
      <w:commentRangeStart w:id="13"/>
      <w:r w:rsidR="00E717E8">
        <w:t xml:space="preserve">were muted </w:t>
      </w:r>
      <w:commentRangeEnd w:id="13"/>
      <w:r w:rsidR="00F41B5A">
        <w:rPr>
          <w:rStyle w:val="CommentReference"/>
        </w:rPr>
        <w:commentReference w:id="13"/>
      </w:r>
      <w:r w:rsidR="00E717E8">
        <w:t xml:space="preserve">and </w:t>
      </w:r>
      <w:commentRangeEnd w:id="12"/>
      <w:r w:rsidR="00E81ECB">
        <w:rPr>
          <w:rStyle w:val="CommentReference"/>
        </w:rPr>
        <w:commentReference w:id="12"/>
      </w:r>
      <w:commentRangeStart w:id="15"/>
      <w:r w:rsidR="00F41B5A">
        <w:t xml:space="preserve">restricted the functionality of each screen </w:t>
      </w:r>
      <w:commentRangeEnd w:id="15"/>
      <w:r w:rsidR="00F41B5A">
        <w:rPr>
          <w:rStyle w:val="CommentReference"/>
        </w:rPr>
        <w:commentReference w:id="15"/>
      </w:r>
      <w:r w:rsidR="00E717E8">
        <w:t>in their design of an interactive device for older diabetics.</w:t>
      </w:r>
      <w:r w:rsidR="00F41B5A">
        <w:t xml:space="preserve"> </w:t>
      </w:r>
      <w:commentRangeStart w:id="16"/>
      <w:r w:rsidR="00F41B5A">
        <w:t xml:space="preserve">Our app follows this structure. </w:t>
      </w:r>
      <w:commentRangeEnd w:id="16"/>
      <w:r w:rsidR="00F41B5A">
        <w:rPr>
          <w:rStyle w:val="CommentReference"/>
        </w:rPr>
        <w:commentReference w:id="16"/>
      </w:r>
    </w:p>
    <w:p w14:paraId="357675FC" w14:textId="0115C2CF"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commentRangeStart w:id="17"/>
      <w:r>
        <w:t xml:space="preserve">The </w:t>
      </w:r>
      <w:r w:rsidRPr="00F41B5A">
        <w:rPr>
          <w:highlight w:val="yellow"/>
        </w:rPr>
        <w:t>poster</w:t>
      </w:r>
      <w:r>
        <w:t xml:space="preserve"> de</w:t>
      </w:r>
      <w:commentRangeEnd w:id="17"/>
      <w:r w:rsidR="00F41B5A">
        <w:rPr>
          <w:rStyle w:val="CommentReference"/>
        </w:rPr>
        <w:commentReference w:id="17"/>
      </w:r>
      <w:r>
        <w:t xml:space="preserve">signed </w:t>
      </w:r>
      <w:r w:rsidR="00C471CE">
        <w:t xml:space="preserve">for </w:t>
      </w:r>
      <w:r>
        <w:t>people who have limited mo</w:t>
      </w:r>
      <w:ins w:id="18" w:author="Gordon Rennie" w:date="2019-02-23T14:56:00Z">
        <w:r w:rsidR="00F41B5A">
          <w:t>b</w:t>
        </w:r>
      </w:ins>
      <w:del w:id="19" w:author="Gordon Rennie" w:date="2019-02-23T14:56:00Z">
        <w:r w:rsidDel="00F41B5A">
          <w:delText>b</w:delText>
        </w:r>
      </w:del>
      <w:r>
        <w:t>ility included a requirement for screen elements to have a large space around them while not crowding interactions</w:t>
      </w:r>
      <w:r w:rsidR="008E4B4D">
        <w:t xml:space="preserve"> and to 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20" w:name="_Toc1738424"/>
      <w:r>
        <w:t>Storyboard Design</w:t>
      </w:r>
      <w:bookmarkEnd w:id="20"/>
    </w:p>
    <w:p w14:paraId="3621B0D0" w14:textId="5F5996D3"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w:t>
      </w:r>
      <w:r>
        <w:fldChar w:fldCharType="begin"/>
      </w:r>
      <w:r>
        <w:instrText xml:space="preserve"> REF _Ref1546011 \r \h </w:instrText>
      </w:r>
      <w:r>
        <w:fldChar w:fldCharType="separate"/>
      </w:r>
      <w:r>
        <w:t>6.4</w:t>
      </w:r>
      <w:r>
        <w:fldChar w:fldCharType="end"/>
      </w:r>
      <w:r>
        <w:t xml:space="preserve">. A number of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12B85376" w:rsidR="00EE41E4" w:rsidRDefault="00EE41E4" w:rsidP="0029742D">
      <w:pPr>
        <w:pStyle w:val="ListParagraph"/>
        <w:numPr>
          <w:ilvl w:val="0"/>
          <w:numId w:val="32"/>
        </w:numPr>
        <w:spacing w:line="360" w:lineRule="auto"/>
        <w:ind w:left="397"/>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w:t>
      </w:r>
      <w:r w:rsidR="006739A8">
        <w:lastRenderedPageBreak/>
        <w:t xml:space="preserve">(Baylor Scott &amp; White Health, 2012; Myers, 2015). Two sports highlighted by Myers (2015) </w:t>
      </w:r>
      <w:r w:rsidR="00D062CB">
        <w:t xml:space="preserve">as </w:t>
      </w:r>
      <w:r w:rsidR="006739A8">
        <w:t>enjoyed by older people are golf and bowling. These sports</w:t>
      </w:r>
      <w:r w:rsidR="00D062CB">
        <w:t>, bowling and golf,</w:t>
      </w:r>
      <w:r w:rsidR="006739A8">
        <w:t xml:space="preserve"> were </w:t>
      </w:r>
      <w:r w:rsidR="00D062CB">
        <w:t>added</w:t>
      </w:r>
      <w:r>
        <w:t xml:space="preserve">. All </w:t>
      </w:r>
      <w:r w:rsidR="006739A8">
        <w:t xml:space="preserve">exercises make use of </w:t>
      </w:r>
      <w:r>
        <w:t xml:space="preserve">tracking sensors through which the app gives feedback for good-form. Congratulating users when they achieve the exercises. </w:t>
      </w:r>
    </w:p>
    <w:p w14:paraId="245D0F63" w14:textId="77777777" w:rsidR="006E1873" w:rsidRDefault="00EE41E4" w:rsidP="006E1873">
      <w:pPr>
        <w:pStyle w:val="ListParagraph"/>
        <w:numPr>
          <w:ilvl w:val="0"/>
          <w:numId w:val="32"/>
        </w:numPr>
        <w:spacing w:line="360" w:lineRule="auto"/>
        <w:ind w:left="397"/>
      </w:pPr>
      <w:r>
        <w:t xml:space="preserve">The </w:t>
      </w:r>
      <w:r w:rsidR="005644E4">
        <w:t xml:space="preserve">design </w:t>
      </w:r>
      <w:r>
        <w:t xml:space="preserve">of the </w:t>
      </w:r>
      <w:r w:rsidR="005644E4">
        <w:t>energy screen did not encourage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7633E0F6" w:rsidR="00015C9C" w:rsidRPr="006E1873" w:rsidRDefault="00954440" w:rsidP="006E1873">
      <w:pPr>
        <w:pStyle w:val="ListParagraph"/>
        <w:numPr>
          <w:ilvl w:val="0"/>
          <w:numId w:val="32"/>
        </w:numPr>
        <w:spacing w:line="360" w:lineRule="auto"/>
        <w:ind w:left="397"/>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app 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21" w:name="_Toc1738425"/>
      <w:r>
        <w:t>Prototype Development</w:t>
      </w:r>
      <w:bookmarkEnd w:id="21"/>
    </w:p>
    <w:p w14:paraId="46DA45E7" w14:textId="77777777" w:rsidR="00523323" w:rsidRDefault="00523323" w:rsidP="00015C9C">
      <w:pPr>
        <w:pStyle w:val="Heading2"/>
        <w:spacing w:before="120" w:after="120" w:line="360" w:lineRule="auto"/>
        <w:ind w:left="850" w:hanging="578"/>
      </w:pPr>
      <w:bookmarkStart w:id="22" w:name="_Toc1738426"/>
      <w:r>
        <w:t>Introduction</w:t>
      </w:r>
      <w:bookmarkEnd w:id="22"/>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23" w:name="_Toc1738427"/>
      <w:r>
        <w:t>Log</w:t>
      </w:r>
      <w:r w:rsidR="00722707">
        <w:t>-</w:t>
      </w:r>
      <w:r>
        <w:t xml:space="preserve">in </w:t>
      </w:r>
      <w:r w:rsidR="00722707">
        <w:t>Screen</w:t>
      </w:r>
      <w:bookmarkEnd w:id="23"/>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77777777" w:rsidR="000D1F1D" w:rsidRDefault="00934523" w:rsidP="00397025">
      <w:pPr>
        <w:pStyle w:val="NoSpacing"/>
        <w:spacing w:after="120" w:line="360" w:lineRule="auto"/>
        <w:ind w:left="947" w:hanging="720"/>
      </w:pPr>
      <w:commentRangeStart w:id="24"/>
      <w:r w:rsidRPr="00523323">
        <w:rPr>
          <w:b/>
        </w:rPr>
        <w:lastRenderedPageBreak/>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commentRangeEnd w:id="24"/>
      <w:r w:rsidR="00015AF9">
        <w:rPr>
          <w:rStyle w:val="CommentReference"/>
        </w:rPr>
        <w:commentReference w:id="24"/>
      </w:r>
    </w:p>
    <w:p w14:paraId="742B91BB" w14:textId="21070BB5" w:rsidR="003D3572" w:rsidRPr="003D3572" w:rsidRDefault="00015AF9" w:rsidP="00397025">
      <w:pPr>
        <w:pStyle w:val="NoSpacing"/>
        <w:spacing w:after="120" w:line="360" w:lineRule="auto"/>
        <w:ind w:left="227"/>
      </w:pPr>
      <w:r>
        <w:rPr>
          <w:b/>
        </w:rPr>
        <w:t xml:space="preserve">Supporting Research: </w:t>
      </w:r>
      <w:r w:rsidR="003D3572">
        <w:t xml:space="preserve">In a web article MedConfidential (2018) considered that a patient’s trust that their medical information is secure from outside knowledge as vital for full disclosure. </w:t>
      </w:r>
      <w:r w:rsidR="00B37830">
        <w:t xml:space="preserve">Kontomanolis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 xml:space="preserve">to </w:t>
      </w:r>
      <w:commentRangeStart w:id="25"/>
      <w:r w:rsidR="00237CFC">
        <w:t>users</w:t>
      </w:r>
      <w:commentRangeEnd w:id="25"/>
      <w:r w:rsidR="00237CFC">
        <w:rPr>
          <w:rStyle w:val="CommentReference"/>
        </w:rPr>
        <w:commentReference w:id="25"/>
      </w:r>
      <w:r w:rsidR="003D3572">
        <w:t>.</w:t>
      </w:r>
    </w:p>
    <w:p w14:paraId="4682ABDE" w14:textId="77777777" w:rsidR="00F2257A" w:rsidRDefault="00F2257A" w:rsidP="00826C0E">
      <w:pPr>
        <w:pStyle w:val="Heading2"/>
        <w:spacing w:before="120" w:after="120" w:line="360" w:lineRule="auto"/>
        <w:ind w:left="720" w:hanging="578"/>
      </w:pPr>
      <w:bookmarkStart w:id="26" w:name="_Ref1145344"/>
      <w:bookmarkStart w:id="27" w:name="_Toc1738428"/>
      <w:r>
        <w:t xml:space="preserve">Home </w:t>
      </w:r>
      <w:bookmarkEnd w:id="26"/>
      <w:r w:rsidR="00445E25">
        <w:t>Screen</w:t>
      </w:r>
      <w:bookmarkEnd w:id="27"/>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B96EF5">
      <w:pPr>
        <w:pStyle w:val="ListParagraph"/>
        <w:numPr>
          <w:ilvl w:val="0"/>
          <w:numId w:val="18"/>
        </w:numPr>
        <w:spacing w:line="360" w:lineRule="auto"/>
      </w:pPr>
      <w:commentRangeStart w:id="28"/>
      <w:r>
        <w:t xml:space="preserve">Green, medication button will </w:t>
      </w:r>
      <w:commentRangeEnd w:id="28"/>
      <w:r w:rsidR="00237CFC">
        <w:rPr>
          <w:rStyle w:val="CommentReference"/>
        </w:rPr>
        <w:commentReference w:id="28"/>
      </w:r>
      <w:commentRangeStart w:id="29"/>
      <w:r>
        <w:t xml:space="preserve">take the </w:t>
      </w:r>
      <w:commentRangeEnd w:id="29"/>
      <w:r w:rsidR="00E81ECB">
        <w:rPr>
          <w:rStyle w:val="CommentReference"/>
        </w:rPr>
        <w:commentReference w:id="29"/>
      </w:r>
      <w:r>
        <w:t>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B96EF5">
      <w:pPr>
        <w:pStyle w:val="ListParagraph"/>
        <w:numPr>
          <w:ilvl w:val="0"/>
          <w:numId w:val="18"/>
        </w:numPr>
        <w:spacing w:line="360" w:lineRule="auto"/>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B96EF5">
      <w:pPr>
        <w:pStyle w:val="ListParagraph"/>
        <w:numPr>
          <w:ilvl w:val="0"/>
          <w:numId w:val="18"/>
        </w:numPr>
        <w:spacing w:line="360" w:lineRule="auto"/>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09FAA387" w:rsidR="00F2257A" w:rsidRDefault="00F2257A" w:rsidP="00B96EF5">
      <w:pPr>
        <w:pStyle w:val="ListParagraph"/>
        <w:numPr>
          <w:ilvl w:val="0"/>
          <w:numId w:val="18"/>
        </w:numPr>
        <w:spacing w:line="360" w:lineRule="auto"/>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6C7A3CE4" w14:textId="77777777" w:rsidR="00750A68" w:rsidRPr="00015C9C" w:rsidRDefault="00750A68" w:rsidP="00015C9C">
      <w:pPr>
        <w:pStyle w:val="Heading2"/>
        <w:spacing w:before="120" w:after="120" w:line="360" w:lineRule="auto"/>
        <w:ind w:left="850" w:hanging="578"/>
      </w:pPr>
      <w:bookmarkStart w:id="30" w:name="_Ref1145265"/>
      <w:bookmarkStart w:id="31" w:name="_Ref1655006"/>
      <w:bookmarkStart w:id="32" w:name="_Toc1738429"/>
      <w:bookmarkStart w:id="33" w:name="_Ref1145289"/>
      <w:r w:rsidRPr="00015C9C">
        <w:t>Medication</w:t>
      </w:r>
      <w:bookmarkEnd w:id="30"/>
      <w:r w:rsidRPr="00015C9C">
        <w:t xml:space="preserve"> </w:t>
      </w:r>
      <w:r w:rsidR="00FC0DDB">
        <w:t>Screen</w:t>
      </w:r>
      <w:bookmarkEnd w:id="31"/>
      <w:bookmarkEnd w:id="32"/>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11942061" w14:textId="77777777" w:rsidR="009B626A" w:rsidRDefault="008F49C5" w:rsidP="00FD4A83">
      <w:pPr>
        <w:spacing w:line="360" w:lineRule="auto"/>
        <w:ind w:left="992" w:hanging="720"/>
      </w:pPr>
      <w:r>
        <w:rPr>
          <w:b/>
        </w:rPr>
        <w:t>User Interaction:</w:t>
      </w:r>
      <w:r>
        <w:t xml:space="preserve"> </w:t>
      </w:r>
    </w:p>
    <w:p w14:paraId="5A814519" w14:textId="7AAAEA33" w:rsidR="008F49C5" w:rsidRDefault="008F49C5" w:rsidP="009B626A">
      <w:pPr>
        <w:pStyle w:val="ListParagraph"/>
        <w:numPr>
          <w:ilvl w:val="0"/>
          <w:numId w:val="34"/>
        </w:numPr>
        <w:spacing w:line="360" w:lineRule="auto"/>
      </w:pPr>
      <w:r>
        <w:t>Users can select taken for medication. Users can navigate to the edit area. Users can access detailed information on a medication by pressing its picture.</w:t>
      </w:r>
    </w:p>
    <w:p w14:paraId="08F38D86" w14:textId="09443936" w:rsidR="00E050D3" w:rsidRDefault="00E050D3" w:rsidP="009B626A">
      <w:pPr>
        <w:pStyle w:val="ListParagraph"/>
        <w:numPr>
          <w:ilvl w:val="0"/>
          <w:numId w:val="34"/>
        </w:numPr>
        <w:spacing w:line="360" w:lineRule="auto"/>
      </w:pPr>
      <w:commentRangeStart w:id="34"/>
      <w:r>
        <w:t>The day shown can be changed by pressing the “change day” button</w:t>
      </w:r>
      <w:commentRangeEnd w:id="34"/>
      <w:r>
        <w:rPr>
          <w:rStyle w:val="CommentReference"/>
        </w:rPr>
        <w:commentReference w:id="34"/>
      </w:r>
      <w:r>
        <w:t>.</w:t>
      </w:r>
    </w:p>
    <w:p w14:paraId="3ECCD539" w14:textId="77777777" w:rsidR="009B626A" w:rsidRDefault="009B626A" w:rsidP="009B626A">
      <w:pPr>
        <w:pStyle w:val="NoSpacing"/>
        <w:keepNext/>
        <w:numPr>
          <w:ilvl w:val="0"/>
          <w:numId w:val="33"/>
        </w:numPr>
        <w:spacing w:line="360" w:lineRule="auto"/>
      </w:pPr>
      <w:r>
        <w:lastRenderedPageBreak/>
        <w:t xml:space="preserve">A ‘Change’ button on the lower right of the screen allows modifying the medication on the user’s list of medications to take. </w:t>
      </w:r>
    </w:p>
    <w:p w14:paraId="79F81F11" w14:textId="77777777" w:rsidR="009B626A" w:rsidRDefault="009B626A" w:rsidP="00FD4A83">
      <w:pPr>
        <w:spacing w:line="360" w:lineRule="auto"/>
        <w:ind w:left="992" w:hanging="720"/>
      </w:pPr>
    </w:p>
    <w:p w14:paraId="5743A284" w14:textId="77F8077B" w:rsidR="00934523" w:rsidRDefault="00934523" w:rsidP="00FD4A83">
      <w:pPr>
        <w:spacing w:line="360" w:lineRule="auto"/>
        <w:ind w:left="992" w:hanging="720"/>
      </w:pPr>
      <w:r w:rsidRPr="00B51CAB">
        <w:rPr>
          <w:b/>
        </w:rPr>
        <w:t>Screen Warning</w:t>
      </w:r>
      <w:r>
        <w:t xml:space="preserve">: If the user </w:t>
      </w:r>
      <w:commentRangeStart w:id="35"/>
      <w:r>
        <w:t>select</w:t>
      </w:r>
      <w:r w:rsidR="00237CFC">
        <w:t>s</w:t>
      </w:r>
      <w:commentRangeEnd w:id="35"/>
      <w:r w:rsidR="00237CFC">
        <w:rPr>
          <w:rStyle w:val="CommentReference"/>
        </w:rPr>
        <w:commentReference w:id="35"/>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w:t>
      </w:r>
      <w:r w:rsidR="0056035D">
        <w:t xml:space="preserve"> and what to do if the medication has already been taken</w:t>
      </w:r>
      <w:r w:rsidR="00556BF3">
        <w:t>.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2A3BA083" w:rsidR="00821842" w:rsidRDefault="00C5149A" w:rsidP="00597718">
      <w:pPr>
        <w:spacing w:line="360" w:lineRule="auto"/>
        <w:ind w:left="272"/>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app shows </w:t>
      </w:r>
      <w:r w:rsidR="00021B0D">
        <w:t xml:space="preserve">the number of pills and </w:t>
      </w:r>
      <w:r w:rsidR="00821842">
        <w:t>at what time to take them</w:t>
      </w:r>
      <w:r w:rsidR="00021B0D">
        <w:t xml:space="preserve">. </w:t>
      </w:r>
      <w:r w:rsidR="00821842">
        <w:t xml:space="preserve">This was </w:t>
      </w:r>
      <w:r w:rsidR="00B73E67">
        <w:t xml:space="preserve">of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3882D91B" w14:textId="08F090C0" w:rsidR="00E050D3" w:rsidRDefault="00B06623" w:rsidP="00E050D3">
      <w:pPr>
        <w:spacing w:line="360" w:lineRule="auto"/>
        <w:ind w:left="272"/>
      </w:pPr>
      <w:r>
        <w:t>The facility to select taken on this screen is to avoid taking medication twice in the case of forgetful users and silenc</w:t>
      </w:r>
      <w:bookmarkStart w:id="36" w:name="_Ref1146298"/>
      <w:r w:rsidR="00E050D3">
        <w:t>es the warning on the home page.</w:t>
      </w:r>
    </w:p>
    <w:p w14:paraId="2A187FEE" w14:textId="7CE0B93D" w:rsidR="00E050D3" w:rsidRDefault="00E050D3" w:rsidP="00E050D3">
      <w:pPr>
        <w:pStyle w:val="Heading3"/>
      </w:pPr>
      <w:r>
        <w:t>Change</w:t>
      </w:r>
      <w:r w:rsidR="00A0311E">
        <w:t xml:space="preserve"> </w:t>
      </w:r>
      <w:r>
        <w:t>Day Screen</w:t>
      </w:r>
    </w:p>
    <w:p w14:paraId="53C6245A" w14:textId="77777777" w:rsidR="00E050D3" w:rsidRDefault="00E050D3" w:rsidP="00E050D3">
      <w:pPr>
        <w:spacing w:line="360" w:lineRule="auto"/>
        <w:ind w:left="272"/>
      </w:pPr>
    </w:p>
    <w:p w14:paraId="3EF6E11B" w14:textId="20E31E8A" w:rsidR="00E050D3" w:rsidRDefault="00E050D3" w:rsidP="00E050D3">
      <w:pPr>
        <w:spacing w:line="360" w:lineRule="auto"/>
        <w:ind w:left="272"/>
      </w:pPr>
      <w:r w:rsidRPr="00590C1E">
        <w:rPr>
          <w:b/>
        </w:rPr>
        <w:t>Purpose of Screen:</w:t>
      </w:r>
      <w:r>
        <w:t xml:space="preserve">  </w:t>
      </w:r>
      <w:r>
        <w:t>The day</w:t>
      </w:r>
      <w:r w:rsidR="00A0311E">
        <w:t xml:space="preserve"> of the week to</w:t>
      </w:r>
      <w:r>
        <w:t xml:space="preserve"> be shown can be selected if the user wishes to see what medication they need to take on any given day.</w:t>
      </w:r>
    </w:p>
    <w:p w14:paraId="6F18F4EC" w14:textId="5133EA02" w:rsidR="00A0311E" w:rsidRDefault="00A0311E" w:rsidP="00A0311E">
      <w:pPr>
        <w:pStyle w:val="NoSpacing"/>
        <w:keepNext/>
        <w:spacing w:line="360" w:lineRule="auto"/>
        <w:ind w:left="992" w:hanging="720"/>
      </w:pPr>
      <w:r>
        <w:rPr>
          <w:b/>
        </w:rPr>
        <w:t>User Interaction:</w:t>
      </w:r>
      <w:r>
        <w:t xml:space="preserve"> There </w:t>
      </w:r>
      <w:r>
        <w:t>is one interaction</w:t>
      </w:r>
      <w:r>
        <w:t xml:space="preserve"> devices on this screen:</w:t>
      </w:r>
    </w:p>
    <w:p w14:paraId="4FA53A66" w14:textId="0127A3C7" w:rsidR="00A0311E" w:rsidRDefault="00A0311E" w:rsidP="00A0311E">
      <w:pPr>
        <w:pStyle w:val="NoSpacing"/>
        <w:keepNext/>
        <w:numPr>
          <w:ilvl w:val="0"/>
          <w:numId w:val="33"/>
        </w:numPr>
        <w:spacing w:line="360" w:lineRule="auto"/>
      </w:pPr>
      <w:r>
        <w:t>The user can select a day they wish to view their medication timetable using the grid of buttons.</w:t>
      </w:r>
    </w:p>
    <w:p w14:paraId="0D2A9F86" w14:textId="63BB2328" w:rsidR="00A0311E" w:rsidRDefault="00A0311E" w:rsidP="00A0311E">
      <w:pPr>
        <w:pStyle w:val="NoSpacing"/>
        <w:keepNext/>
        <w:spacing w:line="360" w:lineRule="auto"/>
        <w:ind w:left="284"/>
      </w:pPr>
      <w:r>
        <w:t>This screen makes it simple for a user to switch quickly between the days of the week to allow them to see their medication schedule.</w:t>
      </w:r>
    </w:p>
    <w:p w14:paraId="1B602875" w14:textId="77777777" w:rsidR="00E050D3" w:rsidRDefault="00E050D3" w:rsidP="00E050D3">
      <w:pPr>
        <w:spacing w:line="360" w:lineRule="auto"/>
        <w:ind w:left="272"/>
      </w:pPr>
    </w:p>
    <w:p w14:paraId="262ADCCA" w14:textId="77777777" w:rsidR="00E050D3" w:rsidRDefault="00E050D3" w:rsidP="00E050D3">
      <w:pPr>
        <w:pStyle w:val="Heading3"/>
        <w:spacing w:after="120" w:line="360" w:lineRule="auto"/>
        <w:ind w:left="992"/>
      </w:pPr>
      <w:r>
        <w:lastRenderedPageBreak/>
        <w:t>Add Medication Screen</w:t>
      </w:r>
    </w:p>
    <w:p w14:paraId="5564F125" w14:textId="77777777" w:rsidR="00E050D3" w:rsidRDefault="00E050D3" w:rsidP="00E050D3">
      <w:pPr>
        <w:pStyle w:val="NoSpacing"/>
        <w:keepNext/>
        <w:spacing w:line="360" w:lineRule="auto"/>
        <w:ind w:left="992" w:hanging="720"/>
      </w:pPr>
      <w:r w:rsidRPr="00590C1E">
        <w:rPr>
          <w:b/>
        </w:rPr>
        <w:t>Purpose of Screen:</w:t>
      </w:r>
      <w:r>
        <w:t xml:space="preserve">  Drugs can be searched for and added into the user’s medication. This screen is used in conjunction with a doctor.</w:t>
      </w:r>
    </w:p>
    <w:p w14:paraId="1C840863" w14:textId="77777777" w:rsidR="00E050D3" w:rsidRDefault="00E050D3" w:rsidP="00E050D3">
      <w:pPr>
        <w:pStyle w:val="NoSpacing"/>
        <w:keepNext/>
        <w:spacing w:line="360" w:lineRule="auto"/>
        <w:ind w:left="992" w:hanging="720"/>
      </w:pPr>
    </w:p>
    <w:p w14:paraId="10427FAE" w14:textId="0E368796" w:rsidR="00E050D3" w:rsidRDefault="00E050D3" w:rsidP="00E050D3">
      <w:pPr>
        <w:pStyle w:val="NoSpacing"/>
        <w:keepNext/>
        <w:spacing w:line="360" w:lineRule="auto"/>
        <w:ind w:left="992" w:hanging="720"/>
      </w:pPr>
      <w:r>
        <w:rPr>
          <w:b/>
        </w:rPr>
        <w:t>User Interaction:</w:t>
      </w:r>
      <w:r>
        <w:t xml:space="preserve"> There are t</w:t>
      </w:r>
      <w:r w:rsidR="00A0311E">
        <w:t>wo</w:t>
      </w:r>
      <w:r>
        <w:t xml:space="preserve"> interaction devices on this screen:</w:t>
      </w:r>
    </w:p>
    <w:p w14:paraId="6228F526" w14:textId="77777777" w:rsidR="00E050D3" w:rsidRDefault="00E050D3" w:rsidP="00E050D3">
      <w:pPr>
        <w:pStyle w:val="NoSpacing"/>
        <w:keepNext/>
        <w:numPr>
          <w:ilvl w:val="0"/>
          <w:numId w:val="33"/>
        </w:numPr>
        <w:spacing w:line="360" w:lineRule="auto"/>
      </w:pPr>
      <w:commentRangeStart w:id="37"/>
      <w:r>
        <w:t>There</w:t>
      </w:r>
      <w:commentRangeEnd w:id="37"/>
      <w:r>
        <w:rPr>
          <w:rStyle w:val="CommentReference"/>
        </w:rPr>
        <w:commentReference w:id="37"/>
      </w:r>
      <w:r>
        <w:t xml:space="preserve"> is a search box through which a list of medicines can be requested. </w:t>
      </w:r>
    </w:p>
    <w:p w14:paraId="5851A2D2" w14:textId="77777777" w:rsidR="00E050D3" w:rsidRDefault="00E050D3" w:rsidP="00E050D3">
      <w:pPr>
        <w:pStyle w:val="NoSpacing"/>
        <w:keepNext/>
        <w:numPr>
          <w:ilvl w:val="0"/>
          <w:numId w:val="33"/>
        </w:numPr>
        <w:spacing w:line="360" w:lineRule="auto"/>
      </w:pPr>
      <w:r>
        <w:t xml:space="preserve">From a list of possible medications returned, the desired medication is selected </w:t>
      </w:r>
    </w:p>
    <w:p w14:paraId="4EE04155" w14:textId="77777777" w:rsidR="00E050D3" w:rsidRDefault="00E050D3" w:rsidP="00E050D3">
      <w:pPr>
        <w:pStyle w:val="NoSpacing"/>
        <w:keepNext/>
        <w:spacing w:line="360" w:lineRule="auto"/>
        <w:ind w:left="992" w:hanging="720"/>
      </w:pPr>
    </w:p>
    <w:p w14:paraId="0C373B10" w14:textId="77777777" w:rsidR="00E050D3" w:rsidRDefault="00E050D3" w:rsidP="00E050D3">
      <w:pPr>
        <w:pStyle w:val="NoSpacing"/>
        <w:keepNext/>
        <w:spacing w:line="360" w:lineRule="auto"/>
        <w:ind w:left="272"/>
      </w:pPr>
      <w:r>
        <w:t xml:space="preserve">This screen was added as a support screen for medical stakeholders. The team decided there would almost certainly be a need for medication amendments. The team designed the screen intending that medical staff and the user would work in collaboration to update the app. However, a user can access this area alone. This was included to ensure patient rights were not infringed, based on the 10 rights of medication administration (Edwards &amp; Axe, 2015) a patient must have the right to refuse medication. This includes the ability to alter the medication prescribed and the reminders present on a users’ app. </w:t>
      </w:r>
    </w:p>
    <w:p w14:paraId="3DE19ED8" w14:textId="77777777" w:rsidR="00E050D3" w:rsidRPr="009B626A" w:rsidRDefault="00E050D3" w:rsidP="00E050D3">
      <w:pPr>
        <w:pStyle w:val="NoSpacing"/>
        <w:keepNext/>
        <w:spacing w:line="360" w:lineRule="auto"/>
        <w:ind w:left="272"/>
        <w:rPr>
          <w:strike/>
        </w:rPr>
      </w:pPr>
    </w:p>
    <w:p w14:paraId="139789A1" w14:textId="77777777" w:rsidR="00E050D3" w:rsidRPr="009B626A" w:rsidRDefault="00E050D3" w:rsidP="00E050D3">
      <w:pPr>
        <w:pStyle w:val="NoSpacing"/>
        <w:keepNext/>
        <w:spacing w:line="360" w:lineRule="auto"/>
        <w:ind w:left="272"/>
        <w:rPr>
          <w:strike/>
        </w:rPr>
      </w:pPr>
      <w:commentRangeStart w:id="38"/>
      <w:commentRangeStart w:id="39"/>
      <w:r w:rsidRPr="009B626A">
        <w:rPr>
          <w:strike/>
          <w:highlight w:val="red"/>
        </w:rPr>
        <w:t xml:space="preserve">member should perform these amendments in association with the user so access to this screen would only be permitted after the individual had entered their authorised ‘log-in’ password on the ‘Log-in’ screen initially displayed. </w:t>
      </w:r>
      <w:commentRangeEnd w:id="38"/>
      <w:r w:rsidRPr="009B626A">
        <w:rPr>
          <w:rStyle w:val="CommentReference"/>
          <w:strike/>
          <w:highlight w:val="red"/>
        </w:rPr>
        <w:commentReference w:id="38"/>
      </w:r>
      <w:r w:rsidRPr="009B626A">
        <w:rPr>
          <w:strike/>
        </w:rPr>
        <w:t xml:space="preserve"> </w:t>
      </w:r>
      <w:commentRangeEnd w:id="39"/>
      <w:r>
        <w:rPr>
          <w:rStyle w:val="CommentReference"/>
        </w:rPr>
        <w:commentReference w:id="39"/>
      </w:r>
    </w:p>
    <w:p w14:paraId="2C78EB0E" w14:textId="77777777" w:rsidR="00E050D3" w:rsidRDefault="00E050D3" w:rsidP="00E050D3">
      <w:pPr>
        <w:spacing w:line="360" w:lineRule="auto"/>
        <w:ind w:left="272"/>
      </w:pPr>
    </w:p>
    <w:bookmarkEnd w:id="36"/>
    <w:p w14:paraId="3B1F615D" w14:textId="77777777" w:rsidR="00326926" w:rsidRDefault="00326926" w:rsidP="000D1F1D">
      <w:pPr>
        <w:pStyle w:val="NoSpacing"/>
        <w:keepNext/>
        <w:spacing w:line="360" w:lineRule="auto"/>
        <w:ind w:left="720"/>
      </w:pPr>
    </w:p>
    <w:p w14:paraId="3DE7080C" w14:textId="77777777" w:rsidR="00750A68" w:rsidRDefault="00750A68" w:rsidP="000D1F1D">
      <w:pPr>
        <w:pStyle w:val="Heading3"/>
        <w:spacing w:before="120" w:after="120" w:line="360" w:lineRule="auto"/>
        <w:ind w:left="992"/>
      </w:pPr>
      <w:bookmarkStart w:id="40" w:name="_Ref1146355"/>
      <w:bookmarkStart w:id="41" w:name="_Toc1738431"/>
      <w:r w:rsidRPr="00185412">
        <w:t>Medication Details</w:t>
      </w:r>
      <w:bookmarkEnd w:id="40"/>
      <w:r w:rsidR="009B0205">
        <w:t xml:space="preserve"> Screen</w:t>
      </w:r>
      <w:bookmarkEnd w:id="41"/>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002056F0"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757C1D16" w14:textId="26166032" w:rsidR="00B06623" w:rsidRDefault="00C81399" w:rsidP="00C81399">
      <w:pPr>
        <w:spacing w:after="0" w:line="360" w:lineRule="auto"/>
        <w:ind w:left="272"/>
      </w:pPr>
      <w:r>
        <w:rPr>
          <w:b/>
        </w:rPr>
        <w:t>Supporting</w:t>
      </w:r>
      <w:r w:rsidR="00B06623">
        <w:rPr>
          <w:b/>
        </w:rPr>
        <w:t xml:space="preserve"> Research: </w:t>
      </w:r>
      <w:r w:rsidR="009B0205">
        <w:t>The screen was developed as a support screen so that the user could clarify to themselves what a medication was and what possible side effects it might have before choosing to</w:t>
      </w:r>
      <w:r>
        <w:t xml:space="preserve"> take it</w:t>
      </w:r>
      <w:r w:rsidR="00750A68">
        <w:t xml:space="preserve">. </w:t>
      </w:r>
      <w:r>
        <w:t>Research showed that medication compliance increases as health literacy increases (</w:t>
      </w:r>
      <w:r w:rsidRPr="00BF31DA">
        <w:t xml:space="preserve">Vlasnik, Aliotta </w:t>
      </w:r>
      <w:r>
        <w:t xml:space="preserve">&amp; </w:t>
      </w:r>
      <w:r w:rsidRPr="00BF31DA">
        <w:t>DeLor</w:t>
      </w:r>
      <w:r>
        <w:t>,</w:t>
      </w:r>
      <w:r w:rsidRPr="00BF31DA">
        <w:t xml:space="preserve"> </w:t>
      </w:r>
      <w:r>
        <w:t xml:space="preserve">2005). Health literacy refers to a patients’ knowledge of medication instructions and information about what the medication is and why to take it. By increasing health literacy it is hoped compliance will also be increased. </w:t>
      </w:r>
    </w:p>
    <w:p w14:paraId="3F8B1356" w14:textId="77777777" w:rsidR="00185412" w:rsidRDefault="00185412" w:rsidP="00015C9C">
      <w:pPr>
        <w:pStyle w:val="Heading2"/>
        <w:spacing w:before="120" w:after="120" w:line="360" w:lineRule="auto"/>
        <w:ind w:left="850" w:hanging="578"/>
      </w:pPr>
      <w:bookmarkStart w:id="42" w:name="_Ref1145281"/>
      <w:bookmarkStart w:id="43" w:name="_Ref1735118"/>
      <w:bookmarkStart w:id="44" w:name="_Ref1735741"/>
      <w:bookmarkStart w:id="45" w:name="_Ref1736151"/>
      <w:bookmarkStart w:id="46" w:name="_Toc1738432"/>
      <w:r>
        <w:lastRenderedPageBreak/>
        <w:t xml:space="preserve">Energy </w:t>
      </w:r>
      <w:bookmarkEnd w:id="42"/>
      <w:r w:rsidR="009B0205">
        <w:t>Screen</w:t>
      </w:r>
      <w:bookmarkEnd w:id="43"/>
      <w:bookmarkEnd w:id="44"/>
      <w:bookmarkEnd w:id="45"/>
      <w:bookmarkEnd w:id="46"/>
      <w:r>
        <w:t xml:space="preserve"> </w:t>
      </w:r>
    </w:p>
    <w:p w14:paraId="55718E5A" w14:textId="3384BCE2"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06EF0CF" w14:textId="77777777"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14:paraId="3B18EE12" w14:textId="77777777"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1E0BC94D" w14:textId="7B2DAD33" w:rsidR="00073E05" w:rsidRDefault="003E79CC" w:rsidP="00073E05">
      <w:pPr>
        <w:spacing w:after="0" w:line="360" w:lineRule="auto"/>
        <w:ind w:left="720"/>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This was intended to put the user in competition with themselves. Competitions have been shown to increase engagement and likelihood of reaching self-imposed targets (Bonino, D., Corno, F. &amp; De Russis, L. 2012)</w:t>
      </w:r>
      <w:r w:rsidR="007D7683">
        <w:t>.</w:t>
      </w:r>
      <w:r>
        <w:t xml:space="preserve"> </w:t>
      </w:r>
      <w:r w:rsidR="009B0205">
        <w:t xml:space="preserve">To </w:t>
      </w:r>
      <w:r w:rsidR="007D7683">
        <w:t xml:space="preserve">aid </w:t>
      </w:r>
      <w:r w:rsidR="00F32BAE">
        <w:t xml:space="preserve">users’ </w:t>
      </w:r>
      <w:r w:rsidR="009B0205">
        <w:t>tip</w:t>
      </w:r>
      <w:r w:rsidR="007D7683">
        <w:t xml:space="preserve">s are </w:t>
      </w:r>
      <w:r w:rsidR="009B0205">
        <w:t>displayed below the bar graph making suggestion</w:t>
      </w:r>
      <w:r w:rsidR="007D7683">
        <w:t>s</w:t>
      </w:r>
      <w:r w:rsidR="009B0205">
        <w:t xml:space="preserve"> on </w:t>
      </w:r>
      <w:r w:rsidR="007D7683">
        <w:t xml:space="preserve">lowering energy use. </w:t>
      </w:r>
      <w:bookmarkStart w:id="47" w:name="_Ref1146644"/>
      <w:bookmarkStart w:id="48" w:name="_Ref1655345"/>
      <w:r w:rsidR="007D7683">
        <w:t xml:space="preserve">This tip bar will also be used during a users’ first interaction with the app </w:t>
      </w:r>
      <w:r w:rsidR="001F764A">
        <w:t>to guide them through the energy screen as this is a complex screen offering many interactions. In this way the tip performs the function of a help box.</w:t>
      </w:r>
    </w:p>
    <w:p w14:paraId="453649CB" w14:textId="77777777" w:rsidR="00073E05" w:rsidRDefault="00073E05" w:rsidP="00073E05">
      <w:pPr>
        <w:pStyle w:val="Heading3"/>
      </w:pPr>
      <w:bookmarkStart w:id="49" w:name="_Ref1655243"/>
      <w:bookmarkStart w:id="50" w:name="_Ref1735624"/>
      <w:bookmarkStart w:id="51" w:name="_Toc1738433"/>
      <w:r>
        <w:t>Breakdown of Energy Usage</w:t>
      </w:r>
      <w:bookmarkEnd w:id="49"/>
      <w:r>
        <w:t xml:space="preserve"> Screen</w:t>
      </w:r>
      <w:bookmarkEnd w:id="50"/>
      <w:bookmarkEnd w:id="51"/>
    </w:p>
    <w:p w14:paraId="4EB9BAC6" w14:textId="77777777" w:rsidR="00073E05" w:rsidRDefault="00073E05" w:rsidP="00073E05">
      <w:pPr>
        <w:spacing w:after="0" w:line="360" w:lineRule="auto"/>
        <w:ind w:left="720"/>
      </w:pPr>
    </w:p>
    <w:p w14:paraId="463F2974" w14:textId="77777777"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14:paraId="002613B9" w14:textId="77777777"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user interaction for this screen.</w:t>
      </w:r>
    </w:p>
    <w:p w14:paraId="4FCF45BF" w14:textId="6EE4DF20" w:rsidR="00073E05" w:rsidRDefault="00D9755B" w:rsidP="00597718">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r w:rsidR="00F32BAE">
        <w:t xml:space="preserve"> 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5DB38A4D" w14:textId="77777777" w:rsidR="00185412" w:rsidRDefault="00185412" w:rsidP="00073E05">
      <w:pPr>
        <w:pStyle w:val="Heading3"/>
        <w:spacing w:before="120" w:after="120" w:line="360" w:lineRule="auto"/>
        <w:ind w:left="992"/>
      </w:pPr>
      <w:bookmarkStart w:id="52" w:name="_Ref1735795"/>
      <w:bookmarkStart w:id="53" w:name="_Ref1736192"/>
      <w:bookmarkStart w:id="54" w:name="_Ref1736268"/>
      <w:bookmarkStart w:id="55" w:name="_Toc1738434"/>
      <w:r w:rsidRPr="00E52D46">
        <w:lastRenderedPageBreak/>
        <w:t xml:space="preserve">Smart </w:t>
      </w:r>
      <w:r w:rsidR="009B0205">
        <w:t>A</w:t>
      </w:r>
      <w:r w:rsidRPr="00E52D46">
        <w:t>ppliances</w:t>
      </w:r>
      <w:bookmarkEnd w:id="47"/>
      <w:r w:rsidRPr="00E52D46">
        <w:t xml:space="preserve"> </w:t>
      </w:r>
      <w:r w:rsidR="009B0205">
        <w:t>Screen</w:t>
      </w:r>
      <w:bookmarkEnd w:id="48"/>
      <w:bookmarkEnd w:id="52"/>
      <w:bookmarkEnd w:id="53"/>
      <w:bookmarkEnd w:id="54"/>
      <w:bookmarkEnd w:id="55"/>
    </w:p>
    <w:p w14:paraId="4BCD9300" w14:textId="3D06087D"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D9755B">
        <w:t>app.</w:t>
      </w:r>
    </w:p>
    <w:p w14:paraId="01FAA6DA" w14:textId="3C287AB3"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app. After two consecutive presses common issues and solutions will be provided in a tip box</w:t>
      </w:r>
      <w:r w:rsidR="0056035D">
        <w:t xml:space="preserve"> such as to reset the smart device</w:t>
      </w:r>
      <w:r w:rsidR="00CC1378">
        <w:t>.</w:t>
      </w:r>
    </w:p>
    <w:p w14:paraId="30A27C5A" w14:textId="77777777" w:rsidR="00F2257A" w:rsidRDefault="00F2257A" w:rsidP="0008337D">
      <w:pPr>
        <w:pStyle w:val="Heading2"/>
        <w:spacing w:before="240" w:after="120" w:line="360" w:lineRule="auto"/>
        <w:ind w:left="850" w:hanging="578"/>
      </w:pPr>
      <w:bookmarkStart w:id="56" w:name="_Ref1310533"/>
      <w:bookmarkStart w:id="57" w:name="_Ref1737018"/>
      <w:bookmarkStart w:id="58" w:name="_Ref1737310"/>
      <w:bookmarkStart w:id="59" w:name="_Toc1738435"/>
      <w:r>
        <w:t xml:space="preserve">Exercise </w:t>
      </w:r>
      <w:bookmarkEnd w:id="33"/>
      <w:bookmarkEnd w:id="56"/>
      <w:r w:rsidR="00A84D6E">
        <w:t>Screen</w:t>
      </w:r>
      <w:bookmarkEnd w:id="57"/>
      <w:bookmarkEnd w:id="58"/>
      <w:bookmarkEnd w:id="59"/>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773E9D4E" w14:textId="3825A6A8" w:rsidR="0095219F" w:rsidRDefault="0095219F" w:rsidP="0095219F">
      <w:pPr>
        <w:spacing w:after="0" w:line="360" w:lineRule="auto"/>
        <w:rPr>
          <w:b/>
        </w:rPr>
      </w:pPr>
      <w:r>
        <w:rPr>
          <w:b/>
        </w:rPr>
        <w:t xml:space="preserve">Supporting Research: </w:t>
      </w:r>
    </w:p>
    <w:p w14:paraId="4F6E1714" w14:textId="5816BFA6" w:rsidR="00851F2F" w:rsidRDefault="00F2257A" w:rsidP="0095219F">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4D7834B4" w14:textId="674B4D03" w:rsidR="00B96EF5" w:rsidRPr="001C44BF" w:rsidRDefault="00B96EF5" w:rsidP="00F44039">
      <w:pPr>
        <w:spacing w:after="0" w:line="360" w:lineRule="auto"/>
        <w:ind w:left="720"/>
      </w:pPr>
      <w:r>
        <w:t>The group discussed the possibility of Tai Chi</w:t>
      </w:r>
      <w:r w:rsidR="0095219F">
        <w:t xml:space="preserve"> </w:t>
      </w:r>
      <w:r>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t>Myers (2015) highlighted that many older people enjoy golf and bowling</w:t>
      </w:r>
      <w:r w:rsidR="0095219F">
        <w:t>,</w:t>
      </w:r>
      <w:r w:rsidR="001C44BF">
        <w:t xml:space="preserve"> these exercises have been added.</w:t>
      </w:r>
      <w:commentRangeStart w:id="60"/>
      <w:r w:rsidR="001C44BF">
        <w:t xml:space="preserve"> </w:t>
      </w:r>
      <w:r w:rsidR="001C44BF" w:rsidRPr="0095219F">
        <w:rPr>
          <w:highlight w:val="red"/>
        </w:rPr>
        <w:t>R</w:t>
      </w:r>
      <w:commentRangeStart w:id="61"/>
      <w:r w:rsidR="001C44BF" w:rsidRPr="0095219F">
        <w:rPr>
          <w:highlight w:val="red"/>
        </w:rPr>
        <w:t xml:space="preserve">obinson </w:t>
      </w:r>
      <w:r w:rsidR="001C44BF" w:rsidRPr="0095219F">
        <w:rPr>
          <w:i/>
          <w:highlight w:val="red"/>
        </w:rPr>
        <w:t xml:space="preserve">et al. </w:t>
      </w:r>
      <w:r w:rsidR="001C44BF" w:rsidRPr="0095219F">
        <w:rPr>
          <w:highlight w:val="red"/>
        </w:rPr>
        <w:t xml:space="preserve">(2019) suggest that adding in activities that are enjoyable, such as </w:t>
      </w:r>
      <w:r w:rsidR="001C44BF" w:rsidRPr="0095219F">
        <w:rPr>
          <w:highlight w:val="red"/>
        </w:rPr>
        <w:lastRenderedPageBreak/>
        <w:t xml:space="preserve">listening to music or </w:t>
      </w:r>
      <w:r w:rsidR="003D23B9" w:rsidRPr="0095219F">
        <w:rPr>
          <w:highlight w:val="red"/>
        </w:rPr>
        <w:t>to the radio, while exercising can overcome reluctance to an exercise regime.</w:t>
      </w:r>
      <w:r w:rsidR="003D23B9">
        <w:t xml:space="preserve"> </w:t>
      </w:r>
      <w:commentRangeEnd w:id="61"/>
      <w:r w:rsidR="0095219F">
        <w:rPr>
          <w:rStyle w:val="CommentReference"/>
        </w:rPr>
        <w:commentReference w:id="61"/>
      </w:r>
      <w:commentRangeEnd w:id="60"/>
      <w:r w:rsidR="009B626A">
        <w:rPr>
          <w:rStyle w:val="CommentReference"/>
        </w:rPr>
        <w:commentReference w:id="60"/>
      </w:r>
    </w:p>
    <w:p w14:paraId="178AC073" w14:textId="77777777" w:rsidR="00F2257A" w:rsidRDefault="00F2257A" w:rsidP="0008337D">
      <w:pPr>
        <w:pStyle w:val="Heading3"/>
        <w:spacing w:before="120" w:after="120" w:line="360" w:lineRule="auto"/>
        <w:ind w:left="992"/>
      </w:pPr>
      <w:bookmarkStart w:id="62" w:name="_Ref1145826"/>
      <w:bookmarkStart w:id="63" w:name="_Ref1737180"/>
      <w:bookmarkStart w:id="64" w:name="_Toc1738436"/>
      <w:commentRangeStart w:id="65"/>
      <w:r>
        <w:t xml:space="preserve">Add </w:t>
      </w:r>
      <w:r w:rsidR="006E147D">
        <w:t>E</w:t>
      </w:r>
      <w:r>
        <w:t>xercises</w:t>
      </w:r>
      <w:bookmarkEnd w:id="62"/>
      <w:r>
        <w:t xml:space="preserve"> </w:t>
      </w:r>
      <w:r w:rsidR="006E147D">
        <w:t>Screen</w:t>
      </w:r>
      <w:bookmarkEnd w:id="63"/>
      <w:bookmarkEnd w:id="64"/>
      <w:commentRangeEnd w:id="65"/>
      <w:r w:rsidR="00D66580">
        <w:rPr>
          <w:rStyle w:val="CommentReference"/>
          <w:rFonts w:asciiTheme="minorHAnsi" w:eastAsiaTheme="minorHAnsi" w:hAnsiTheme="minorHAnsi" w:cstheme="minorBidi"/>
          <w:b w:val="0"/>
          <w:bCs w:val="0"/>
          <w:color w:val="auto"/>
        </w:rPr>
        <w:commentReference w:id="65"/>
      </w:r>
    </w:p>
    <w:p w14:paraId="4105B433" w14:textId="0D33E04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 make the selection</w:t>
      </w:r>
      <w:r w:rsidR="0095219F">
        <w:t xml:space="preserve"> in collaboration</w:t>
      </w:r>
      <w:r>
        <w:t>,</w:t>
      </w:r>
      <w:r w:rsidR="0095219F">
        <w:t xml:space="preserve"> considering preference and usefulness in treatment. However, users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66" w:name="_Ref1145377"/>
      <w:bookmarkStart w:id="67" w:name="_Toc1738437"/>
      <w:r w:rsidRPr="0008337D">
        <w:t xml:space="preserve">Exercise </w:t>
      </w:r>
      <w:r w:rsidR="0008337D">
        <w:t>R</w:t>
      </w:r>
      <w:r w:rsidRPr="0008337D">
        <w:t>un-</w:t>
      </w:r>
      <w:r w:rsidR="0008337D">
        <w:t>T</w:t>
      </w:r>
      <w:r w:rsidRPr="0008337D">
        <w:t>hrough</w:t>
      </w:r>
      <w:bookmarkEnd w:id="66"/>
      <w:bookmarkEnd w:id="67"/>
    </w:p>
    <w:p w14:paraId="37E47FCA" w14:textId="160A443C"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B626A">
        <w:t xml:space="preserve"> </w:t>
      </w:r>
      <w:commentRangeStart w:id="68"/>
      <w:r w:rsidR="009B626A">
        <w:t>along with background music that helps motivate the user to do the exercise</w:t>
      </w:r>
      <w:commentRangeEnd w:id="68"/>
      <w:r w:rsidR="009B626A">
        <w:rPr>
          <w:rStyle w:val="CommentReference"/>
        </w:rPr>
        <w:commentReference w:id="68"/>
      </w:r>
      <w:r>
        <w:t>.</w:t>
      </w:r>
      <w:r w:rsidR="0095219F">
        <w:t xml:space="preserve"> An overlay of the users’ current movement is also shown to give instant feedback for how well as user is completing the activity.</w:t>
      </w:r>
    </w:p>
    <w:p w14:paraId="540731A9" w14:textId="1C02F2DB" w:rsidR="004842A5" w:rsidRDefault="004842A5" w:rsidP="004842A5">
      <w:pPr>
        <w:spacing w:after="0" w:line="360" w:lineRule="auto"/>
        <w:ind w:left="992" w:hanging="720"/>
      </w:pPr>
      <w:r>
        <w:rPr>
          <w:b/>
        </w:rPr>
        <w:t>User Interaction:</w:t>
      </w:r>
      <w:r>
        <w:t xml:space="preserve"> The user may interact with this screen using the</w:t>
      </w:r>
      <w:r w:rsidR="0095219F">
        <w:t xml:space="preserve"> p</w:t>
      </w:r>
      <w:r>
        <w:t>ause</w:t>
      </w:r>
      <w:r w:rsidR="0095219F">
        <w:t xml:space="preserve"> </w:t>
      </w:r>
      <w:r>
        <w:t xml:space="preserve">button at the lower right of the display. </w:t>
      </w:r>
    </w:p>
    <w:p w14:paraId="330912F6" w14:textId="474AF788" w:rsidR="004842A5" w:rsidRPr="0095219F" w:rsidRDefault="0095219F" w:rsidP="0095219F">
      <w:pPr>
        <w:spacing w:after="0" w:line="360" w:lineRule="auto"/>
        <w:rPr>
          <w:b/>
        </w:rPr>
      </w:pPr>
      <w:r w:rsidRPr="0095219F">
        <w:rPr>
          <w:b/>
        </w:rPr>
        <w:t>Supporting Research:</w:t>
      </w:r>
    </w:p>
    <w:p w14:paraId="7E2936CA" w14:textId="41FD761B" w:rsidR="0089443A" w:rsidRDefault="0095219F" w:rsidP="00851F2F">
      <w:pPr>
        <w:spacing w:after="0" w:line="360" w:lineRule="auto"/>
        <w:ind w:left="720"/>
      </w:pPr>
      <w:r>
        <w:t xml:space="preserve">The use of the overlay to provide feedback was inspired by the popular game franchise </w:t>
      </w:r>
      <w:r w:rsidR="00AF3480">
        <w:t xml:space="preserve">‘Just Dance’ </w:t>
      </w:r>
      <w:r w:rsidR="00CC4E49">
        <w:t xml:space="preserve">(ArthurVideoSong,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14:paraId="0E27D1E8" w14:textId="77777777" w:rsidR="00851F2F" w:rsidRDefault="00851F2F" w:rsidP="00851F2F">
      <w:pPr>
        <w:spacing w:after="0" w:line="360" w:lineRule="auto"/>
        <w:ind w:left="720"/>
      </w:pPr>
    </w:p>
    <w:p w14:paraId="774E0096" w14:textId="77777777" w:rsidR="00E168FA" w:rsidRDefault="009A599D" w:rsidP="00851F2F">
      <w:pPr>
        <w:spacing w:after="0" w:line="360" w:lineRule="auto"/>
        <w:ind w:left="720"/>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 xml:space="preserve">The </w:t>
      </w:r>
      <w:r>
        <w:lastRenderedPageBreak/>
        <w:t>skeleton represents the users</w:t>
      </w:r>
      <w:r w:rsidR="00F54F33">
        <w:t>’</w:t>
      </w:r>
      <w:r>
        <w:t xml:space="preserve"> current position and is gleaned from </w:t>
      </w:r>
      <w:r w:rsidR="00F54F33">
        <w:t xml:space="preserve">sensors the user would be holding. </w:t>
      </w:r>
    </w:p>
    <w:p w14:paraId="7A1E5E38" w14:textId="77777777" w:rsidR="00E168FA" w:rsidRDefault="00385310" w:rsidP="00E168FA">
      <w:pPr>
        <w:spacing w:after="0" w:line="360" w:lineRule="auto"/>
        <w:ind w:left="720"/>
      </w:pPr>
      <w:r>
        <w:t xml:space="preserve">This form of ‘augmentation’ is discussed by Preece </w:t>
      </w:r>
      <w:r>
        <w:rPr>
          <w:i/>
        </w:rPr>
        <w:t xml:space="preserve">et </w:t>
      </w:r>
      <w:r w:rsidRPr="00385310">
        <w:t>al</w:t>
      </w:r>
      <w:r>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through </w:t>
      </w:r>
      <w:r w:rsidR="00E168FA">
        <w:t xml:space="preserve">the activity by asking them to follow the animated figure with their own movements. </w:t>
      </w:r>
    </w:p>
    <w:p w14:paraId="1062F393" w14:textId="77777777" w:rsidR="00E168FA" w:rsidRDefault="00B96EF5" w:rsidP="00E168FA">
      <w:pPr>
        <w:spacing w:after="0" w:line="360" w:lineRule="auto"/>
        <w:ind w:left="720"/>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during the exercise is out of alignment with what is</w:t>
      </w:r>
      <w:r w:rsidR="00E168FA">
        <w:t xml:space="preserve"> ideal. </w:t>
      </w:r>
    </w:p>
    <w:p w14:paraId="28AC61C3" w14:textId="49B876F9" w:rsidR="0089443A" w:rsidRDefault="00E168FA" w:rsidP="00E168FA">
      <w:pPr>
        <w:spacing w:after="0" w:line="360" w:lineRule="auto"/>
        <w:ind w:left="720"/>
      </w:pPr>
      <w:r>
        <w:t>This n</w:t>
      </w:r>
      <w:r w:rsidR="00D16CF5">
        <w:t xml:space="preserve">on-verbal </w:t>
      </w:r>
      <w:r>
        <w:t xml:space="preserve">feedback </w:t>
      </w:r>
      <w:r w:rsidR="00D16CF5">
        <w:t xml:space="preserve">overcomes the potential for confusion from a series of words </w:t>
      </w:r>
      <w:r>
        <w:t xml:space="preserve">in line with </w:t>
      </w:r>
      <w:r w:rsidR="00BA572E">
        <w:t>UK government guideline</w:t>
      </w:r>
      <w:r>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69" w:name="_Ref1310564"/>
      <w:bookmarkStart w:id="70" w:name="_Toc1738438"/>
      <w:r>
        <w:t>Smart Robot (Cozmo)</w:t>
      </w:r>
      <w:bookmarkEnd w:id="69"/>
      <w:bookmarkEnd w:id="70"/>
    </w:p>
    <w:p w14:paraId="47505791" w14:textId="55409EDF" w:rsidR="001F0B20" w:rsidRDefault="001F0B20" w:rsidP="00385310">
      <w:pPr>
        <w:spacing w:after="120" w:line="360" w:lineRule="auto"/>
        <w:ind w:left="992" w:hanging="720"/>
      </w:pPr>
      <w:r w:rsidRPr="003D3572">
        <w:rPr>
          <w:b/>
        </w:rPr>
        <w:t>Purpose of Screen</w:t>
      </w:r>
      <w:r>
        <w:t xml:space="preserve">: This screen provides interactive communication with the robot (Cozmo).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5F64FFA4" w14:textId="01E5D654" w:rsidR="00385913" w:rsidRDefault="00385913" w:rsidP="00385310">
      <w:pPr>
        <w:spacing w:line="360" w:lineRule="auto"/>
        <w:ind w:left="992" w:hanging="720"/>
        <w:rPr>
          <w:b/>
        </w:rPr>
      </w:pPr>
      <w:r w:rsidRPr="00385913">
        <w:rPr>
          <w:b/>
        </w:rPr>
        <w:t>Supporting Research</w:t>
      </w:r>
      <w:r>
        <w:rPr>
          <w:b/>
        </w:rPr>
        <w:t>:</w:t>
      </w:r>
    </w:p>
    <w:p w14:paraId="7F672FEA" w14:textId="77777777" w:rsidR="003157D7" w:rsidRDefault="00385913" w:rsidP="007A02D4">
      <w:pPr>
        <w:spacing w:line="360" w:lineRule="auto"/>
        <w:ind w:left="992"/>
      </w:pPr>
      <w:r>
        <w:t>A graphical user interface was chosen for the interaction as cozmo is unable to use voice recognition. The possibility of using facial recognition was discussed. However, cozmo’s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776E95CA" w:rsidR="00385913" w:rsidRDefault="003157D7" w:rsidP="007A02D4">
      <w:pPr>
        <w:spacing w:line="360" w:lineRule="auto"/>
        <w:ind w:left="992"/>
      </w:pPr>
      <w:r>
        <w:t xml:space="preserve">The use of a GUI ensures the consistency throughout the app is kept. Cozmo interacts with the user through various phrases. These phrases guide the user through the interaction. Letting them know what </w:t>
      </w:r>
      <w:r w:rsidR="0026492B">
        <w:t>C</w:t>
      </w:r>
      <w:r>
        <w:t xml:space="preserve">ozmo is doing and prompt interaction when it is needed, such as confirming </w:t>
      </w:r>
      <w:r w:rsidR="0026492B">
        <w:t>C</w:t>
      </w:r>
      <w:r>
        <w:t xml:space="preserve">ozmo has the right object. This method of guidance through the interaction was used in accordance with advice </w:t>
      </w:r>
      <w:r w:rsidR="00BC3CEA">
        <w:t xml:space="preserve">provided by Montemerlo, Pineau, Roy, Thrun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lastRenderedPageBreak/>
        <w:t xml:space="preserve">A complete use case for the interaction is shown at appendix 6.3.13. This use case was revised due to feedback from the presentation to have Cozmo begin and end on the charger. </w:t>
      </w:r>
    </w:p>
    <w:p w14:paraId="4D16361F" w14:textId="41999C5F" w:rsidR="00043B9A" w:rsidRPr="00385913" w:rsidRDefault="00043B9A" w:rsidP="00E12731">
      <w:pPr>
        <w:ind w:left="992"/>
      </w:pPr>
      <w:r>
        <w:t xml:space="preserve">Link to github repository containing code: </w:t>
      </w:r>
      <w:r w:rsidRPr="00B2115F">
        <w:t>https://github.com/Gordo851/DesignCourseworkSubmissionGroup4.git</w:t>
      </w:r>
    </w:p>
    <w:p w14:paraId="51BDD831" w14:textId="77777777" w:rsidR="001A50B4" w:rsidRDefault="001A50B4" w:rsidP="00727C8E">
      <w:pPr>
        <w:pStyle w:val="Heading2"/>
        <w:spacing w:before="240" w:after="120" w:line="360" w:lineRule="auto"/>
        <w:ind w:left="850" w:hanging="578"/>
      </w:pPr>
      <w:bookmarkStart w:id="71" w:name="_Ref1310581"/>
      <w:bookmarkStart w:id="72" w:name="_Ref1737456"/>
      <w:bookmarkStart w:id="73" w:name="_Ref1737530"/>
      <w:bookmarkStart w:id="74" w:name="_Toc1738439"/>
      <w:r>
        <w:t>Settings</w:t>
      </w:r>
      <w:bookmarkEnd w:id="71"/>
      <w:r w:rsidR="001F0B20">
        <w:t xml:space="preserve"> Screen</w:t>
      </w:r>
      <w:bookmarkEnd w:id="72"/>
      <w:bookmarkEnd w:id="73"/>
      <w:bookmarkEnd w:id="74"/>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058712D1" w:rsidR="001F0B20" w:rsidRDefault="001F0B20" w:rsidP="001F0B20">
      <w:pPr>
        <w:spacing w:line="360" w:lineRule="auto"/>
        <w:ind w:left="862" w:hanging="720"/>
      </w:pPr>
      <w:r w:rsidRPr="003D3572">
        <w:rPr>
          <w:b/>
        </w:rPr>
        <w:t>User interaction</w:t>
      </w:r>
      <w:r>
        <w:rPr>
          <w:b/>
        </w:rPr>
        <w:t xml:space="preserve">: </w:t>
      </w:r>
      <w:r>
        <w:t xml:space="preserve">The user may select </w:t>
      </w:r>
      <w:r w:rsidR="007A02D4">
        <w:t xml:space="preserve">an area of the app and </w:t>
      </w:r>
      <w:r>
        <w:t>a colour by tapping a colour on the colour wheel or they may press the ‘Reset’ button to return the display to the default colour scheme.</w:t>
      </w:r>
    </w:p>
    <w:p w14:paraId="141B44EF" w14:textId="77777777" w:rsidR="007A02D4" w:rsidRPr="007A02D4" w:rsidRDefault="007A02D4" w:rsidP="007A02D4">
      <w:pPr>
        <w:spacing w:line="360" w:lineRule="auto"/>
        <w:rPr>
          <w:b/>
        </w:rPr>
      </w:pPr>
      <w:r w:rsidRPr="007A02D4">
        <w:rPr>
          <w:b/>
        </w:rPr>
        <w:t>Supporting Research:</w:t>
      </w:r>
    </w:p>
    <w:p w14:paraId="225A21EB" w14:textId="15AC909C" w:rsidR="001F0B20" w:rsidRDefault="001F0B20" w:rsidP="007A02D4">
      <w:pPr>
        <w:spacing w:line="360" w:lineRule="auto"/>
        <w:ind w:left="720"/>
      </w:pPr>
      <w:r>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t xml:space="preserve"> the system.</w:t>
      </w:r>
    </w:p>
    <w:p w14:paraId="76D3ED3D" w14:textId="77777777" w:rsidR="00BF2E6B" w:rsidRPr="0029742D" w:rsidRDefault="000844C1" w:rsidP="000844C1">
      <w:pPr>
        <w:pStyle w:val="Heading2"/>
        <w:spacing w:before="120" w:after="120" w:line="360" w:lineRule="auto"/>
        <w:ind w:left="850" w:hanging="578"/>
        <w:rPr>
          <w:highlight w:val="red"/>
        </w:rPr>
      </w:pPr>
      <w:bookmarkStart w:id="75" w:name="_Toc1738440"/>
      <w:commentRangeStart w:id="76"/>
      <w:r w:rsidRPr="0029742D">
        <w:rPr>
          <w:highlight w:val="red"/>
        </w:rPr>
        <w:t>Prototype Design Summary</w:t>
      </w:r>
      <w:bookmarkEnd w:id="75"/>
    </w:p>
    <w:p w14:paraId="3B413831" w14:textId="67BF116E" w:rsidR="000844C1" w:rsidRPr="0029742D" w:rsidRDefault="000844C1" w:rsidP="000844C1">
      <w:pPr>
        <w:ind w:left="720"/>
        <w:rPr>
          <w:highlight w:val="red"/>
        </w:rPr>
      </w:pPr>
      <w:r w:rsidRPr="0029742D">
        <w:rPr>
          <w:highlight w:val="red"/>
        </w:rPr>
        <w:t xml:space="preserve">The proposed design for an Interactive Screen system for use by older </w:t>
      </w:r>
      <w:r w:rsidR="0029742D" w:rsidRPr="0029742D">
        <w:rPr>
          <w:highlight w:val="red"/>
        </w:rPr>
        <w:t xml:space="preserve">users </w:t>
      </w:r>
      <w:r w:rsidRPr="0029742D">
        <w:rPr>
          <w:highlight w:val="red"/>
        </w:rPr>
        <w:t xml:space="preserve">with mobility and health issues has been based on a simple and consistent principle as suggested by other researchers such as the UK Government (Pun, 2016) and the NHS (2019). </w:t>
      </w:r>
      <w:commentRangeEnd w:id="76"/>
      <w:r w:rsidR="0029742D" w:rsidRPr="0029742D">
        <w:rPr>
          <w:rStyle w:val="CommentReference"/>
          <w:highlight w:val="red"/>
        </w:rPr>
        <w:commentReference w:id="76"/>
      </w:r>
    </w:p>
    <w:p w14:paraId="50159388" w14:textId="77777777" w:rsidR="007F7B19" w:rsidRPr="007F7B19" w:rsidRDefault="007F7B19" w:rsidP="000844C1">
      <w:pPr>
        <w:ind w:left="720"/>
        <w:rPr>
          <w:i/>
        </w:rPr>
      </w:pPr>
      <w:commentRangeStart w:id="77"/>
      <w:r w:rsidRPr="0029742D">
        <w:rPr>
          <w:i/>
          <w:highlight w:val="red"/>
        </w:rPr>
        <w:t>Tie in the summary of the screens – what is the maximum number of interactions on any screen? (simplicity) is the user given one or more functional options per screen? (want there to low number per screen – simplicity) Reiterate ‘back’ button (consistency of display) Overall: does the syst</w:t>
      </w:r>
      <w:r w:rsidR="00276BE8" w:rsidRPr="0029742D">
        <w:rPr>
          <w:i/>
          <w:highlight w:val="red"/>
        </w:rPr>
        <w:t>em of screens give user – 1) us</w:t>
      </w:r>
      <w:r w:rsidRPr="0029742D">
        <w:rPr>
          <w:i/>
          <w:highlight w:val="red"/>
        </w:rPr>
        <w:t>ability 2) improved health support 3) opportunit</w:t>
      </w:r>
      <w:r w:rsidR="009271F6" w:rsidRPr="0029742D">
        <w:rPr>
          <w:i/>
          <w:highlight w:val="red"/>
        </w:rPr>
        <w:t>ies to engage at the user level 4) while keeping their details secure from hackers</w:t>
      </w:r>
      <w:commentRangeEnd w:id="77"/>
      <w:r w:rsidR="0056035D">
        <w:rPr>
          <w:rStyle w:val="CommentReference"/>
        </w:rPr>
        <w:commentReference w:id="77"/>
      </w:r>
      <w:r w:rsidR="009271F6" w:rsidRPr="0029742D">
        <w:rPr>
          <w:i/>
          <w:highlight w:val="red"/>
        </w:rPr>
        <w:t>?</w:t>
      </w:r>
    </w:p>
    <w:p w14:paraId="25F920AE" w14:textId="77777777" w:rsidR="0056035D" w:rsidRDefault="0056035D">
      <w:pPr>
        <w:rPr>
          <w:rFonts w:asciiTheme="majorHAnsi" w:eastAsiaTheme="majorEastAsia" w:hAnsiTheme="majorHAnsi" w:cstheme="majorBidi"/>
          <w:b/>
          <w:bCs/>
          <w:color w:val="365F91" w:themeColor="accent1" w:themeShade="BF"/>
          <w:sz w:val="28"/>
          <w:szCs w:val="28"/>
        </w:rPr>
      </w:pPr>
      <w:bookmarkStart w:id="78" w:name="_Toc1738441"/>
      <w:r>
        <w:br w:type="page"/>
      </w:r>
    </w:p>
    <w:p w14:paraId="66C9992D" w14:textId="0143ED74" w:rsidR="00F2257A" w:rsidRDefault="00F2257A" w:rsidP="00750A68">
      <w:pPr>
        <w:pStyle w:val="Heading1"/>
      </w:pPr>
      <w:r>
        <w:lastRenderedPageBreak/>
        <w:t>Appendix</w:t>
      </w:r>
      <w:bookmarkEnd w:id="78"/>
    </w:p>
    <w:p w14:paraId="5F064C35" w14:textId="77777777" w:rsidR="00E0791B" w:rsidRDefault="00E0791B" w:rsidP="00E0791B">
      <w:pPr>
        <w:pStyle w:val="Heading2"/>
      </w:pPr>
      <w:bookmarkStart w:id="79" w:name="_Toc1738442"/>
      <w:r>
        <w:t>Gantt Chart</w:t>
      </w:r>
      <w:bookmarkEnd w:id="79"/>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E198B7" w14:textId="77777777" w:rsidR="00E0791B" w:rsidRDefault="00E0791B" w:rsidP="00E0791B">
      <w:pPr>
        <w:pStyle w:val="Heading2"/>
      </w:pPr>
      <w:bookmarkStart w:id="80" w:name="_Ref442604"/>
      <w:bookmarkStart w:id="81" w:name="_Toc1738443"/>
      <w:r>
        <w:lastRenderedPageBreak/>
        <w:t>Personae</w:t>
      </w:r>
      <w:bookmarkEnd w:id="80"/>
      <w:bookmarkEnd w:id="81"/>
    </w:p>
    <w:p w14:paraId="39AC570F" w14:textId="77777777" w:rsidR="00E0791B" w:rsidRDefault="00E0791B" w:rsidP="00E0791B">
      <w:pPr>
        <w:pStyle w:val="Heading3"/>
      </w:pPr>
      <w:bookmarkStart w:id="82" w:name="_Toc1738444"/>
      <w:r>
        <w:t>Al –</w:t>
      </w:r>
      <w:bookmarkEnd w:id="82"/>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0778C4E6" w14:textId="77777777" w:rsidR="002363FF" w:rsidRDefault="002363FF" w:rsidP="002363FF">
      <w:pPr>
        <w:pStyle w:val="Heading3"/>
      </w:pPr>
      <w:r>
        <w:tab/>
      </w:r>
      <w:bookmarkStart w:id="83" w:name="_Toc1738445"/>
      <w:r>
        <w:t>Kitty -</w:t>
      </w:r>
      <w:bookmarkEnd w:id="83"/>
    </w:p>
    <w:p w14:paraId="3F264FAC" w14:textId="77777777" w:rsidR="002363FF" w:rsidRDefault="002363FF" w:rsidP="002363FF">
      <w:pPr>
        <w:pStyle w:val="NoSpacing"/>
      </w:pPr>
    </w:p>
    <w:p w14:paraId="3BCB4217" w14:textId="77777777" w:rsidR="002363FF" w:rsidRDefault="002363FF" w:rsidP="002363FF">
      <w:pPr>
        <w:pStyle w:val="NoSpacing"/>
        <w:ind w:left="720"/>
      </w:pPr>
      <w:r>
        <w:t>Age</w:t>
      </w:r>
      <w:r>
        <w:tab/>
      </w:r>
      <w:r>
        <w:tab/>
      </w:r>
      <w:r>
        <w:tab/>
        <w:t>:</w:t>
      </w:r>
      <w:r>
        <w:tab/>
        <w:t>78+</w:t>
      </w:r>
    </w:p>
    <w:p w14:paraId="7FB34691" w14:textId="77777777" w:rsidR="002363FF" w:rsidRDefault="002363FF" w:rsidP="002363FF">
      <w:pPr>
        <w:pStyle w:val="NoSpacing"/>
        <w:ind w:left="720"/>
      </w:pPr>
      <w:r>
        <w:tab/>
      </w:r>
      <w:r>
        <w:tab/>
      </w:r>
      <w:r>
        <w:tab/>
        <w:t>:</w:t>
      </w:r>
      <w:r>
        <w:tab/>
        <w:t>Widowed, 23 years</w:t>
      </w:r>
    </w:p>
    <w:p w14:paraId="1BA71D31" w14:textId="77777777" w:rsidR="002363FF" w:rsidRDefault="002363FF" w:rsidP="002363FF">
      <w:pPr>
        <w:pStyle w:val="NoSpacing"/>
        <w:ind w:left="3600" w:hanging="720"/>
      </w:pPr>
      <w:r>
        <w:t>:</w:t>
      </w:r>
      <w:r>
        <w:tab/>
        <w:t>3 adult children, married, 5 grandchildren</w:t>
      </w:r>
    </w:p>
    <w:p w14:paraId="7517A5A8" w14:textId="77777777" w:rsidR="002363FF" w:rsidRDefault="002363FF" w:rsidP="002363FF">
      <w:pPr>
        <w:pStyle w:val="NoSpacing"/>
        <w:ind w:left="1440" w:hanging="720"/>
      </w:pPr>
      <w:r>
        <w:t>Health</w:t>
      </w:r>
      <w:r>
        <w:tab/>
      </w:r>
      <w:r>
        <w:tab/>
      </w:r>
      <w:r>
        <w:tab/>
        <w:t>:</w:t>
      </w:r>
      <w:r>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2363FF">
      <w:pPr>
        <w:pStyle w:val="NoSpacing"/>
        <w:ind w:left="4320" w:hanging="720"/>
      </w:pPr>
      <w:r>
        <w:t>Kitty gets less exercise than she once did and as a consequence her balance is deteriorating.</w:t>
      </w:r>
    </w:p>
    <w:p w14:paraId="132E07C6" w14:textId="77777777" w:rsidR="0063256D" w:rsidRDefault="0063256D" w:rsidP="002363FF">
      <w:pPr>
        <w:pStyle w:val="NoSpacing"/>
        <w:ind w:left="4320" w:hanging="720"/>
      </w:pPr>
    </w:p>
    <w:p w14:paraId="67ECEF0D" w14:textId="77777777"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2363FF">
      <w:pPr>
        <w:pStyle w:val="NoSpacing"/>
        <w:ind w:left="4320" w:hanging="720"/>
      </w:pPr>
    </w:p>
    <w:p w14:paraId="788D05C0" w14:textId="77777777" w:rsidR="002363FF" w:rsidRDefault="002363FF" w:rsidP="002363FF">
      <w:pPr>
        <w:pStyle w:val="NoSpacing"/>
        <w:ind w:left="4320" w:hanging="720"/>
      </w:pPr>
      <w:r>
        <w:t>Kitty is forgetful so can miss a dose of prescribed medication without reminders.</w:t>
      </w:r>
    </w:p>
    <w:p w14:paraId="55227C34" w14:textId="77777777" w:rsidR="002363FF" w:rsidRDefault="002363FF" w:rsidP="002363FF">
      <w:pPr>
        <w:pStyle w:val="NoSpacing"/>
        <w:ind w:left="1440" w:hanging="720"/>
      </w:pPr>
      <w:r>
        <w:t>Next stages for improvement</w:t>
      </w:r>
    </w:p>
    <w:p w14:paraId="2703AEA2" w14:textId="77777777" w:rsidR="002363FF" w:rsidRDefault="002363FF" w:rsidP="002363FF">
      <w:pPr>
        <w:pStyle w:val="NoSpacing"/>
        <w:ind w:left="360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14:paraId="39BB4609" w14:textId="77777777" w:rsidR="002363FF" w:rsidRDefault="002363FF" w:rsidP="002363FF">
      <w:pPr>
        <w:pStyle w:val="NoSpacing"/>
        <w:numPr>
          <w:ilvl w:val="0"/>
          <w:numId w:val="16"/>
        </w:numPr>
        <w:ind w:left="3960"/>
      </w:pPr>
      <w:r>
        <w:lastRenderedPageBreak/>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14:paraId="4B9077E6" w14:textId="77777777"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84" w:name="_Toc1738446"/>
      <w:r>
        <w:t>Joe</w:t>
      </w:r>
      <w:bookmarkEnd w:id="84"/>
    </w:p>
    <w:p w14:paraId="736CFBD5" w14:textId="77777777" w:rsidR="00FD28E8" w:rsidRDefault="00FD28E8" w:rsidP="00FD28E8">
      <w:pPr>
        <w:pStyle w:val="NoSpacing"/>
      </w:pPr>
    </w:p>
    <w:p w14:paraId="37061C3B" w14:textId="77777777" w:rsidR="00FD28E8" w:rsidRDefault="00FD28E8" w:rsidP="00FD28E8">
      <w:pPr>
        <w:pStyle w:val="NoSpacing"/>
        <w:ind w:left="720"/>
      </w:pPr>
      <w:r>
        <w:t>Age</w:t>
      </w:r>
      <w:r>
        <w:tab/>
      </w:r>
      <w:r>
        <w:tab/>
      </w:r>
      <w:r>
        <w:tab/>
        <w:t>:</w:t>
      </w:r>
      <w:r>
        <w:tab/>
        <w:t>71+</w:t>
      </w:r>
    </w:p>
    <w:p w14:paraId="0075D509" w14:textId="77777777" w:rsidR="00FD28E8" w:rsidRDefault="00FD28E8" w:rsidP="00FD28E8">
      <w:pPr>
        <w:pStyle w:val="NoSpacing"/>
        <w:ind w:left="720"/>
      </w:pPr>
      <w:r>
        <w:tab/>
      </w:r>
      <w:r>
        <w:tab/>
      </w:r>
      <w:r>
        <w:tab/>
        <w:t>:</w:t>
      </w:r>
      <w:r>
        <w:tab/>
        <w:t>Widowed, 2 years</w:t>
      </w:r>
    </w:p>
    <w:p w14:paraId="437A6654" w14:textId="77777777" w:rsidR="00FD28E8" w:rsidRDefault="00FD28E8" w:rsidP="00FD28E8">
      <w:pPr>
        <w:pStyle w:val="NoSpacing"/>
        <w:ind w:left="3600" w:hanging="720"/>
      </w:pPr>
      <w:r>
        <w:t>:</w:t>
      </w:r>
      <w:r>
        <w:tab/>
        <w:t>3 adult children, married, 4 grandchildren</w:t>
      </w:r>
    </w:p>
    <w:p w14:paraId="49B476DD" w14:textId="77777777" w:rsidR="00FD28E8" w:rsidRDefault="00FD28E8" w:rsidP="00FD28E8">
      <w:pPr>
        <w:pStyle w:val="NoSpacing"/>
        <w:ind w:left="1440" w:hanging="720"/>
      </w:pPr>
      <w:r>
        <w:t>Health</w:t>
      </w:r>
      <w:r>
        <w:tab/>
      </w:r>
      <w:r>
        <w:tab/>
      </w:r>
      <w:r>
        <w:tab/>
        <w:t>:</w:t>
      </w:r>
      <w:r>
        <w:tab/>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FD28E8">
      <w:pPr>
        <w:pStyle w:val="NoSpacing"/>
        <w:ind w:left="4320" w:hanging="720"/>
      </w:pPr>
      <w:r>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FD28E8">
      <w:pPr>
        <w:pStyle w:val="NoSpacing"/>
        <w:ind w:left="432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77777777"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Needed: Any exercise that would encourage arm movement, similar to what would be needed to play at bowls.</w:t>
      </w:r>
    </w:p>
    <w:p w14:paraId="3A5A5715" w14:textId="77777777" w:rsidR="00FD28E8" w:rsidRDefault="00FD28E8" w:rsidP="0063256D">
      <w:pPr>
        <w:pStyle w:val="NoSpacing"/>
        <w:numPr>
          <w:ilvl w:val="0"/>
          <w:numId w:val="25"/>
        </w:numPr>
      </w:pPr>
      <w:r>
        <w:t>Joe is forgetful but has a variety of tablets that he needs to take on a daily basis.</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85" w:name="_Ref694168"/>
      <w:bookmarkStart w:id="86" w:name="_Ref1465486"/>
      <w:bookmarkStart w:id="87" w:name="_Toc1738447"/>
      <w:r>
        <w:t>Scenarios</w:t>
      </w:r>
      <w:bookmarkEnd w:id="85"/>
      <w:r w:rsidR="00FB1EFF">
        <w:t xml:space="preserve"> and Use-Case</w:t>
      </w:r>
      <w:bookmarkEnd w:id="86"/>
      <w:bookmarkEnd w:id="87"/>
    </w:p>
    <w:p w14:paraId="255747E6" w14:textId="77777777" w:rsidR="00073740" w:rsidRDefault="00073740" w:rsidP="00073740">
      <w:pPr>
        <w:pStyle w:val="Heading3"/>
      </w:pPr>
      <w:bookmarkStart w:id="88" w:name="_Ref1405113"/>
      <w:bookmarkStart w:id="89" w:name="_Toc1738448"/>
      <w:r>
        <w:t>Scenario 1 – Log-in Screen, User</w:t>
      </w:r>
      <w:bookmarkEnd w:id="88"/>
      <w:bookmarkEnd w:id="89"/>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5839B977" w14:textId="77777777" w:rsidR="00073740" w:rsidRDefault="00073740" w:rsidP="00073740">
      <w:pPr>
        <w:pStyle w:val="Heading3"/>
      </w:pPr>
      <w:bookmarkStart w:id="90" w:name="_Ref1405118"/>
      <w:bookmarkStart w:id="91" w:name="_Toc1738449"/>
      <w:commentRangeStart w:id="92"/>
      <w:r>
        <w:t>Scenario 2 – Log-in Screen, Medical Staff</w:t>
      </w:r>
      <w:bookmarkEnd w:id="90"/>
      <w:bookmarkEnd w:id="91"/>
    </w:p>
    <w:p w14:paraId="398CF9CD" w14:textId="77777777" w:rsidR="00073740" w:rsidRDefault="00073740" w:rsidP="00073740">
      <w:pPr>
        <w:pStyle w:val="ListParagraph"/>
        <w:numPr>
          <w:ilvl w:val="0"/>
          <w:numId w:val="20"/>
        </w:numPr>
      </w:pPr>
      <w:r>
        <w:t>Medical staff member approaches Interactive Device to ‘</w:t>
      </w:r>
      <w:r w:rsidR="00E95C78">
        <w:t xml:space="preserve">Log-In’ </w:t>
      </w:r>
      <w:r>
        <w:t>to system.</w:t>
      </w:r>
    </w:p>
    <w:p w14:paraId="705809B5" w14:textId="77777777" w:rsidR="00073740" w:rsidRDefault="00F17CD9" w:rsidP="00073740">
      <w:pPr>
        <w:pStyle w:val="ListParagraph"/>
        <w:numPr>
          <w:ilvl w:val="0"/>
          <w:numId w:val="20"/>
        </w:numPr>
      </w:pPr>
      <w:r>
        <w:t>They enter their details on the</w:t>
      </w:r>
      <w:r w:rsidR="00073740">
        <w:t xml:space="preserve"> screen.</w:t>
      </w:r>
    </w:p>
    <w:p w14:paraId="7C795598" w14:textId="77777777"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14:paraId="55D59756" w14:textId="77777777"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commentRangeEnd w:id="92"/>
      <w:r w:rsidR="0029742D">
        <w:rPr>
          <w:rStyle w:val="CommentReference"/>
        </w:rPr>
        <w:commentReference w:id="92"/>
      </w:r>
    </w:p>
    <w:p w14:paraId="7E1BA677" w14:textId="77777777" w:rsidR="00F17CD9" w:rsidRDefault="00F17CD9" w:rsidP="00F17CD9">
      <w:pPr>
        <w:pStyle w:val="Heading3"/>
      </w:pPr>
      <w:bookmarkStart w:id="93" w:name="_Ref1405124"/>
      <w:bookmarkStart w:id="94" w:name="_Toc1738450"/>
      <w:commentRangeStart w:id="95"/>
      <w:r>
        <w:t xml:space="preserve">Scenario </w:t>
      </w:r>
      <w:r w:rsidR="003D23B9">
        <w:t>3</w:t>
      </w:r>
      <w:r>
        <w:t xml:space="preserve"> – Log-in Screen, Emergency Services</w:t>
      </w:r>
      <w:bookmarkEnd w:id="93"/>
      <w:bookmarkEnd w:id="94"/>
    </w:p>
    <w:p w14:paraId="05CE1679" w14:textId="77777777" w:rsidR="00F17CD9" w:rsidRDefault="00F17CD9" w:rsidP="00F17CD9">
      <w:pPr>
        <w:pStyle w:val="ListParagraph"/>
        <w:numPr>
          <w:ilvl w:val="0"/>
          <w:numId w:val="22"/>
        </w:numPr>
      </w:pPr>
      <w:r>
        <w:t>Member of the fire or ambulance services approaches Interactive Device to ‘Log-In’ to the system.</w:t>
      </w:r>
    </w:p>
    <w:p w14:paraId="4E40E185" w14:textId="77777777" w:rsidR="00F17CD9" w:rsidRDefault="00F17CD9" w:rsidP="00F17CD9">
      <w:pPr>
        <w:pStyle w:val="ListParagraph"/>
        <w:numPr>
          <w:ilvl w:val="0"/>
          <w:numId w:val="22"/>
        </w:numPr>
      </w:pPr>
      <w:r>
        <w:t>They enter their details on the screen.</w:t>
      </w:r>
    </w:p>
    <w:p w14:paraId="2A1882AF" w14:textId="77777777"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14:paraId="095A4579" w14:textId="77777777"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commentRangeEnd w:id="95"/>
      <w:r w:rsidR="0029742D">
        <w:rPr>
          <w:rStyle w:val="CommentReference"/>
        </w:rPr>
        <w:commentReference w:id="95"/>
      </w:r>
    </w:p>
    <w:p w14:paraId="6727FAE3" w14:textId="77777777" w:rsidR="004B78DC" w:rsidRPr="004B78DC" w:rsidRDefault="004B78DC" w:rsidP="004B78DC">
      <w:pPr>
        <w:pStyle w:val="Heading3"/>
      </w:pPr>
      <w:bookmarkStart w:id="96" w:name="_Toc1738451"/>
      <w:r w:rsidRPr="004B78DC">
        <w:lastRenderedPageBreak/>
        <w:t xml:space="preserve">Scenario </w:t>
      </w:r>
      <w:r w:rsidR="003D23B9">
        <w:t>4</w:t>
      </w:r>
      <w:r w:rsidRPr="004B78DC">
        <w:t xml:space="preserve"> – Home Screen, Medication Bottle Button Flashing, Chime Sounding</w:t>
      </w:r>
      <w:bookmarkEnd w:id="96"/>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77777777" w:rsidR="003A53C2" w:rsidRDefault="003A53C2" w:rsidP="003A53C2">
      <w:pPr>
        <w:pStyle w:val="Heading3"/>
      </w:pPr>
      <w:bookmarkStart w:id="97" w:name="_Toc1738452"/>
      <w:r>
        <w:t xml:space="preserve">Scenario </w:t>
      </w:r>
      <w:r w:rsidR="003D23B9">
        <w:t>5</w:t>
      </w:r>
      <w:r>
        <w:t xml:space="preserve"> – Home Screen, No Chime Sounding, No Button flashing</w:t>
      </w:r>
      <w:bookmarkEnd w:id="97"/>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77777777" w:rsidR="00745BB2" w:rsidRDefault="00745BB2" w:rsidP="00745BB2">
      <w:pPr>
        <w:pStyle w:val="Heading3"/>
      </w:pPr>
      <w:bookmarkStart w:id="98" w:name="_Toc1738453"/>
      <w:r>
        <w:t>Scenario 6 – Home Screen, No Chime Sounding, No Button flashing</w:t>
      </w:r>
      <w:bookmarkEnd w:id="98"/>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77777777" w:rsidR="00BF37E0" w:rsidRDefault="00BF37E0" w:rsidP="00BF37E0">
      <w:pPr>
        <w:pStyle w:val="Heading3"/>
      </w:pPr>
      <w:bookmarkStart w:id="99" w:name="_Toc1738454"/>
      <w:r>
        <w:t>Scenario 7 – Home Screen, No Chime Sounding, No Button flashing</w:t>
      </w:r>
      <w:bookmarkEnd w:id="99"/>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77777777" w:rsidR="00BF37E0" w:rsidRDefault="00BF37E0" w:rsidP="00BF37E0">
      <w:pPr>
        <w:pStyle w:val="Heading3"/>
      </w:pPr>
      <w:bookmarkStart w:id="100" w:name="_Toc1738455"/>
      <w:r>
        <w:t>Scenario 8 – Home Screen, No Chime Sounding, No Button flashing</w:t>
      </w:r>
      <w:bookmarkEnd w:id="100"/>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lastRenderedPageBreak/>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again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t>User attempts solutions one-by-one until device is shown. If no solution works user is expected to contact outside help such as the seller of the appliance</w:t>
      </w:r>
    </w:p>
    <w:p w14:paraId="6593A6D2" w14:textId="77777777" w:rsidR="0002280D" w:rsidRDefault="0002280D" w:rsidP="0002280D">
      <w:pPr>
        <w:pStyle w:val="Heading3"/>
      </w:pPr>
      <w:bookmarkStart w:id="101" w:name="_Toc1738456"/>
      <w:r>
        <w:t>Scenario 9 – Home Screen, No Chime Sounding, No Button flashing</w:t>
      </w:r>
      <w:bookmarkEnd w:id="101"/>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14:paraId="6F06AAA3" w14:textId="77777777" w:rsidR="0002280D" w:rsidRDefault="0002280D" w:rsidP="0002280D">
      <w:pPr>
        <w:pStyle w:val="Heading3"/>
      </w:pPr>
      <w:bookmarkStart w:id="102" w:name="_Toc1738457"/>
      <w:r>
        <w:t>Scenario 10 – Home Screen, No Chime Sounding, No Button flashing</w:t>
      </w:r>
      <w:bookmarkEnd w:id="102"/>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77777777" w:rsidR="0002280D" w:rsidRDefault="0002280D" w:rsidP="0002280D">
      <w:pPr>
        <w:pStyle w:val="Heading3"/>
      </w:pPr>
      <w:bookmarkStart w:id="103" w:name="_Toc1738458"/>
      <w:r>
        <w:t>Scenario 11 – Home Screen, No Chime Sounding, No Button flashing</w:t>
      </w:r>
      <w:bookmarkEnd w:id="103"/>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lastRenderedPageBreak/>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77777777" w:rsidR="00880974" w:rsidRDefault="00880974" w:rsidP="00880974">
      <w:pPr>
        <w:pStyle w:val="Heading3"/>
      </w:pPr>
      <w:bookmarkStart w:id="104" w:name="_Toc1738459"/>
      <w:r>
        <w:t>Scenario 12 – Home Screen, No Chime Sounding, No Button flashing</w:t>
      </w:r>
      <w:bookmarkEnd w:id="104"/>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105" w:name="_Toc1738460"/>
      <w:commentRangeStart w:id="106"/>
      <w:r w:rsidRPr="00FB1EFF">
        <w:rPr>
          <w:rFonts w:cstheme="minorHAnsi"/>
        </w:rPr>
        <w:t>Use-Case for Cozmo Robot</w:t>
      </w:r>
      <w:bookmarkEnd w:id="105"/>
      <w:commentRangeEnd w:id="106"/>
      <w:r w:rsidR="009105A1">
        <w:rPr>
          <w:rStyle w:val="CommentReference"/>
          <w:rFonts w:asciiTheme="minorHAnsi" w:eastAsiaTheme="minorHAnsi" w:hAnsiTheme="minorHAnsi" w:cstheme="minorBidi"/>
          <w:b w:val="0"/>
          <w:bCs w:val="0"/>
          <w:color w:val="auto"/>
        </w:rPr>
        <w:commentReference w:id="106"/>
      </w:r>
    </w:p>
    <w:p w14:paraId="0B8D498A" w14:textId="3F4876FA" w:rsidR="00FB1EFF" w:rsidRDefault="00FB1EFF" w:rsidP="0068085F">
      <w:pPr>
        <w:ind w:left="993"/>
      </w:pPr>
      <w:r>
        <w:t>Use case for Cozmo</w:t>
      </w:r>
    </w:p>
    <w:p w14:paraId="5A093969" w14:textId="2EEC588C" w:rsidR="0068085F" w:rsidRDefault="0068085F" w:rsidP="0068085F">
      <w:pPr>
        <w:ind w:left="993"/>
      </w:pPr>
      <w:r w:rsidRPr="00C14FA3">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7777777" w:rsidR="00FB1EFF" w:rsidRDefault="00FB1EFF" w:rsidP="00FB1EFF">
      <w:pPr>
        <w:pStyle w:val="ListParagraph"/>
        <w:numPr>
          <w:ilvl w:val="0"/>
          <w:numId w:val="24"/>
        </w:numPr>
        <w:spacing w:after="160" w:line="259" w:lineRule="auto"/>
      </w:pPr>
      <w:r>
        <w:t xml:space="preserve">User selects Cozmo tile on home screen of app. </w:t>
      </w:r>
    </w:p>
    <w:p w14:paraId="20CCE1D7" w14:textId="535F6C68" w:rsidR="00FB1EFF" w:rsidRDefault="00FB1EFF" w:rsidP="00FB1EFF">
      <w:pPr>
        <w:pStyle w:val="ListParagraph"/>
        <w:numPr>
          <w:ilvl w:val="1"/>
          <w:numId w:val="24"/>
        </w:numPr>
        <w:spacing w:after="160" w:line="259" w:lineRule="auto"/>
      </w:pPr>
      <w:r>
        <w:t>Cozmo boots up, app shows ‘waking’ screen</w:t>
      </w:r>
      <w:r w:rsidR="00014C5A">
        <w:t>, Cozmo says “I’m just getting ready.”</w:t>
      </w:r>
      <w:r w:rsidR="00230511">
        <w:t xml:space="preserve"> Cozmo moves off charger</w:t>
      </w:r>
    </w:p>
    <w:p w14:paraId="6F00AA60" w14:textId="77777777" w:rsidR="00FB1EFF" w:rsidRDefault="00FB1EFF" w:rsidP="00FB1EFF">
      <w:pPr>
        <w:pStyle w:val="ListParagraph"/>
        <w:numPr>
          <w:ilvl w:val="1"/>
          <w:numId w:val="24"/>
        </w:numPr>
        <w:spacing w:after="160" w:line="259" w:lineRule="auto"/>
      </w:pPr>
      <w:r>
        <w:t>Cozmo finds cubes and confirms which he can see</w:t>
      </w:r>
    </w:p>
    <w:p w14:paraId="07952AB3" w14:textId="77777777" w:rsidR="00FB1EFF" w:rsidRDefault="00FB1EFF" w:rsidP="00FB1EFF">
      <w:pPr>
        <w:pStyle w:val="ListParagraph"/>
        <w:numPr>
          <w:ilvl w:val="1"/>
          <w:numId w:val="24"/>
        </w:numPr>
        <w:spacing w:after="160" w:line="259" w:lineRule="auto"/>
      </w:pPr>
      <w:r>
        <w:t>Objects are displayed on app screen for selection</w:t>
      </w:r>
    </w:p>
    <w:p w14:paraId="0093D864" w14:textId="31FDAB55" w:rsidR="00FB1EFF" w:rsidRDefault="00FB1EFF" w:rsidP="00FB1EFF">
      <w:pPr>
        <w:pStyle w:val="ListParagraph"/>
        <w:numPr>
          <w:ilvl w:val="1"/>
          <w:numId w:val="24"/>
        </w:numPr>
        <w:spacing w:after="160" w:line="259" w:lineRule="auto"/>
      </w:pPr>
      <w:r>
        <w:t>Cozmo says “</w:t>
      </w:r>
      <w:r w:rsidR="00014C5A">
        <w:t>I’m looking for your stuff. When it lights up I’ve found it</w:t>
      </w:r>
      <w:r>
        <w:t>!” and spins on the spot</w:t>
      </w:r>
      <w:r w:rsidR="00F34C02">
        <w:t>, searching for the users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r>
        <w:t>Cozmo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lastRenderedPageBreak/>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r>
        <w:t>Cozmo moves to the selected object.</w:t>
      </w:r>
    </w:p>
    <w:p w14:paraId="098E3A04" w14:textId="2A053F23" w:rsidR="00FB1EFF" w:rsidRDefault="00FB1EFF" w:rsidP="00FB1EFF">
      <w:pPr>
        <w:pStyle w:val="ListParagraph"/>
        <w:numPr>
          <w:ilvl w:val="1"/>
          <w:numId w:val="24"/>
        </w:numPr>
        <w:spacing w:after="160" w:line="259" w:lineRule="auto"/>
      </w:pPr>
      <w:r>
        <w:t>Cozmo picks up object</w:t>
      </w:r>
    </w:p>
    <w:p w14:paraId="30546945" w14:textId="77777777" w:rsidR="00FB1EFF" w:rsidRDefault="00FB1EFF" w:rsidP="00FB1EFF">
      <w:pPr>
        <w:pStyle w:val="ListParagraph"/>
        <w:numPr>
          <w:ilvl w:val="1"/>
          <w:numId w:val="24"/>
        </w:numPr>
        <w:spacing w:after="160" w:line="259" w:lineRule="auto"/>
      </w:pPr>
      <w:r>
        <w:t>Cozmo brings the object back to the user</w:t>
      </w:r>
    </w:p>
    <w:p w14:paraId="31575049" w14:textId="3561437A" w:rsidR="00FB1EFF" w:rsidRDefault="00FB1EFF" w:rsidP="00FB1EFF">
      <w:pPr>
        <w:pStyle w:val="ListParagraph"/>
        <w:numPr>
          <w:ilvl w:val="1"/>
          <w:numId w:val="24"/>
        </w:numPr>
        <w:spacing w:after="160" w:line="259" w:lineRule="auto"/>
      </w:pPr>
      <w:r>
        <w:t>Cozmo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yes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r>
        <w:t xml:space="preserve">Cozmo says, “YAY!” and plays </w:t>
      </w:r>
      <w:r w:rsidR="00FE3704">
        <w:t>an excited animation</w:t>
      </w:r>
    </w:p>
    <w:p w14:paraId="5C847F7B" w14:textId="70741482" w:rsidR="00FB1EFF" w:rsidRDefault="00FB1EFF" w:rsidP="00FB1EFF">
      <w:pPr>
        <w:pStyle w:val="Heading4"/>
      </w:pPr>
      <w:r>
        <w:t>Deviations from Ideal Path</w:t>
      </w:r>
    </w:p>
    <w:p w14:paraId="621B6F44" w14:textId="77777777" w:rsidR="00FB1EFF" w:rsidRDefault="00FB1EFF" w:rsidP="00FB1EFF">
      <w:pPr>
        <w:pStyle w:val="Heading5"/>
      </w:pPr>
      <w:r>
        <w:t>Overarching issues:</w:t>
      </w:r>
    </w:p>
    <w:p w14:paraId="51887EE2" w14:textId="77777777"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14:paraId="7C78959D" w14:textId="3043B05F" w:rsidR="00FB1EFF" w:rsidRDefault="00FB1EFF" w:rsidP="003752F4">
      <w:pPr>
        <w:ind w:left="1008"/>
      </w:pPr>
      <w:r>
        <w:t>1b) Cozmo cannot find any cubes on boot up. App displays empty object panel and message saying “Cozmo can’t see anything it can fetch. Make sure any objects you want Cozmo to fetch for you are on the same surface as it.” Button is displayed under message saying, “Search for cubes again.”</w:t>
      </w:r>
    </w:p>
    <w:p w14:paraId="3910AF5B" w14:textId="1ABBB1B2" w:rsidR="00FB1EFF" w:rsidRDefault="00FB1EFF" w:rsidP="003752F4">
      <w:pPr>
        <w:ind w:left="1008"/>
      </w:pPr>
      <w:r>
        <w:t xml:space="preserve">3a) Cozmo cannot find route to selected object. If Cozmo becomes stuck or cannot reach object it will say, “I can’t seem to get to that one, can you see anything blocking my way?” The communication box on the app screen will then show a </w:t>
      </w:r>
      <w:r w:rsidR="00FE3704">
        <w:t>yes or no</w:t>
      </w:r>
      <w:r w:rsidR="00C3678E">
        <w:t>.</w:t>
      </w:r>
    </w:p>
    <w:p w14:paraId="502411B2" w14:textId="77777777" w:rsidR="00E717E8" w:rsidRDefault="00E717E8" w:rsidP="00E717E8">
      <w:pPr>
        <w:pStyle w:val="Heading2"/>
      </w:pPr>
      <w:bookmarkStart w:id="107" w:name="_Ref1546011"/>
      <w:bookmarkStart w:id="108" w:name="_Toc1738461"/>
      <w:r>
        <w:lastRenderedPageBreak/>
        <w:t>Proposed Design for 1</w:t>
      </w:r>
      <w:r w:rsidRPr="00E717E8">
        <w:rPr>
          <w:vertAlign w:val="superscript"/>
        </w:rPr>
        <w:t>st</w:t>
      </w:r>
      <w:r>
        <w:t xml:space="preserve"> February Presentation</w:t>
      </w:r>
      <w:bookmarkEnd w:id="107"/>
      <w:bookmarkEnd w:id="108"/>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109" w:name="_Toc1738462"/>
      <w:r>
        <w:t>Code for Cozmo Robot</w:t>
      </w:r>
      <w:bookmarkEnd w:id="109"/>
    </w:p>
    <w:p w14:paraId="35BC2C5C" w14:textId="44CC94A0" w:rsidR="00B2115F" w:rsidRPr="00B2115F" w:rsidRDefault="00B2115F" w:rsidP="00B2115F">
      <w:r>
        <w:t xml:space="preserve">Link to github repository containing code: </w:t>
      </w:r>
      <w:r w:rsidRPr="00B2115F">
        <w:t>https://github.com/Gordo851/DesignCourseworkSubmissionGroup4.git</w:t>
      </w:r>
    </w:p>
    <w:p w14:paraId="4506BFF5" w14:textId="77777777" w:rsidR="00E0791B" w:rsidRDefault="00851F2F" w:rsidP="00327FFE">
      <w:pPr>
        <w:pStyle w:val="Heading1"/>
      </w:pPr>
      <w:bookmarkStart w:id="110" w:name="_Ref1716367"/>
      <w:bookmarkStart w:id="111" w:name="_Toc1738463"/>
      <w:r>
        <w:t xml:space="preserve">Prototype </w:t>
      </w:r>
      <w:r w:rsidR="00E0791B">
        <w:t>Screenshots</w:t>
      </w:r>
      <w:bookmarkEnd w:id="110"/>
      <w:bookmarkEnd w:id="111"/>
    </w:p>
    <w:p w14:paraId="2EFF0454" w14:textId="77777777" w:rsidR="00722707" w:rsidRDefault="00722707" w:rsidP="00722707">
      <w:pPr>
        <w:pStyle w:val="Heading3"/>
      </w:pPr>
      <w:bookmarkStart w:id="112" w:name="_Ref1569077"/>
      <w:bookmarkStart w:id="113" w:name="_Toc1738464"/>
      <w:r>
        <w:t>Log-In Screen</w:t>
      </w:r>
      <w:bookmarkEnd w:id="112"/>
      <w:bookmarkEnd w:id="113"/>
    </w:p>
    <w:p w14:paraId="0855DAB1" w14:textId="77777777" w:rsidR="00722707" w:rsidRPr="00722707" w:rsidRDefault="00722707" w:rsidP="00722707"/>
    <w:p w14:paraId="60B37969" w14:textId="77777777" w:rsidR="00722707" w:rsidRDefault="00D8509A" w:rsidP="00722707">
      <w:pPr>
        <w:ind w:left="720"/>
      </w:pPr>
      <w:r>
        <w:rPr>
          <w:noProof/>
          <w:lang w:eastAsia="en-GB"/>
        </w:rPr>
        <w:lastRenderedPageBreak/>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2</w:t>
      </w:r>
      <w:r w:rsidR="000A1E8F">
        <w:rPr>
          <w:noProof/>
        </w:rP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114" w:name="_Ref1581104"/>
      <w:bookmarkStart w:id="115" w:name="_Ref1581188"/>
      <w:bookmarkStart w:id="116" w:name="_Ref1581209"/>
      <w:bookmarkStart w:id="117" w:name="_Toc1738465"/>
      <w:r>
        <w:t>Home Screen</w:t>
      </w:r>
      <w:bookmarkEnd w:id="114"/>
      <w:bookmarkEnd w:id="115"/>
      <w:bookmarkEnd w:id="116"/>
      <w:bookmarkEnd w:id="117"/>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E81ECB" w:rsidRDefault="00E81ECB" w:rsidP="00445E25">
                            <w:r>
                              <w:t xml:space="preserve">Colour coded buttons with “3d” effect to clearly indicate that they can be pressed. </w:t>
                            </w:r>
                          </w:p>
                          <w:p w14:paraId="1B6AC63F" w14:textId="77777777" w:rsidR="00E81ECB" w:rsidRDefault="00E81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wTHwIAAB0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" stroked="f">
                <v:textbox>
                  <w:txbxContent>
                    <w:p w14:paraId="4B9482CD" w14:textId="77777777" w:rsidR="00E81ECB" w:rsidRDefault="00E81ECB" w:rsidP="00445E25">
                      <w:r>
                        <w:t xml:space="preserve">Colour coded buttons with “3d” effect to clearly indicate that they can be pressed. </w:t>
                      </w:r>
                    </w:p>
                    <w:p w14:paraId="1B6AC63F" w14:textId="77777777" w:rsidR="00E81ECB" w:rsidRDefault="00E81ECB"/>
                  </w:txbxContent>
                </v:textbox>
              </v:shape>
            </w:pict>
          </mc:Fallback>
        </mc:AlternateContent>
      </w:r>
      <w:r w:rsidRPr="00190CF1">
        <w:rPr>
          <w:noProof/>
          <w:lang w:eastAsia="en-GB"/>
        </w:rPr>
        <w:drawing>
          <wp:inline distT="0" distB="0" distL="0" distR="0" wp14:anchorId="66680502" wp14:editId="6E75FA6B">
            <wp:extent cx="3958638" cy="252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3</w:t>
      </w:r>
      <w:r w:rsidR="000A1E8F">
        <w:rPr>
          <w:noProof/>
        </w:rPr>
        <w:fldChar w:fldCharType="end"/>
      </w:r>
      <w:r>
        <w:t xml:space="preserve"> - shows the homepage for the Interactive application. The four square buttons represent the four areas of interaction available to the user.</w:t>
      </w:r>
    </w:p>
    <w:p w14:paraId="549AAEB8" w14:textId="77777777" w:rsidR="000C7C62" w:rsidRPr="000C7C62" w:rsidRDefault="000C7C62" w:rsidP="000C7C62">
      <w:pPr>
        <w:pStyle w:val="Heading3"/>
        <w:spacing w:before="120" w:after="120" w:line="360" w:lineRule="auto"/>
        <w:ind w:left="992"/>
      </w:pPr>
      <w:bookmarkStart w:id="118" w:name="_Ref1581229"/>
      <w:bookmarkStart w:id="119" w:name="_Ref1581246"/>
      <w:bookmarkStart w:id="120" w:name="_Toc1738466"/>
      <w:r>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444A1D83" w:rsidR="00E81ECB" w:rsidRPr="00D32626" w:rsidRDefault="00E81ECB" w:rsidP="000C7C62">
                            <w:pPr>
                              <w:rPr>
                                <w:sz w:val="20"/>
                              </w:rPr>
                            </w:pPr>
                            <w:r w:rsidRPr="00D32626">
                              <w:rPr>
                                <w:sz w:val="20"/>
                              </w:rPr>
                              <w:t xml:space="preserve">Can press the image of the medication to give more detail of the medication (see </w:t>
                            </w:r>
                            <w:r w:rsidR="00327FFE">
                              <w:rPr>
                                <w:sz w:val="20"/>
                              </w:rPr>
                              <w:fldChar w:fldCharType="begin"/>
                            </w:r>
                            <w:r w:rsidR="00327FFE">
                              <w:rPr>
                                <w:sz w:val="20"/>
                              </w:rPr>
                              <w:instrText xml:space="preserve"> REF _Ref1662287 \r \h </w:instrText>
                            </w:r>
                            <w:r w:rsidR="00327FFE">
                              <w:rPr>
                                <w:sz w:val="20"/>
                              </w:rPr>
                            </w:r>
                            <w:r w:rsidR="00327FFE">
                              <w:rPr>
                                <w:sz w:val="20"/>
                              </w:rPr>
                              <w:fldChar w:fldCharType="separate"/>
                            </w:r>
                            <w:r w:rsidR="00327FFE">
                              <w:rPr>
                                <w:sz w:val="20"/>
                              </w:rPr>
                              <w:t>6.6.7</w:t>
                            </w:r>
                            <w:r w:rsidR="00327FFE">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444A1D83" w:rsidR="00E81ECB" w:rsidRPr="00D32626" w:rsidRDefault="00E81ECB" w:rsidP="000C7C62">
                      <w:pPr>
                        <w:rPr>
                          <w:sz w:val="20"/>
                        </w:rPr>
                      </w:pPr>
                      <w:r w:rsidRPr="00D32626">
                        <w:rPr>
                          <w:sz w:val="20"/>
                        </w:rPr>
                        <w:t xml:space="preserve">Can press the image of the medication to give more detail of the medication (see </w:t>
                      </w:r>
                      <w:r w:rsidR="00327FFE">
                        <w:rPr>
                          <w:sz w:val="20"/>
                        </w:rPr>
                        <w:fldChar w:fldCharType="begin"/>
                      </w:r>
                      <w:r w:rsidR="00327FFE">
                        <w:rPr>
                          <w:sz w:val="20"/>
                        </w:rPr>
                        <w:instrText xml:space="preserve"> REF _Ref1662287 \r \h </w:instrText>
                      </w:r>
                      <w:r w:rsidR="00327FFE">
                        <w:rPr>
                          <w:sz w:val="20"/>
                        </w:rPr>
                      </w:r>
                      <w:r w:rsidR="00327FFE">
                        <w:rPr>
                          <w:sz w:val="20"/>
                        </w:rPr>
                        <w:fldChar w:fldCharType="separate"/>
                      </w:r>
                      <w:r w:rsidR="00327FFE">
                        <w:rPr>
                          <w:sz w:val="20"/>
                        </w:rPr>
                        <w:t>6.6.7</w:t>
                      </w:r>
                      <w:r w:rsidR="00327FFE">
                        <w:rPr>
                          <w:sz w:val="20"/>
                        </w:rPr>
                        <w:fldChar w:fldCharType="end"/>
                      </w:r>
                      <w:r w:rsidRPr="00D32626">
                        <w:rPr>
                          <w:sz w:val="20"/>
                        </w:rPr>
                        <w:t xml:space="preserve"> Medication Details).</w:t>
                      </w:r>
                    </w:p>
                  </w:txbxContent>
                </v:textbox>
              </v:shape>
            </w:pict>
          </mc:Fallback>
        </mc:AlternateContent>
      </w:r>
      <w:r>
        <w:t>Medication Screen</w:t>
      </w:r>
      <w:bookmarkEnd w:id="118"/>
      <w:bookmarkEnd w:id="119"/>
      <w:bookmarkEnd w:id="120"/>
    </w:p>
    <w:p w14:paraId="4D2DBDE2" w14:textId="5A721F7E" w:rsidR="000C7C62" w:rsidRDefault="00D32626" w:rsidP="000C7C62">
      <w:pPr>
        <w:ind w:left="720"/>
      </w:pPr>
      <w:r>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C973AC" w:rsidR="00E81ECB" w:rsidRPr="00D32626" w:rsidRDefault="00E81ECB" w:rsidP="000C7C62">
                            <w:pPr>
                              <w:rPr>
                                <w:sz w:val="20"/>
                              </w:rPr>
                            </w:pPr>
                            <w:r w:rsidRPr="00D32626">
                              <w:rPr>
                                <w:sz w:val="20"/>
                              </w:rPr>
                              <w:t xml:space="preserve">Press to change medication (see </w:t>
                            </w:r>
                            <w:r w:rsidR="00327FFE">
                              <w:rPr>
                                <w:sz w:val="20"/>
                              </w:rPr>
                              <w:fldChar w:fldCharType="begin"/>
                            </w:r>
                            <w:r w:rsidR="00327FFE">
                              <w:rPr>
                                <w:sz w:val="20"/>
                              </w:rPr>
                              <w:instrText xml:space="preserve"> REF _Ref1581417 \r \h </w:instrText>
                            </w:r>
                            <w:r w:rsidR="00327FFE">
                              <w:rPr>
                                <w:sz w:val="20"/>
                              </w:rPr>
                            </w:r>
                            <w:r w:rsidR="00327FFE">
                              <w:rPr>
                                <w:sz w:val="20"/>
                              </w:rPr>
                              <w:fldChar w:fldCharType="separate"/>
                            </w:r>
                            <w:r w:rsidR="00327FFE">
                              <w:rPr>
                                <w:sz w:val="20"/>
                              </w:rPr>
                              <w:t>6.6.6</w:t>
                            </w:r>
                            <w:r w:rsidR="00327FFE">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52C973AC" w:rsidR="00E81ECB" w:rsidRPr="00D32626" w:rsidRDefault="00E81ECB" w:rsidP="000C7C62">
                      <w:pPr>
                        <w:rPr>
                          <w:sz w:val="20"/>
                        </w:rPr>
                      </w:pPr>
                      <w:r w:rsidRPr="00D32626">
                        <w:rPr>
                          <w:sz w:val="20"/>
                        </w:rPr>
                        <w:t xml:space="preserve">Press to change medication (see </w:t>
                      </w:r>
                      <w:r w:rsidR="00327FFE">
                        <w:rPr>
                          <w:sz w:val="20"/>
                        </w:rPr>
                        <w:fldChar w:fldCharType="begin"/>
                      </w:r>
                      <w:r w:rsidR="00327FFE">
                        <w:rPr>
                          <w:sz w:val="20"/>
                        </w:rPr>
                        <w:instrText xml:space="preserve"> REF _Ref1581417 \r \h </w:instrText>
                      </w:r>
                      <w:r w:rsidR="00327FFE">
                        <w:rPr>
                          <w:sz w:val="20"/>
                        </w:rPr>
                      </w:r>
                      <w:r w:rsidR="00327FFE">
                        <w:rPr>
                          <w:sz w:val="20"/>
                        </w:rPr>
                        <w:fldChar w:fldCharType="separate"/>
                      </w:r>
                      <w:r w:rsidR="00327FFE">
                        <w:rPr>
                          <w:sz w:val="20"/>
                        </w:rPr>
                        <w:t>6.6.6</w:t>
                      </w:r>
                      <w:r w:rsidR="00327FFE">
                        <w:rPr>
                          <w:sz w:val="20"/>
                        </w:rPr>
                        <w:fldChar w:fldCharType="end"/>
                      </w:r>
                      <w:r w:rsidRPr="00D32626">
                        <w:rPr>
                          <w:sz w:val="20"/>
                        </w:rPr>
                        <w:t xml:space="preserve"> Add Medication). This would be expected to be done with a doctor.</w:t>
                      </w:r>
                    </w:p>
                  </w:txbxContent>
                </v:textbox>
              </v:shape>
            </w:pict>
          </mc:Fallback>
        </mc:AlternateContent>
      </w:r>
      <w:r w:rsidR="00B45A73">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E81ECB" w:rsidRPr="00D32626" w:rsidRDefault="00E81ECB"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E81ECB" w:rsidRPr="00D32626" w:rsidRDefault="00E81ECB" w:rsidP="000C7C62">
                      <w:pPr>
                        <w:rPr>
                          <w:sz w:val="20"/>
                        </w:rPr>
                      </w:pPr>
                      <w:r w:rsidRPr="00D32626">
                        <w:rPr>
                          <w:sz w:val="20"/>
                        </w:rP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74574"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A97D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r w:rsidR="000A1E8F">
        <w:fldChar w:fldCharType="begin"/>
      </w:r>
      <w:r w:rsidR="000A1E8F">
        <w:instrText xml:space="preserve"> SEQ Figure \* ARABIC </w:instrText>
      </w:r>
      <w:r w:rsidR="000A1E8F">
        <w:fldChar w:fldCharType="separate"/>
      </w:r>
      <w:r w:rsidR="00D32626">
        <w:rPr>
          <w:noProof/>
        </w:rPr>
        <w:t>4</w:t>
      </w:r>
      <w:r w:rsidR="000A1E8F">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121" w:name="_Ref1640841"/>
      <w:bookmarkStart w:id="122" w:name="_Toc1738467"/>
      <w:r>
        <w:rPr>
          <w:noProof/>
          <w:lang w:eastAsia="en-GB"/>
        </w:rPr>
        <w:t>Medication Screen with Warning about Dosage Time</w:t>
      </w:r>
      <w:bookmarkEnd w:id="121"/>
      <w:bookmarkEnd w:id="122"/>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5</w:t>
      </w:r>
      <w:r w:rsidR="000A1E8F">
        <w:rPr>
          <w:noProof/>
        </w:rPr>
        <w:fldChar w:fldCharType="end"/>
      </w:r>
      <w:r>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pPr>
      <w:r>
        <w:lastRenderedPageBreak/>
        <w:t>Medication screen change day</w:t>
      </w:r>
    </w:p>
    <w:p w14:paraId="42F3656E" w14:textId="77777777" w:rsidR="00D32626" w:rsidRDefault="00D32626" w:rsidP="00D32626">
      <w:pPr>
        <w:keepNext/>
        <w:ind w:left="709"/>
      </w:pPr>
      <w:r w:rsidRPr="00BD2325">
        <w:rPr>
          <w:noProof/>
          <w:lang w:eastAsia="en-GB"/>
        </w:rPr>
        <w:drawing>
          <wp:inline distT="0" distB="0" distL="0" distR="0" wp14:anchorId="38F6D3B2" wp14:editId="29A8F2D7">
            <wp:extent cx="3958638" cy="2519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19999"/>
                    </a:xfrm>
                    <a:prstGeom prst="rect">
                      <a:avLst/>
                    </a:prstGeom>
                  </pic:spPr>
                </pic:pic>
              </a:graphicData>
            </a:graphic>
          </wp:inline>
        </w:drawing>
      </w:r>
    </w:p>
    <w:p w14:paraId="6DF5B177" w14:textId="59C46B35" w:rsidR="00D32626" w:rsidRPr="00D32626" w:rsidRDefault="00D32626" w:rsidP="00D32626">
      <w:pPr>
        <w:pStyle w:val="Caption"/>
        <w:ind w:left="567"/>
      </w:pPr>
      <w:r>
        <w:t xml:space="preserve">Figure </w:t>
      </w:r>
      <w:r>
        <w:fldChar w:fldCharType="begin"/>
      </w:r>
      <w:r>
        <w:instrText xml:space="preserve"> SEQ Figure \* ARABIC </w:instrText>
      </w:r>
      <w:r>
        <w:fldChar w:fldCharType="separate"/>
      </w:r>
      <w:r>
        <w:rPr>
          <w:noProof/>
        </w:rPr>
        <w:t>6</w:t>
      </w:r>
      <w:r>
        <w:fldChar w:fldCharType="end"/>
      </w:r>
      <w:r>
        <w:t xml:space="preserve"> – the user can change the day that is being displayed by pressing the corresponding button.</w:t>
      </w:r>
    </w:p>
    <w:p w14:paraId="7F06F433" w14:textId="77777777" w:rsidR="00B45A73" w:rsidRPr="00B45A73" w:rsidRDefault="00B45A73" w:rsidP="00B45A73">
      <w:pPr>
        <w:pStyle w:val="Heading3"/>
        <w:spacing w:before="120" w:after="120" w:line="360" w:lineRule="auto"/>
        <w:ind w:left="992"/>
      </w:pPr>
      <w:bookmarkStart w:id="123" w:name="_Ref1581417"/>
      <w:bookmarkStart w:id="124" w:name="_Toc1738468"/>
      <w:r>
        <w:rPr>
          <w:noProof/>
          <w:lang w:eastAsia="en-GB"/>
        </w:rPr>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E81ECB" w:rsidRDefault="00E81ECB" w:rsidP="00B45A73">
                            <w:r w:rsidRPr="00D32626">
                              <w:rPr>
                                <w:sz w:val="20"/>
                              </w:rPr>
                              <w:t>Drugs can be searched for in the database</w:t>
                            </w:r>
                            <w:r>
                              <w:t>.</w:t>
                            </w:r>
                          </w:p>
                          <w:p w14:paraId="7577E53A" w14:textId="77777777" w:rsidR="00E81ECB" w:rsidRPr="00D32626" w:rsidRDefault="00E81ECB" w:rsidP="00B45A73">
                            <w:pPr>
                              <w:rPr>
                                <w:sz w:val="20"/>
                              </w:rPr>
                            </w:pPr>
                            <w:r w:rsidRPr="00D32626">
                              <w:rPr>
                                <w:sz w:val="20"/>
                              </w:rPr>
                              <w:t>The correct drug can be selected from the results.</w:t>
                            </w:r>
                          </w:p>
                          <w:p w14:paraId="13A1DE28" w14:textId="77777777" w:rsidR="00E81ECB" w:rsidRPr="00D32626" w:rsidRDefault="00E81ECB" w:rsidP="00B45A73">
                            <w:pPr>
                              <w:rPr>
                                <w:sz w:val="20"/>
                              </w:rPr>
                            </w:pPr>
                            <w:r w:rsidRPr="00D32626">
                              <w:rPr>
                                <w:sz w:val="20"/>
                              </w:rPr>
                              <w:t>Details of the selected drug</w:t>
                            </w:r>
                          </w:p>
                          <w:p w14:paraId="43D45037" w14:textId="77777777" w:rsidR="00E81ECB" w:rsidRDefault="00E81ECB" w:rsidP="00BF37E0">
                            <w:r w:rsidRPr="00D32626">
                              <w:rPr>
                                <w:sz w:val="20"/>
                              </w:rPr>
                              <w:t>The Add button adds the drug to the user’s medication</w:t>
                            </w:r>
                            <w:r>
                              <w:t>.</w:t>
                            </w:r>
                          </w:p>
                          <w:p w14:paraId="431623D9" w14:textId="77777777" w:rsidR="00E81ECB" w:rsidRDefault="00E81ECB" w:rsidP="00B45A73"/>
                          <w:p w14:paraId="436A1BD1" w14:textId="77777777" w:rsidR="00E81ECB" w:rsidRDefault="00E81ECB" w:rsidP="00B45A73"/>
                          <w:p w14:paraId="58B9EE8D" w14:textId="77777777" w:rsidR="00E81ECB" w:rsidRDefault="00E81ECB"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E81ECB" w:rsidRDefault="00E81ECB" w:rsidP="00B45A73">
                      <w:r w:rsidRPr="00D32626">
                        <w:rPr>
                          <w:sz w:val="20"/>
                        </w:rPr>
                        <w:t>Drugs can be searched for in the database</w:t>
                      </w:r>
                      <w:r>
                        <w:t>.</w:t>
                      </w:r>
                    </w:p>
                    <w:p w14:paraId="7577E53A" w14:textId="77777777" w:rsidR="00E81ECB" w:rsidRPr="00D32626" w:rsidRDefault="00E81ECB" w:rsidP="00B45A73">
                      <w:pPr>
                        <w:rPr>
                          <w:sz w:val="20"/>
                        </w:rPr>
                      </w:pPr>
                      <w:r w:rsidRPr="00D32626">
                        <w:rPr>
                          <w:sz w:val="20"/>
                        </w:rPr>
                        <w:t>The correct drug can be selected from the results.</w:t>
                      </w:r>
                    </w:p>
                    <w:p w14:paraId="13A1DE28" w14:textId="77777777" w:rsidR="00E81ECB" w:rsidRPr="00D32626" w:rsidRDefault="00E81ECB" w:rsidP="00B45A73">
                      <w:pPr>
                        <w:rPr>
                          <w:sz w:val="20"/>
                        </w:rPr>
                      </w:pPr>
                      <w:r w:rsidRPr="00D32626">
                        <w:rPr>
                          <w:sz w:val="20"/>
                        </w:rPr>
                        <w:t>Details of the selected drug</w:t>
                      </w:r>
                    </w:p>
                    <w:p w14:paraId="43D45037" w14:textId="77777777" w:rsidR="00E81ECB" w:rsidRDefault="00E81ECB" w:rsidP="00BF37E0">
                      <w:r w:rsidRPr="00D32626">
                        <w:rPr>
                          <w:sz w:val="20"/>
                        </w:rPr>
                        <w:t>The Add button adds the drug to the user’s medication</w:t>
                      </w:r>
                      <w:r>
                        <w:t>.</w:t>
                      </w:r>
                    </w:p>
                    <w:p w14:paraId="431623D9" w14:textId="77777777" w:rsidR="00E81ECB" w:rsidRDefault="00E81ECB" w:rsidP="00B45A73"/>
                    <w:p w14:paraId="436A1BD1" w14:textId="77777777" w:rsidR="00E81ECB" w:rsidRDefault="00E81ECB" w:rsidP="00B45A73"/>
                    <w:p w14:paraId="58B9EE8D" w14:textId="77777777" w:rsidR="00E81ECB" w:rsidRDefault="00E81ECB" w:rsidP="00B45A73"/>
                  </w:txbxContent>
                </v:textbox>
              </v:shape>
            </w:pict>
          </mc:Fallback>
        </mc:AlternateContent>
      </w:r>
      <w:r>
        <w:t>Add Medication Screen</w:t>
      </w:r>
      <w:bookmarkEnd w:id="123"/>
      <w:bookmarkEnd w:id="124"/>
    </w:p>
    <w:p w14:paraId="48D35338" w14:textId="3D3B93A3" w:rsidR="00B45A73" w:rsidRDefault="00D32626" w:rsidP="00B45A73">
      <w:pPr>
        <w:ind w:left="720"/>
      </w:pPr>
      <w:r>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AB03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86457F"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9700D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B45A73" w:rsidRPr="00B45A73">
        <w:rPr>
          <w:noProof/>
          <w:lang w:eastAsia="en-GB"/>
        </w:rPr>
        <w:t xml:space="preserve"> </w:t>
      </w:r>
    </w:p>
    <w:p w14:paraId="6E2C6D92"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7</w:t>
      </w:r>
      <w:r w:rsidR="000A1E8F">
        <w:rPr>
          <w:noProof/>
        </w:rPr>
        <w:fldChar w:fldCharType="end"/>
      </w:r>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125" w:name="_Ref1662287"/>
      <w:bookmarkStart w:id="126" w:name="_Toc1738469"/>
      <w:r>
        <w:lastRenderedPageBreak/>
        <w:t>Medication Details</w:t>
      </w:r>
      <w:r w:rsidR="00D9755B">
        <w:t xml:space="preserve"> Screen</w:t>
      </w:r>
      <w:bookmarkEnd w:id="125"/>
      <w:bookmarkEnd w:id="126"/>
    </w:p>
    <w:p w14:paraId="454305AE" w14:textId="77777777" w:rsidR="00B45A73" w:rsidRPr="00B45A73" w:rsidRDefault="00B45A73" w:rsidP="00B45A73">
      <w:pPr>
        <w:ind w:left="720"/>
      </w:pPr>
      <w:r w:rsidRPr="002F67EA">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8</w:t>
      </w:r>
      <w:r w:rsidR="000A1E8F">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0D1F1D" w:rsidRDefault="000D1F1D" w:rsidP="000D1F1D">
      <w:pPr>
        <w:pStyle w:val="Heading3"/>
        <w:spacing w:before="240" w:after="120" w:line="360" w:lineRule="auto"/>
        <w:ind w:left="992"/>
      </w:pPr>
      <w:bookmarkStart w:id="127" w:name="_Ref1662452"/>
      <w:bookmarkStart w:id="128" w:name="_Toc1738470"/>
      <w:r>
        <w:t>Energy Screen</w:t>
      </w:r>
      <w:bookmarkEnd w:id="127"/>
      <w:bookmarkEnd w:id="128"/>
    </w:p>
    <w:p w14:paraId="5F0C0B71" w14:textId="75266348" w:rsidR="00B45A73" w:rsidRDefault="00D32626" w:rsidP="000C7C62">
      <w:pPr>
        <w:ind w:left="720"/>
        <w:rPr>
          <w:lang w:eastAsia="en-GB"/>
        </w:rPr>
      </w:pPr>
      <w:r w:rsidRPr="0089443A">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E81ECB" w:rsidRDefault="00E81ECB" w:rsidP="000D1F1D">
                            <w:r>
                              <w:t>Total energy usage</w:t>
                            </w:r>
                          </w:p>
                          <w:p w14:paraId="1337F225" w14:textId="77777777" w:rsidR="00D32626" w:rsidRDefault="00D32626" w:rsidP="000D1F1D"/>
                          <w:p w14:paraId="23AD3087" w14:textId="77777777" w:rsidR="00E81ECB" w:rsidRDefault="00E81ECB" w:rsidP="000D1F1D">
                            <w:r>
                              <w:t>Energy usage at 10:57am on given day</w:t>
                            </w:r>
                          </w:p>
                          <w:p w14:paraId="04D24F46" w14:textId="77777777" w:rsidR="00D32626" w:rsidRDefault="00D32626" w:rsidP="000D1F1D"/>
                          <w:p w14:paraId="462B834F" w14:textId="0632E4C9" w:rsidR="00E81ECB" w:rsidRDefault="00E81ECB" w:rsidP="000D1F1D">
                            <w:r>
                              <w:t>Edit button allows user to add smart devises to be tracked (see</w:t>
                            </w:r>
                            <w:r w:rsidR="00327FFE">
                              <w:t xml:space="preserve"> </w:t>
                            </w:r>
                            <w:r w:rsidR="00327FFE">
                              <w:fldChar w:fldCharType="begin"/>
                            </w:r>
                            <w:r w:rsidR="00327FFE">
                              <w:instrText xml:space="preserve"> REF _Ref1662802 \r \h </w:instrText>
                            </w:r>
                            <w:r w:rsidR="00327FFE">
                              <w:fldChar w:fldCharType="separate"/>
                            </w:r>
                            <w:r w:rsidR="00327FFE">
                              <w:t>6.6.10</w:t>
                            </w:r>
                            <w:r w:rsidR="00327FFE">
                              <w:fldChar w:fldCharType="end"/>
                            </w:r>
                            <w:r>
                              <w:t xml:space="preserve">  Smart Appliances)</w:t>
                            </w:r>
                          </w:p>
                          <w:p w14:paraId="0E59467E" w14:textId="77777777" w:rsidR="00E81ECB" w:rsidRDefault="00E81ECB" w:rsidP="000D1F1D"/>
                          <w:p w14:paraId="11F20C9E" w14:textId="77777777" w:rsidR="00E81ECB" w:rsidRDefault="00E81ECB" w:rsidP="000D1F1D"/>
                          <w:p w14:paraId="0DDACFC2" w14:textId="77777777" w:rsidR="00E81ECB" w:rsidRDefault="00E81ECB" w:rsidP="000D1F1D"/>
                          <w:p w14:paraId="1E610E76" w14:textId="77777777" w:rsidR="00E81ECB" w:rsidRDefault="00E81ECB"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1"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akK+gDAIA&#10;APwDAAAOAAAAAAAAAAAAAAAAAC4CAABkcnMvZTJvRG9jLnhtbFBLAQItABQABgAIAAAAIQDlRGtn&#10;3wAAAAsBAAAPAAAAAAAAAAAAAAAAAGYEAABkcnMvZG93bnJldi54bWxQSwUGAAAAAAQABADzAAAA&#10;cgUAAAAA&#10;" filled="f" stroked="f">
                <v:textbox>
                  <w:txbxContent>
                    <w:p w14:paraId="0363B897" w14:textId="77777777" w:rsidR="00E81ECB" w:rsidRDefault="00E81ECB" w:rsidP="000D1F1D">
                      <w:r>
                        <w:t>Total energy usage</w:t>
                      </w:r>
                    </w:p>
                    <w:p w14:paraId="1337F225" w14:textId="77777777" w:rsidR="00D32626" w:rsidRDefault="00D32626" w:rsidP="000D1F1D"/>
                    <w:p w14:paraId="23AD3087" w14:textId="77777777" w:rsidR="00E81ECB" w:rsidRDefault="00E81ECB" w:rsidP="000D1F1D">
                      <w:r>
                        <w:t>Energy usage at 10:57am on given day</w:t>
                      </w:r>
                    </w:p>
                    <w:p w14:paraId="04D24F46" w14:textId="77777777" w:rsidR="00D32626" w:rsidRDefault="00D32626" w:rsidP="000D1F1D"/>
                    <w:p w14:paraId="462B834F" w14:textId="0632E4C9" w:rsidR="00E81ECB" w:rsidRDefault="00E81ECB" w:rsidP="000D1F1D">
                      <w:r>
                        <w:t>Edit button allows user to add smart devises to be tracked (see</w:t>
                      </w:r>
                      <w:r w:rsidR="00327FFE">
                        <w:t xml:space="preserve"> </w:t>
                      </w:r>
                      <w:r w:rsidR="00327FFE">
                        <w:fldChar w:fldCharType="begin"/>
                      </w:r>
                      <w:r w:rsidR="00327FFE">
                        <w:instrText xml:space="preserve"> REF _Ref1662802 \r \h </w:instrText>
                      </w:r>
                      <w:r w:rsidR="00327FFE">
                        <w:fldChar w:fldCharType="separate"/>
                      </w:r>
                      <w:r w:rsidR="00327FFE">
                        <w:t>6.6.10</w:t>
                      </w:r>
                      <w:r w:rsidR="00327FFE">
                        <w:fldChar w:fldCharType="end"/>
                      </w:r>
                      <w:r>
                        <w:t xml:space="preserve">  Smart Appliances)</w:t>
                      </w:r>
                    </w:p>
                    <w:p w14:paraId="0E59467E" w14:textId="77777777" w:rsidR="00E81ECB" w:rsidRDefault="00E81ECB" w:rsidP="000D1F1D"/>
                    <w:p w14:paraId="11F20C9E" w14:textId="77777777" w:rsidR="00E81ECB" w:rsidRDefault="00E81ECB" w:rsidP="000D1F1D"/>
                    <w:p w14:paraId="0DDACFC2" w14:textId="77777777" w:rsidR="00E81ECB" w:rsidRDefault="00E81ECB" w:rsidP="000D1F1D"/>
                    <w:p w14:paraId="1E610E76" w14:textId="77777777" w:rsidR="00E81ECB" w:rsidRDefault="00E81ECB" w:rsidP="000D1F1D"/>
                  </w:txbxContent>
                </v:textbox>
              </v:shape>
            </w:pict>
          </mc:Fallback>
        </mc:AlternateContent>
      </w:r>
      <w:r w:rsidR="000D1F1D" w:rsidRPr="00155438">
        <w:rPr>
          <w:noProof/>
          <w:lang w:eastAsia="en-GB"/>
        </w:rPr>
        <w:drawing>
          <wp:inline distT="0" distB="0" distL="0" distR="0" wp14:anchorId="754B4B91" wp14:editId="12123286">
            <wp:extent cx="3958639" cy="252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9</w:t>
      </w:r>
      <w:r w:rsidR="000A1E8F">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129" w:name="_Ref1662685"/>
      <w:bookmarkStart w:id="130" w:name="_Toc1738471"/>
      <w:r>
        <w:lastRenderedPageBreak/>
        <w:t>Energy Usage Breakdown Screen</w:t>
      </w:r>
      <w:bookmarkEnd w:id="129"/>
      <w:bookmarkEnd w:id="130"/>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10</w:t>
      </w:r>
      <w:r w:rsidR="000A1E8F">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131" w:name="_Ref1662802"/>
      <w:bookmarkStart w:id="132" w:name="_Toc1738472"/>
      <w:r>
        <w:t>Smart Appliances</w:t>
      </w:r>
      <w:r w:rsidR="00D9755B">
        <w:t xml:space="preserve"> Screen</w:t>
      </w:r>
      <w:bookmarkEnd w:id="131"/>
      <w:bookmarkEnd w:id="132"/>
    </w:p>
    <w:p w14:paraId="7502CD08" w14:textId="6593AB52" w:rsidR="00CF48AA" w:rsidRDefault="00D32626" w:rsidP="00CF48AA">
      <w:pPr>
        <w:ind w:left="720"/>
      </w:pPr>
      <w:r w:rsidRPr="0089443A">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E81ECB" w:rsidRDefault="00E81ECB" w:rsidP="00CF48AA">
                            <w:r>
                              <w:t>Use arrows to add remove devices from being tracked for energy usage.</w:t>
                            </w:r>
                          </w:p>
                          <w:p w14:paraId="6FE8B39D" w14:textId="77777777" w:rsidR="00D32626" w:rsidRDefault="00D32626" w:rsidP="00CF48AA"/>
                          <w:p w14:paraId="4D3F8F70" w14:textId="0601E56F" w:rsidR="00D32626" w:rsidRDefault="00D32626" w:rsidP="00CF48AA">
                            <w:r>
                              <w:t xml:space="preserve">Tip telling user how to get new devices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HV9DYsMAgAA&#10;+wMAAA4AAAAAAAAAAAAAAAAALgIAAGRycy9lMm9Eb2MueG1sUEsBAi0AFAAGAAgAAAAhAEC7usne&#10;AAAACgEAAA8AAAAAAAAAAAAAAAAAZgQAAGRycy9kb3ducmV2LnhtbFBLBQYAAAAABAAEAPMAAABx&#10;BQAAAAA=&#10;" filled="f" stroked="f">
                <v:textbox>
                  <w:txbxContent>
                    <w:p w14:paraId="6AC0DF12" w14:textId="77777777" w:rsidR="00E81ECB" w:rsidRDefault="00E81ECB" w:rsidP="00CF48AA">
                      <w:r>
                        <w:t>Use arrows to add remove devices from being tracked for energy usage.</w:t>
                      </w:r>
                    </w:p>
                    <w:p w14:paraId="6FE8B39D" w14:textId="77777777" w:rsidR="00D32626" w:rsidRDefault="00D32626" w:rsidP="00CF48AA"/>
                    <w:p w14:paraId="4D3F8F70" w14:textId="0601E56F" w:rsidR="00D32626" w:rsidRDefault="00D32626" w:rsidP="00CF48AA">
                      <w:r>
                        <w:t xml:space="preserve">Tip telling user how to get new devices </w:t>
                      </w:r>
                    </w:p>
                  </w:txbxContent>
                </v:textbox>
              </v:shape>
            </w:pict>
          </mc:Fallback>
        </mc:AlternateContent>
      </w:r>
      <w:r w:rsidR="00CF48AA" w:rsidRPr="0089443A">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D025D9">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CF48AA">
        <w:rPr>
          <w:noProof/>
          <w:lang w:eastAsia="en-GB"/>
        </w:rPr>
        <w:t xml:space="preserve"> </w:t>
      </w:r>
    </w:p>
    <w:p w14:paraId="0780A153" w14:textId="77777777"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11</w:t>
      </w:r>
      <w:r w:rsidR="000A1E8F">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33" w:name="_Ref1662881"/>
    <w:bookmarkStart w:id="134" w:name="_Ref1663167"/>
    <w:bookmarkStart w:id="135" w:name="_Ref1664261"/>
    <w:bookmarkStart w:id="136" w:name="_Toc1738473"/>
    <w:p w14:paraId="6CB9928A" w14:textId="77777777" w:rsidR="00CF48AA" w:rsidRPr="00CF48AA" w:rsidRDefault="00F44039" w:rsidP="00F44039">
      <w:pPr>
        <w:pStyle w:val="Heading3"/>
        <w:spacing w:before="120" w:after="120" w:line="360" w:lineRule="auto"/>
        <w:ind w:left="992"/>
      </w:pPr>
      <w:r w:rsidRPr="00F2257A">
        <w:rPr>
          <w:noProof/>
          <w:lang w:eastAsia="en-GB"/>
        </w:rPr>
        <w:lastRenderedPageBreak/>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294C9C"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E81ECB" w:rsidRDefault="00E81ECB"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E81ECB" w:rsidRDefault="00E81ECB" w:rsidP="00F44039">
                      <w:r>
                        <w:t>Press to start exercise</w:t>
                      </w:r>
                    </w:p>
                  </w:txbxContent>
                </v:textbox>
              </v:shape>
            </w:pict>
          </mc:Fallback>
        </mc:AlternateContent>
      </w:r>
      <w:r>
        <w:t>Exercise Screen</w:t>
      </w:r>
      <w:bookmarkEnd w:id="133"/>
      <w:bookmarkEnd w:id="134"/>
      <w:bookmarkEnd w:id="135"/>
      <w:bookmarkEnd w:id="136"/>
    </w:p>
    <w:p w14:paraId="2637AA7A" w14:textId="1B63978B"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349686"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E81ECB" w:rsidRDefault="00E81ECB"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E81ECB" w:rsidRDefault="00E81ECB"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3F8FA3"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56ED93DC" w:rsidR="00E81ECB" w:rsidRPr="002F67EA" w:rsidRDefault="00E81ECB" w:rsidP="00F44039">
                            <w:r>
                              <w:t>Press exercise button to view</w:t>
                            </w:r>
                            <w:r w:rsidRPr="002F67EA">
                              <w:t xml:space="preserve"> a run</w:t>
                            </w:r>
                            <w:r>
                              <w:t>-</w:t>
                            </w:r>
                            <w:r w:rsidRPr="002F67EA">
                              <w:t>th</w:t>
                            </w:r>
                            <w:r>
                              <w:t>r</w:t>
                            </w:r>
                            <w:r w:rsidRPr="002F67EA">
                              <w:t>ough of the exercise to see if suitable</w:t>
                            </w:r>
                            <w:r>
                              <w:t xml:space="preserve"> (see </w:t>
                            </w:r>
                            <w:r w:rsidR="00327FFE">
                              <w:fldChar w:fldCharType="begin"/>
                            </w:r>
                            <w:r w:rsidR="00327FFE">
                              <w:instrText xml:space="preserve"> REF _Ref1704127 \r \h </w:instrText>
                            </w:r>
                            <w:r w:rsidR="00327FFE">
                              <w:fldChar w:fldCharType="separate"/>
                            </w:r>
                            <w:r w:rsidR="00327FFE">
                              <w:t>6.6.13</w:t>
                            </w:r>
                            <w:r w:rsidR="00327FFE">
                              <w:fldChar w:fldCharType="end"/>
                            </w:r>
                            <w:r>
                              <w:t xml:space="preserve"> Exercise Run-Through)</w:t>
                            </w:r>
                            <w:r w:rsidRPr="002F67EA">
                              <w:t>.</w:t>
                            </w:r>
                          </w:p>
                          <w:p w14:paraId="082F006A" w14:textId="77777777" w:rsidR="00E81ECB" w:rsidRDefault="00E81ECB"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56ED93DC" w:rsidR="00E81ECB" w:rsidRPr="002F67EA" w:rsidRDefault="00E81ECB" w:rsidP="00F44039">
                      <w:r>
                        <w:t>Press exercise button to view</w:t>
                      </w:r>
                      <w:r w:rsidRPr="002F67EA">
                        <w:t xml:space="preserve"> a run</w:t>
                      </w:r>
                      <w:r>
                        <w:t>-</w:t>
                      </w:r>
                      <w:r w:rsidRPr="002F67EA">
                        <w:t>th</w:t>
                      </w:r>
                      <w:r>
                        <w:t>r</w:t>
                      </w:r>
                      <w:r w:rsidRPr="002F67EA">
                        <w:t>ough of the exercise to see if suitable</w:t>
                      </w:r>
                      <w:r>
                        <w:t xml:space="preserve"> (see </w:t>
                      </w:r>
                      <w:r w:rsidR="00327FFE">
                        <w:fldChar w:fldCharType="begin"/>
                      </w:r>
                      <w:r w:rsidR="00327FFE">
                        <w:instrText xml:space="preserve"> REF _Ref1704127 \r \h </w:instrText>
                      </w:r>
                      <w:r w:rsidR="00327FFE">
                        <w:fldChar w:fldCharType="separate"/>
                      </w:r>
                      <w:r w:rsidR="00327FFE">
                        <w:t>6.6.13</w:t>
                      </w:r>
                      <w:r w:rsidR="00327FFE">
                        <w:fldChar w:fldCharType="end"/>
                      </w:r>
                      <w:r>
                        <w:t xml:space="preserve"> Exercise Run-Through)</w:t>
                      </w:r>
                      <w:r w:rsidRPr="002F67EA">
                        <w:t>.</w:t>
                      </w:r>
                    </w:p>
                    <w:p w14:paraId="082F006A" w14:textId="77777777" w:rsidR="00E81ECB" w:rsidRDefault="00E81ECB" w:rsidP="00F44039"/>
                  </w:txbxContent>
                </v:textbox>
              </v:shape>
            </w:pict>
          </mc:Fallback>
        </mc:AlternateContent>
      </w:r>
      <w:r w:rsidR="00CF48AA" w:rsidRPr="00577FBF">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12</w:t>
      </w:r>
      <w:r w:rsidR="000A1E8F">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37" w:name="_Ref1663226"/>
      <w:bookmarkStart w:id="138" w:name="_Ref1664224"/>
      <w:bookmarkStart w:id="139" w:name="_Toc1738474"/>
      <w:r>
        <w:t>Add Exercises</w:t>
      </w:r>
      <w:bookmarkEnd w:id="137"/>
      <w:r w:rsidR="004842A5">
        <w:t xml:space="preserve"> Screen</w:t>
      </w:r>
      <w:bookmarkEnd w:id="138"/>
      <w:bookmarkEnd w:id="139"/>
    </w:p>
    <w:p w14:paraId="0E8FE38D" w14:textId="56B96645" w:rsidR="00F44039" w:rsidRDefault="00E050D3" w:rsidP="00F44039">
      <w:pPr>
        <w:ind w:left="720"/>
      </w:pPr>
      <w:r w:rsidRPr="00F2257A">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F2257A">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E81ECB" w:rsidRDefault="00E81ECB"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A+/rQAoCAAD6&#10;AwAADgAAAAAAAAAAAAAAAAAuAgAAZHJzL2Uyb0RvYy54bWxQSwECLQAUAAYACAAAACEATW094d8A&#10;AAALAQAADwAAAAAAAAAAAAAAAABkBAAAZHJzL2Rvd25yZXYueG1sUEsFBgAAAAAEAAQA8wAAAHAF&#10;AAAAAA==&#10;" filled="f" stroked="f">
                <v:textbox>
                  <w:txbxContent>
                    <w:p w14:paraId="51046874" w14:textId="77777777" w:rsidR="00E81ECB" w:rsidRDefault="00E81ECB" w:rsidP="00F44039">
                      <w:r>
                        <w:t>Press to add/ remove exercisers to the personalised list (see)</w:t>
                      </w:r>
                    </w:p>
                  </w:txbxContent>
                </v:textbox>
              </v:shape>
            </w:pict>
          </mc:Fallback>
        </mc:AlternateContent>
      </w:r>
      <w:r w:rsidR="00F44039" w:rsidRPr="0015543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754058C6" w:rsidR="00F44039" w:rsidRDefault="00F44039" w:rsidP="00F44039">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13</w:t>
      </w:r>
      <w:r w:rsidR="000A1E8F">
        <w:rPr>
          <w:noProof/>
        </w:rPr>
        <w:fldChar w:fldCharType="end"/>
      </w:r>
      <w:r>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851F2F" w:rsidRDefault="00E050D3" w:rsidP="00851F2F">
      <w:pPr>
        <w:pStyle w:val="Heading3"/>
        <w:spacing w:before="120" w:after="120" w:line="360" w:lineRule="auto"/>
        <w:ind w:left="992"/>
      </w:pPr>
      <w:bookmarkStart w:id="140" w:name="_Ref1704127"/>
      <w:bookmarkStart w:id="141" w:name="_Toc1738475"/>
      <w:r>
        <w:rPr>
          <w:noProof/>
          <w:lang w:eastAsia="en-GB"/>
        </w:rPr>
        <w:lastRenderedPageBreak/>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E81ECB" w:rsidRDefault="00E81ECB" w:rsidP="00851F2F">
                            <w:r>
                              <w:t>Countdown timer showing how long a position must be held.</w:t>
                            </w:r>
                          </w:p>
                          <w:p w14:paraId="409A8EED" w14:textId="77777777" w:rsidR="00E050D3" w:rsidRDefault="00E81ECB" w:rsidP="00851F2F">
                            <w:r>
                              <w:t xml:space="preserve">Overlay of user showing how closely they are matching the correct positions </w:t>
                            </w:r>
                          </w:p>
                          <w:p w14:paraId="116F8668" w14:textId="046A02A0" w:rsidR="00E81ECB" w:rsidRDefault="00E81ECB" w:rsidP="00851F2F">
                            <w:r>
                              <w:t xml:space="preserve">Exercise can be paused at any time  </w:t>
                            </w:r>
                          </w:p>
                          <w:p w14:paraId="7E84057D" w14:textId="77777777" w:rsidR="00E81ECB" w:rsidRDefault="00E81ECB" w:rsidP="00851F2F"/>
                          <w:p w14:paraId="29D39814" w14:textId="77777777" w:rsidR="00E81ECB" w:rsidRDefault="00E81ECB"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pFDwIAAPwDAAAOAAAAZHJzL2Uyb0RvYy54bWysU9tu2zAMfR+wfxD0vviyJEuMKEXXrsOA&#10;7gK0+wBFlmNhkqhJSuzu60fJaRp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8/pzof4UYIh6cKox9lneH68&#10;DzG1w5vnkFTNwp3SOs9fWzIwul7Ui5xw4TEq4npqZRhdlembFiax/GDbnBy50tMdC2h7op2YTpzj&#10;uBuzwFUWJWmyg/YJhfAwrSM+H7z04H9RMuAqMhp+HriXlOhPFsVcV/N52t1szBfvajT8pWd36eFW&#10;IBSjkZLpehPzvk+cr1H0TmU5Xjo59YwrllU6PYe0w5d2jnp5tNvfAA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bZ6q&#10;RQ8CAAD8AwAADgAAAAAAAAAAAAAAAAAuAgAAZHJzL2Uyb0RvYy54bWxQSwECLQAUAAYACAAAACEA&#10;s7vIkeAAAAALAQAADwAAAAAAAAAAAAAAAABpBAAAZHJzL2Rvd25yZXYueG1sUEsFBgAAAAAEAAQA&#10;8wAAAHYFAAAAAA==&#10;" filled="f" stroked="f">
                <v:textbox>
                  <w:txbxContent>
                    <w:p w14:paraId="67F3DCEE" w14:textId="77777777" w:rsidR="00E81ECB" w:rsidRDefault="00E81ECB" w:rsidP="00851F2F">
                      <w:r>
                        <w:t>Countdown timer showing how long a position must be held.</w:t>
                      </w:r>
                    </w:p>
                    <w:p w14:paraId="409A8EED" w14:textId="77777777" w:rsidR="00E050D3" w:rsidRDefault="00E81ECB" w:rsidP="00851F2F">
                      <w:r>
                        <w:t xml:space="preserve">Overlay of user showing how closely they are matching the correct positions </w:t>
                      </w:r>
                    </w:p>
                    <w:p w14:paraId="116F8668" w14:textId="046A02A0" w:rsidR="00E81ECB" w:rsidRDefault="00E81ECB" w:rsidP="00851F2F">
                      <w:r>
                        <w:t xml:space="preserve">Exercise can be paused at any time  </w:t>
                      </w:r>
                    </w:p>
                    <w:p w14:paraId="7E84057D" w14:textId="77777777" w:rsidR="00E81ECB" w:rsidRDefault="00E81ECB" w:rsidP="00851F2F"/>
                    <w:p w14:paraId="29D39814" w14:textId="77777777" w:rsidR="00E81ECB" w:rsidRDefault="00E81ECB" w:rsidP="00851F2F"/>
                  </w:txbxContent>
                </v:textbox>
              </v:shape>
            </w:pict>
          </mc:Fallback>
        </mc:AlternateContent>
      </w:r>
      <w:r w:rsidR="00851F2F"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DE2F35"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t>Exercise Run-Through</w:t>
      </w:r>
      <w:bookmarkEnd w:id="140"/>
      <w:bookmarkEnd w:id="141"/>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15543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14</w:t>
      </w:r>
      <w:r w:rsidR="000A1E8F">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42" w:name="_Ref1704232"/>
      <w:bookmarkStart w:id="143" w:name="_Toc1738476"/>
      <w:r>
        <w:t>Smart Robot (Cozmo)</w:t>
      </w:r>
      <w:bookmarkEnd w:id="142"/>
      <w:bookmarkEnd w:id="143"/>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15</w:t>
      </w:r>
      <w:r w:rsidR="000A1E8F">
        <w:rPr>
          <w:noProof/>
        </w:rPr>
        <w:fldChar w:fldCharType="end"/>
      </w:r>
      <w:r>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44" w:name="_Ref1704268"/>
      <w:bookmarkStart w:id="145" w:name="_Toc1738477"/>
      <w:r>
        <w:lastRenderedPageBreak/>
        <w:t>Settings Screen</w:t>
      </w:r>
      <w:bookmarkEnd w:id="144"/>
      <w:bookmarkEnd w:id="145"/>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r w:rsidR="000A1E8F">
        <w:fldChar w:fldCharType="begin"/>
      </w:r>
      <w:r w:rsidR="000A1E8F">
        <w:instrText xml:space="preserve"> SEQ Figure \* ARABIC </w:instrText>
      </w:r>
      <w:r w:rsidR="000A1E8F">
        <w:fldChar w:fldCharType="separate"/>
      </w:r>
      <w:r w:rsidR="00D32626">
        <w:rPr>
          <w:noProof/>
        </w:rPr>
        <w:t>16</w:t>
      </w:r>
      <w:r w:rsidR="000A1E8F">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0C7C62" w:rsidRDefault="000C7C62" w:rsidP="000C7C62">
      <w:pPr>
        <w:ind w:left="720"/>
      </w:pPr>
    </w:p>
    <w:p w14:paraId="1486F4FE" w14:textId="77777777" w:rsidR="00E0791B" w:rsidRDefault="00E0791B" w:rsidP="00327FFE">
      <w:pPr>
        <w:pStyle w:val="Heading1"/>
      </w:pPr>
      <w:bookmarkStart w:id="146" w:name="_Toc1738478"/>
      <w:r>
        <w:t>Logbook</w:t>
      </w:r>
      <w:bookmarkEnd w:id="146"/>
    </w:p>
    <w:p w14:paraId="4684EC88" w14:textId="77777777" w:rsidR="00327FFE" w:rsidRDefault="00327FFE">
      <w:pPr>
        <w:rPr>
          <w:rFonts w:asciiTheme="majorHAnsi" w:eastAsiaTheme="majorEastAsia" w:hAnsiTheme="majorHAnsi" w:cstheme="majorBidi"/>
          <w:b/>
          <w:bCs/>
          <w:color w:val="365F91" w:themeColor="accent1" w:themeShade="BF"/>
          <w:sz w:val="28"/>
          <w:szCs w:val="28"/>
        </w:rPr>
      </w:pPr>
      <w:bookmarkStart w:id="147" w:name="_Toc1738479"/>
      <w:r>
        <w:br w:type="page"/>
      </w:r>
    </w:p>
    <w:p w14:paraId="187170E5" w14:textId="7795BD1D" w:rsidR="003B37FF" w:rsidRPr="006679CB" w:rsidRDefault="003B37FF" w:rsidP="00327FFE">
      <w:pPr>
        <w:pStyle w:val="Heading1"/>
      </w:pPr>
      <w:r>
        <w:lastRenderedPageBreak/>
        <w:t>References</w:t>
      </w:r>
      <w:bookmarkEnd w:id="147"/>
    </w:p>
    <w:p w14:paraId="5304B2A5" w14:textId="77777777" w:rsidR="003B37FF" w:rsidRDefault="003B37FF" w:rsidP="003B37FF">
      <w:pPr>
        <w:pStyle w:val="NoSpacing"/>
        <w:ind w:left="851"/>
      </w:pPr>
    </w:p>
    <w:p w14:paraId="76463948" w14:textId="77777777" w:rsidR="00997C1F" w:rsidRDefault="00997C1F" w:rsidP="00CE146E">
      <w:pPr>
        <w:pStyle w:val="NoSpacing"/>
        <w:ind w:left="1571" w:hanging="720"/>
      </w:pPr>
      <w:r>
        <w:t xml:space="preserve">8 Creative Ways to Remember to Take Your Medicine Every Day. 3 August 2014. Retrieved 17 February 2019 from </w:t>
      </w:r>
      <w:hyperlink r:id="rId43"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364EE59E" w14:textId="77777777" w:rsidR="00ED1CDC" w:rsidRPr="00ED1CDC" w:rsidRDefault="00CC4E49" w:rsidP="00CE146E">
      <w:pPr>
        <w:pStyle w:val="NoSpacing"/>
        <w:ind w:left="1571" w:hanging="720"/>
      </w:pPr>
      <w:r>
        <w:t>Arthur</w:t>
      </w:r>
      <w:r w:rsidR="00ED1CDC">
        <w:t xml:space="preserve">VideoSong. (2018 Oct 23). </w:t>
      </w:r>
      <w:r w:rsidR="00ED1CDC">
        <w:rPr>
          <w:i/>
        </w:rPr>
        <w:t>Just Dance 2018, Rockabye</w:t>
      </w:r>
      <w:r w:rsidR="00ED1CDC">
        <w:t xml:space="preserve">. Retrieved 21 February 2019 from </w:t>
      </w:r>
      <w:hyperlink r:id="rId44"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45"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426A209F"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46" w:history="1">
        <w:r w:rsidR="00A50A06" w:rsidRPr="00A50A06">
          <w:rPr>
            <w:rStyle w:val="Hyperlink"/>
            <w:color w:val="auto"/>
            <w:u w:val="none"/>
          </w:rPr>
          <w:t>BBC</w:t>
        </w:r>
      </w:hyperlink>
      <w:r w:rsidR="00A50A06" w:rsidRPr="00A50A06">
        <w:rPr>
          <w:rStyle w:val="Hyperlink"/>
          <w:color w:val="auto"/>
          <w:u w:val="none"/>
        </w:rPr>
        <w:t xml:space="preserve"> news app 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Corno, F., De Russis, L. (2012) Home energy consumption feedback: A user survey. </w:t>
      </w:r>
      <w:r w:rsidRPr="001F764A">
        <w:rPr>
          <w:i/>
        </w:rPr>
        <w:t>Energy and Buildings</w:t>
      </w:r>
      <w:r>
        <w:rPr>
          <w:i/>
        </w:rPr>
        <w:t xml:space="preserve"> 47</w:t>
      </w:r>
      <w:r>
        <w:t xml:space="preserve"> 383-393. </w:t>
      </w:r>
      <w:hyperlink r:id="rId47"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48" w:history="1">
        <w:r w:rsidRPr="00F5270A">
          <w:rPr>
            <w:rStyle w:val="Hyperlink"/>
          </w:rPr>
          <w:t>https://dailycaring.com/seated-tai-chi-for-seniors-3-simple-routines-improve-flexibility-and-well-being-video/</w:t>
        </w:r>
      </w:hyperlink>
      <w:r>
        <w:t>.</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49"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50"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51"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52"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Obrero-Gaitan,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53"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r>
        <w:t xml:space="preserve">MedConfidential Org (2018). Retrieved from </w:t>
      </w:r>
      <w:hyperlink r:id="rId54"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r>
        <w:t xml:space="preserve">Montemerlo, M., Pineau, J., Roy, N., Thrun,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55"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56"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r>
        <w:t xml:space="preserve">Preece,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57"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58"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r>
        <w:t>Sandlund, E., &amp; Norlander, T. (2000) The Effects of Tai Chi Chuan Relaxation and Exercise o</w:t>
      </w:r>
      <w:r w:rsidR="001C44BF">
        <w:t>n Stress Responses and Well-</w:t>
      </w:r>
      <w:r>
        <w:t xml:space="preserve">Being: An Overview of Research. </w:t>
      </w:r>
      <w:r>
        <w:rPr>
          <w:i/>
        </w:rPr>
        <w:t>International Journal of Stress Management. 7</w:t>
      </w:r>
      <w:r>
        <w:t xml:space="preserve">(2) 139-149. </w:t>
      </w:r>
      <w:hyperlink r:id="rId59" w:history="1">
        <w:r w:rsidRPr="004E73AB">
          <w:rPr>
            <w:rStyle w:val="Hyperlink"/>
          </w:rPr>
          <w:t>https://doi.org/10.1023/A:1009536319034</w:t>
        </w:r>
      </w:hyperlink>
      <w:r>
        <w:t xml:space="preserve">. </w:t>
      </w:r>
    </w:p>
    <w:p w14:paraId="295420A4" w14:textId="7ACD60B6" w:rsidR="00994356" w:rsidRDefault="00994356" w:rsidP="00994356">
      <w:pPr>
        <w:pStyle w:val="NoSpacing"/>
        <w:ind w:left="1571" w:hanging="720"/>
      </w:pPr>
      <w:r>
        <w:t>V</w:t>
      </w:r>
      <w:r w:rsidR="00412E1F">
        <w:t>la</w:t>
      </w:r>
      <w:r>
        <w:t xml:space="preserve">snik, JJ., Aliotta, SL. &amp; DeLor B. (2005) Medication adherence: factors influencing compliance with prescribed medication plans. </w:t>
      </w:r>
      <w:r>
        <w:rPr>
          <w:i/>
        </w:rPr>
        <w:t>Case Manager 16</w:t>
      </w:r>
      <w:r>
        <w:t xml:space="preserve">(2) 47-51. </w:t>
      </w:r>
      <w:hyperlink r:id="rId60" w:history="1">
        <w:r w:rsidR="00412E1F" w:rsidRPr="001A2FF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61"/>
      <w:footerReference w:type="default" r:id="rId6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ordon Rennie" w:date="2019-02-23T14:26:00Z" w:initials="GR">
    <w:p w14:paraId="19DDDF2F" w14:textId="77777777" w:rsidR="00E81ECB" w:rsidRDefault="00E81ECB">
      <w:pPr>
        <w:pStyle w:val="CommentText"/>
      </w:pPr>
      <w:r>
        <w:rPr>
          <w:rStyle w:val="CommentReference"/>
        </w:rPr>
        <w:annotationRef/>
      </w:r>
      <w:r>
        <w:t>I agree and like the research link above</w:t>
      </w:r>
    </w:p>
  </w:comment>
  <w:comment w:id="2" w:author="Gordon Rennie" w:date="2019-02-23T14:25:00Z" w:initials="GR">
    <w:p w14:paraId="6FC7D76D" w14:textId="77777777" w:rsidR="00E81ECB" w:rsidRDefault="00E81ECB">
      <w:pPr>
        <w:pStyle w:val="CommentText"/>
      </w:pPr>
      <w:r>
        <w:rPr>
          <w:rStyle w:val="CommentReference"/>
        </w:rPr>
        <w:annotationRef/>
      </w:r>
      <w:r>
        <w:t>Deeper? I don’t understand this sentence.</w:t>
      </w:r>
    </w:p>
  </w:comment>
  <w:comment w:id="3" w:author="Gordon Rennie" w:date="2019-02-23T14:26:00Z" w:initials="GR">
    <w:p w14:paraId="60A06A21" w14:textId="77777777" w:rsidR="00E81ECB" w:rsidRDefault="00E81ECB">
      <w:pPr>
        <w:pStyle w:val="CommentText"/>
      </w:pPr>
      <w:r>
        <w:rPr>
          <w:rStyle w:val="CommentReference"/>
        </w:rPr>
        <w:annotationRef/>
      </w:r>
      <w:r>
        <w:t>What changes? Again I don’t understand this.</w:t>
      </w:r>
    </w:p>
  </w:comment>
  <w:comment w:id="4" w:author="Gordon Rennie" w:date="2019-02-23T14:26:00Z" w:initials="GR">
    <w:p w14:paraId="051465CF" w14:textId="77777777" w:rsidR="00E81ECB" w:rsidRDefault="00E81ECB">
      <w:pPr>
        <w:pStyle w:val="CommentText"/>
      </w:pPr>
      <w:r>
        <w:rPr>
          <w:rStyle w:val="CommentReference"/>
        </w:rPr>
        <w:annotationRef/>
      </w:r>
      <w:r>
        <w:t>Agreed – good point. I’ve added in how we’ve also designed the robot interactions in the same manner.</w:t>
      </w:r>
    </w:p>
  </w:comment>
  <w:comment w:id="5" w:author="Gordon Rennie" w:date="2019-02-23T14:29:00Z" w:initials="GR">
    <w:p w14:paraId="7A92664D" w14:textId="77777777" w:rsidR="00E81ECB" w:rsidRDefault="00E81ECB">
      <w:pPr>
        <w:pStyle w:val="CommentText"/>
      </w:pPr>
      <w:r>
        <w:rPr>
          <w:rStyle w:val="CommentReference"/>
        </w:rPr>
        <w:annotationRef/>
      </w:r>
      <w:r>
        <w:t>BBC news seems like a bad example? Or is this the first comparison? I’ve altered it how I thought it’d look. Also I wouldn’t circle buttons. If buttons on our app aren’t obvious as buttons we’ve a bad design. The buttons should be obvious on their own.</w:t>
      </w:r>
    </w:p>
    <w:p w14:paraId="5D6B8956" w14:textId="77777777" w:rsidR="00E81ECB" w:rsidRDefault="00E81ECB">
      <w:pPr>
        <w:pStyle w:val="CommentText"/>
      </w:pPr>
    </w:p>
    <w:p w14:paraId="0180A1B5" w14:textId="77777777" w:rsidR="00E81ECB" w:rsidRDefault="00E81ECB">
      <w:pPr>
        <w:pStyle w:val="CommentText"/>
      </w:pPr>
      <w:r>
        <w:t xml:space="preserve">I would also consider not using the BBC news webpage. It’s an unfair comparison to look at a webpage as opposed to an app. The difference between a mouse click and a stubby finger is huge. Meaning the BBC can justify smaller buttons. </w:t>
      </w:r>
    </w:p>
  </w:comment>
  <w:comment w:id="7" w:author="Gordon Rennie" w:date="2019-02-23T14:44:00Z" w:initials="GR">
    <w:p w14:paraId="2282D881" w14:textId="77777777" w:rsidR="00E81ECB" w:rsidRDefault="00E81ECB">
      <w:pPr>
        <w:pStyle w:val="CommentText"/>
      </w:pPr>
      <w:r>
        <w:rPr>
          <w:rStyle w:val="CommentReference"/>
        </w:rPr>
        <w:annotationRef/>
      </w:r>
      <w:r>
        <w:t xml:space="preserve">I still don’t think these guys are stakeholders. Maintenance staff interact with gas meters and such not apps. </w:t>
      </w:r>
    </w:p>
    <w:p w14:paraId="5CC541CA" w14:textId="6CB93674" w:rsidR="00E81ECB" w:rsidRDefault="00E81ECB">
      <w:pPr>
        <w:pStyle w:val="CommentText"/>
      </w:pPr>
      <w:r>
        <w:t>As for the robot maintenance again cozmo is the kind of thing you send away – I wouldn’t see it being a good business model for us to do home visits</w:t>
      </w:r>
    </w:p>
  </w:comment>
  <w:comment w:id="8" w:author="Gordon Rennie" w:date="2019-02-23T14:45:00Z" w:initials="GR">
    <w:p w14:paraId="69770CF1" w14:textId="3812B73C" w:rsidR="00E81ECB" w:rsidRDefault="00E81ECB">
      <w:pPr>
        <w:pStyle w:val="CommentText"/>
      </w:pPr>
      <w:r>
        <w:rPr>
          <w:rStyle w:val="CommentReference"/>
        </w:rPr>
        <w:annotationRef/>
      </w:r>
      <w:r>
        <w:t>This is unclear see my re-written paragraph below.</w:t>
      </w:r>
    </w:p>
  </w:comment>
  <w:comment w:id="10" w:author="Gordon Rennie" w:date="2019-02-23T14:51:00Z" w:initials="GR">
    <w:p w14:paraId="7CC3F17E" w14:textId="68345143" w:rsidR="00E81ECB" w:rsidRDefault="00E81ECB" w:rsidP="00F41B5A">
      <w:pPr>
        <w:pStyle w:val="CommentText"/>
      </w:pPr>
      <w:r>
        <w:rPr>
          <w:rStyle w:val="CommentReference"/>
        </w:rPr>
        <w:annotationRef/>
      </w:r>
      <w:r>
        <w:t>Changed this part of the paragraph quite a lot. The inclusion of outside personnel wasn’t in the original spec – that’s something we added on our own. I’ve updated the para in line with my understanding.</w:t>
      </w:r>
    </w:p>
    <w:p w14:paraId="74FA59F6" w14:textId="435A266E" w:rsidR="00E81ECB" w:rsidRDefault="00E81ECB">
      <w:pPr>
        <w:pStyle w:val="CommentText"/>
      </w:pPr>
    </w:p>
  </w:comment>
  <w:comment w:id="13" w:author="Gordon Rennie" w:date="2019-02-23T14:54:00Z" w:initials="GR">
    <w:p w14:paraId="497F72D3" w14:textId="6479EE8F" w:rsidR="00E81ECB" w:rsidRDefault="00E81ECB">
      <w:pPr>
        <w:pStyle w:val="CommentText"/>
      </w:pPr>
      <w:r>
        <w:rPr>
          <w:rStyle w:val="CommentReference"/>
        </w:rPr>
        <w:annotationRef/>
      </w:r>
      <w:r>
        <w:t>Some of our colours aren’t muted. We’d have to alter the prototype if we want to keep this quote.</w:t>
      </w:r>
    </w:p>
  </w:comment>
  <w:comment w:id="12" w:author="Sam Haley" w:date="2019-02-24T12:16:00Z" w:initials="SH">
    <w:p w14:paraId="4FD9BB89" w14:textId="412D3CE1" w:rsidR="00E81ECB" w:rsidRDefault="00E81ECB">
      <w:pPr>
        <w:pStyle w:val="CommentText"/>
      </w:pPr>
      <w:r>
        <w:rPr>
          <w:rStyle w:val="CommentReference"/>
        </w:rPr>
        <w:annotationRef/>
      </w:r>
      <w:r>
        <w:t xml:space="preserve">We could just point out that the user can change to muted colours if </w:t>
      </w:r>
      <w:r w:rsidR="009105A1">
        <w:t>they want through the settings</w:t>
      </w:r>
      <w:bookmarkStart w:id="14" w:name="_GoBack"/>
      <w:bookmarkEnd w:id="14"/>
    </w:p>
  </w:comment>
  <w:comment w:id="15" w:author="Gordon Rennie" w:date="2019-02-23T14:54:00Z" w:initials="GR">
    <w:p w14:paraId="1D21DF1F" w14:textId="7C593368" w:rsidR="00E81ECB" w:rsidRDefault="00E81ECB">
      <w:pPr>
        <w:pStyle w:val="CommentText"/>
      </w:pPr>
      <w:r>
        <w:rPr>
          <w:rStyle w:val="CommentReference"/>
        </w:rPr>
        <w:annotationRef/>
      </w:r>
      <w:r>
        <w:t>rephrased</w:t>
      </w:r>
    </w:p>
  </w:comment>
  <w:comment w:id="16" w:author="Gordon Rennie" w:date="2019-02-23T14:55:00Z" w:initials="GR">
    <w:p w14:paraId="4C1CB1DE" w14:textId="5963B0B6" w:rsidR="00E81ECB" w:rsidRDefault="00E81ECB">
      <w:pPr>
        <w:pStyle w:val="CommentText"/>
      </w:pPr>
      <w:r>
        <w:rPr>
          <w:rStyle w:val="CommentReference"/>
        </w:rPr>
        <w:annotationRef/>
      </w:r>
      <w:r>
        <w:t>Large cut in this sentence, no need to repeat the above.</w:t>
      </w:r>
    </w:p>
  </w:comment>
  <w:comment w:id="17" w:author="Gordon Rennie" w:date="2019-02-23T14:57:00Z" w:initials="GR">
    <w:p w14:paraId="3ADF1E72" w14:textId="28644FFA" w:rsidR="00E81ECB" w:rsidRDefault="00E81ECB">
      <w:pPr>
        <w:pStyle w:val="CommentText"/>
      </w:pPr>
      <w:r>
        <w:rPr>
          <w:rStyle w:val="CommentReference"/>
        </w:rPr>
        <w:annotationRef/>
      </w:r>
      <w:r>
        <w:t>Why are we talking about posters here?</w:t>
      </w:r>
    </w:p>
  </w:comment>
  <w:comment w:id="24" w:author="Gordon Rennie" w:date="2019-02-23T15:08:00Z" w:initials="GR">
    <w:p w14:paraId="519E640E" w14:textId="0EF28B8C" w:rsidR="00E81ECB" w:rsidRDefault="00E81ECB">
      <w:pPr>
        <w:pStyle w:val="CommentText"/>
      </w:pPr>
      <w:r>
        <w:rPr>
          <w:rStyle w:val="CommentReference"/>
        </w:rPr>
        <w:annotationRef/>
      </w:r>
      <w:r>
        <w:t xml:space="preserve">I think we get rid of the password box being used by an outside agency. It weakens the security so much that it may as well not have a log in screen. </w:t>
      </w:r>
    </w:p>
  </w:comment>
  <w:comment w:id="25" w:author="Gordon Rennie" w:date="2019-02-23T15:10:00Z" w:initials="GR">
    <w:p w14:paraId="2658DFA5" w14:textId="6E2D438C" w:rsidR="00E81ECB" w:rsidRDefault="00E81ECB">
      <w:pPr>
        <w:pStyle w:val="CommentText"/>
      </w:pPr>
      <w:r>
        <w:rPr>
          <w:rStyle w:val="CommentReference"/>
        </w:rPr>
        <w:annotationRef/>
      </w:r>
      <w:r>
        <w:t>Peace of mind to other stakeholders is mostly unimportant. We’re designing an app for a user. Not for everyone who might see it.</w:t>
      </w:r>
    </w:p>
  </w:comment>
  <w:comment w:id="28" w:author="Gordon Rennie" w:date="2019-02-23T15:12:00Z" w:initials="GR">
    <w:p w14:paraId="292D2352" w14:textId="1637B19B" w:rsidR="00E81ECB" w:rsidRDefault="00E81ECB">
      <w:pPr>
        <w:pStyle w:val="CommentText"/>
      </w:pPr>
      <w:r>
        <w:rPr>
          <w:rStyle w:val="CommentReference"/>
        </w:rPr>
        <w:annotationRef/>
      </w:r>
      <w:r>
        <w:t>Cut a lot from this list. We don’t need to say where each button takes someone. By this point in the report a reader already knows. We also have to keep things slim. Otherwise Lynne will get bored and stop reading in depth.</w:t>
      </w:r>
    </w:p>
  </w:comment>
  <w:comment w:id="29" w:author="Sam Haley" w:date="2019-02-24T09:46:00Z" w:initials="SH">
    <w:p w14:paraId="0AFBF4D9" w14:textId="12B39D06" w:rsidR="00E81ECB" w:rsidRDefault="00E81ECB">
      <w:pPr>
        <w:pStyle w:val="CommentText"/>
      </w:pPr>
      <w:r>
        <w:rPr>
          <w:rStyle w:val="CommentReference"/>
        </w:rPr>
        <w:annotationRef/>
      </w:r>
      <w:r>
        <w:t>They only know if they have seen the presentation and remember it.</w:t>
      </w:r>
    </w:p>
  </w:comment>
  <w:comment w:id="34" w:author="Sam Haley" w:date="2019-02-24T11:10:00Z" w:initials="SH">
    <w:p w14:paraId="19538E42" w14:textId="554C2160" w:rsidR="00E050D3" w:rsidRDefault="00E050D3">
      <w:pPr>
        <w:pStyle w:val="CommentText"/>
      </w:pPr>
      <w:r>
        <w:rPr>
          <w:rStyle w:val="CommentReference"/>
        </w:rPr>
        <w:annotationRef/>
      </w:r>
      <w:r>
        <w:t>added</w:t>
      </w:r>
    </w:p>
  </w:comment>
  <w:comment w:id="35" w:author="Gordon Rennie" w:date="2019-02-23T15:13:00Z" w:initials="GR">
    <w:p w14:paraId="6FE84D95" w14:textId="051E1342" w:rsidR="00E81ECB" w:rsidRDefault="00E81ECB">
      <w:pPr>
        <w:pStyle w:val="CommentText"/>
      </w:pPr>
      <w:r>
        <w:rPr>
          <w:rStyle w:val="CommentReference"/>
        </w:rPr>
        <w:annotationRef/>
      </w:r>
      <w:r>
        <w:t>Our app can’t tell if someone is ‘about’ to select taken – only once they have pressed it.</w:t>
      </w:r>
    </w:p>
  </w:comment>
  <w:comment w:id="37" w:author="Gordon Rennie" w:date="2019-02-24T11:12:00Z" w:initials="GR">
    <w:p w14:paraId="3787B211" w14:textId="77777777" w:rsidR="00E050D3" w:rsidRDefault="00E050D3" w:rsidP="00E050D3">
      <w:pPr>
        <w:pStyle w:val="CommentText"/>
      </w:pPr>
      <w:r>
        <w:rPr>
          <w:rStyle w:val="CommentReference"/>
        </w:rPr>
        <w:annotationRef/>
      </w:r>
      <w:r>
        <w:t>Changed to bullet points as bullet points are used elsewhere.</w:t>
      </w:r>
    </w:p>
  </w:comment>
  <w:comment w:id="38" w:author="Gordon Rennie" w:date="2019-02-24T11:12:00Z" w:initials="GR">
    <w:p w14:paraId="6BC70213" w14:textId="77777777" w:rsidR="00E050D3" w:rsidRDefault="00E050D3" w:rsidP="00E050D3">
      <w:pPr>
        <w:pStyle w:val="CommentText"/>
      </w:pPr>
      <w:r>
        <w:rPr>
          <w:rStyle w:val="CommentReference"/>
        </w:rPr>
        <w:annotationRef/>
      </w:r>
      <w:r>
        <w:t>Ok we never agreed to lock out functionality of this part of the app. I will repeat what Isaid in the meeting that we aren’t legally allowed to do this. A user must have complete access to their medication. And complete control over what they wish to take. If they want to remove something – go right ahead. I know it sounds dangerous but it is their literal right.</w:t>
      </w:r>
    </w:p>
  </w:comment>
  <w:comment w:id="39" w:author="Sam Haley" w:date="2019-02-24T11:12:00Z" w:initials="SH">
    <w:p w14:paraId="4CA7932E" w14:textId="77777777" w:rsidR="00E050D3" w:rsidRDefault="00E050D3" w:rsidP="00E050D3">
      <w:pPr>
        <w:pStyle w:val="CommentText"/>
      </w:pPr>
      <w:r>
        <w:rPr>
          <w:rStyle w:val="CommentReference"/>
        </w:rPr>
        <w:annotationRef/>
      </w:r>
      <w:r>
        <w:t xml:space="preserve">Agreed. Thinking about the password issue I think that the app should be set up so only the user can access the app and they can allow others access if they want to </w:t>
      </w:r>
    </w:p>
  </w:comment>
  <w:comment w:id="61" w:author="Gordon Rennie" w:date="2019-02-23T16:30:00Z" w:initials="GR">
    <w:p w14:paraId="5C5AD3F8" w14:textId="2695100D" w:rsidR="00E81ECB" w:rsidRDefault="00E81ECB">
      <w:pPr>
        <w:pStyle w:val="CommentText"/>
      </w:pPr>
      <w:r>
        <w:rPr>
          <w:rStyle w:val="CommentReference"/>
        </w:rPr>
        <w:annotationRef/>
      </w:r>
      <w:r>
        <w:t>I would remove this, our app doesn’t play music or radio. If we keep this research Lynne will ask ‘well why doesn’t your app do it?’ It’s good research though.</w:t>
      </w:r>
    </w:p>
  </w:comment>
  <w:comment w:id="60" w:author="Sam Haley" w:date="2019-02-24T09:55:00Z" w:initials="SH">
    <w:p w14:paraId="52A0BD3C" w14:textId="2420C095" w:rsidR="009B626A" w:rsidRDefault="009B626A">
      <w:pPr>
        <w:pStyle w:val="CommentText"/>
      </w:pPr>
      <w:r>
        <w:rPr>
          <w:rStyle w:val="CommentReference"/>
        </w:rPr>
        <w:annotationRef/>
      </w:r>
      <w:r>
        <w:t>I think keep this and add to some of the exercises music (such as tai chi).</w:t>
      </w:r>
    </w:p>
  </w:comment>
  <w:comment w:id="65" w:author="Sam Haley" w:date="2019-02-24T10:04:00Z" w:initials="SH">
    <w:p w14:paraId="07406D79" w14:textId="24109D07" w:rsidR="00D66580" w:rsidRDefault="00D66580">
      <w:pPr>
        <w:pStyle w:val="CommentText"/>
      </w:pPr>
      <w:r>
        <w:rPr>
          <w:rStyle w:val="CommentReference"/>
        </w:rPr>
        <w:annotationRef/>
      </w:r>
      <w:r>
        <w:t>Agree with Gordon’s changes this matches my understanding and what the prototype does currently</w:t>
      </w:r>
    </w:p>
  </w:comment>
  <w:comment w:id="68" w:author="Sam Haley" w:date="2019-02-24T09:58:00Z" w:initials="SH">
    <w:p w14:paraId="22E8821F" w14:textId="563FBDCA" w:rsidR="009B626A" w:rsidRDefault="009B626A">
      <w:pPr>
        <w:pStyle w:val="CommentText"/>
      </w:pPr>
      <w:r>
        <w:rPr>
          <w:rStyle w:val="CommentReference"/>
        </w:rPr>
        <w:annotationRef/>
      </w:r>
      <w:r>
        <w:t>Add music?</w:t>
      </w:r>
    </w:p>
  </w:comment>
  <w:comment w:id="76" w:author="Gordon Rennie" w:date="2019-02-23T16:59:00Z" w:initials="GR">
    <w:p w14:paraId="280C9CBA" w14:textId="7FC922AB" w:rsidR="00E81ECB" w:rsidRDefault="00E81ECB">
      <w:pPr>
        <w:pStyle w:val="CommentText"/>
      </w:pPr>
      <w:r>
        <w:rPr>
          <w:rStyle w:val="CommentReference"/>
        </w:rPr>
        <w:annotationRef/>
      </w:r>
      <w:r>
        <w:t>I don’t think a summary is needed. Any points made in the summary are currently made above. She’ll have already given us marks this is just extra reading.</w:t>
      </w:r>
    </w:p>
  </w:comment>
  <w:comment w:id="77" w:author="Sam Haley" w:date="2019-02-24T12:05:00Z" w:initials="SH">
    <w:p w14:paraId="61678D20" w14:textId="4522A430" w:rsidR="0056035D" w:rsidRDefault="0056035D">
      <w:pPr>
        <w:pStyle w:val="CommentText"/>
      </w:pPr>
      <w:r>
        <w:rPr>
          <w:rStyle w:val="CommentReference"/>
        </w:rPr>
        <w:annotationRef/>
      </w:r>
      <w:r>
        <w:t>I like the idea of this</w:t>
      </w:r>
    </w:p>
  </w:comment>
  <w:comment w:id="92" w:author="Gordon Rennie" w:date="2019-02-23T17:02:00Z" w:initials="GR">
    <w:p w14:paraId="3F42C9E4" w14:textId="0C250C06" w:rsidR="00E81ECB" w:rsidRDefault="00E81ECB">
      <w:pPr>
        <w:pStyle w:val="CommentText"/>
      </w:pPr>
      <w:r>
        <w:rPr>
          <w:rStyle w:val="CommentReference"/>
        </w:rPr>
        <w:annotationRef/>
      </w:r>
      <w:r>
        <w:t>Again would cut entirely</w:t>
      </w:r>
    </w:p>
  </w:comment>
  <w:comment w:id="95" w:author="Gordon Rennie" w:date="2019-02-23T17:02:00Z" w:initials="GR">
    <w:p w14:paraId="044AF2F6" w14:textId="74415985" w:rsidR="00E81ECB" w:rsidRDefault="00E81ECB">
      <w:pPr>
        <w:pStyle w:val="CommentText"/>
      </w:pPr>
      <w:r>
        <w:rPr>
          <w:rStyle w:val="CommentReference"/>
        </w:rPr>
        <w:annotationRef/>
      </w:r>
      <w:r>
        <w:t>Cut entirely.</w:t>
      </w:r>
    </w:p>
  </w:comment>
  <w:comment w:id="106" w:author="Sam Haley" w:date="2019-02-24T12:13:00Z" w:initials="SH">
    <w:p w14:paraId="28A340EC" w14:textId="16457AAD" w:rsidR="009105A1" w:rsidRDefault="009105A1">
      <w:pPr>
        <w:pStyle w:val="CommentText"/>
      </w:pPr>
      <w:r>
        <w:rPr>
          <w:rStyle w:val="CommentReference"/>
        </w:rPr>
        <w:annotationRef/>
      </w:r>
      <w:r>
        <w:t>Do we want photos of the python gui to show how it updates depending on what stage the cozmo is 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DDF2F" w15:done="0"/>
  <w15:commentEx w15:paraId="6FC7D76D" w15:done="0"/>
  <w15:commentEx w15:paraId="60A06A21" w15:done="0"/>
  <w15:commentEx w15:paraId="051465CF" w15:done="0"/>
  <w15:commentEx w15:paraId="0180A1B5" w15:done="0"/>
  <w15:commentEx w15:paraId="5CC541CA" w15:done="0"/>
  <w15:commentEx w15:paraId="69770CF1" w15:done="0"/>
  <w15:commentEx w15:paraId="74FA59F6" w15:done="0"/>
  <w15:commentEx w15:paraId="497F72D3" w15:done="0"/>
  <w15:commentEx w15:paraId="1D21DF1F" w15:done="0"/>
  <w15:commentEx w15:paraId="4C1CB1DE" w15:done="0"/>
  <w15:commentEx w15:paraId="3ADF1E72" w15:done="0"/>
  <w15:commentEx w15:paraId="07B5A5AD" w15:done="0"/>
  <w15:commentEx w15:paraId="519E640E" w15:done="0"/>
  <w15:commentEx w15:paraId="2658DFA5" w15:done="0"/>
  <w15:commentEx w15:paraId="292D2352" w15:done="0"/>
  <w15:commentEx w15:paraId="6FE84D95" w15:done="0"/>
  <w15:commentEx w15:paraId="74C00133" w15:done="0"/>
  <w15:commentEx w15:paraId="5D446A7B" w15:done="0"/>
  <w15:commentEx w15:paraId="38BB35B5" w15:done="0"/>
  <w15:commentEx w15:paraId="5C5AD3F8" w15:done="0"/>
  <w15:commentEx w15:paraId="280C9CBA" w15:done="0"/>
  <w15:commentEx w15:paraId="3F42C9E4" w15:done="0"/>
  <w15:commentEx w15:paraId="044AF2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DDF2F" w16cid:durableId="201BD690"/>
  <w16cid:commentId w16cid:paraId="6FC7D76D" w16cid:durableId="201BD66B"/>
  <w16cid:commentId w16cid:paraId="60A06A21" w16cid:durableId="201BD684"/>
  <w16cid:commentId w16cid:paraId="051465CF" w16cid:durableId="201BD6A4"/>
  <w16cid:commentId w16cid:paraId="0180A1B5" w16cid:durableId="201BD72D"/>
  <w16cid:commentId w16cid:paraId="5CC541CA" w16cid:durableId="201BDABF"/>
  <w16cid:commentId w16cid:paraId="69770CF1" w16cid:durableId="201BDB1E"/>
  <w16cid:commentId w16cid:paraId="74FA59F6" w16cid:durableId="201BDC5B"/>
  <w16cid:commentId w16cid:paraId="497F72D3" w16cid:durableId="201BDD0F"/>
  <w16cid:commentId w16cid:paraId="1D21DF1F" w16cid:durableId="201BDD3F"/>
  <w16cid:commentId w16cid:paraId="4C1CB1DE" w16cid:durableId="201BDD67"/>
  <w16cid:commentId w16cid:paraId="3ADF1E72" w16cid:durableId="201BDDE0"/>
  <w16cid:commentId w16cid:paraId="07B5A5AD" w16cid:durableId="201BDE38"/>
  <w16cid:commentId w16cid:paraId="519E640E" w16cid:durableId="201BE059"/>
  <w16cid:commentId w16cid:paraId="2658DFA5" w16cid:durableId="201BE0E3"/>
  <w16cid:commentId w16cid:paraId="292D2352" w16cid:durableId="201BE14A"/>
  <w16cid:commentId w16cid:paraId="6FE84D95" w16cid:durableId="201BE199"/>
  <w16cid:commentId w16cid:paraId="74C00133" w16cid:durableId="201BE632"/>
  <w16cid:commentId w16cid:paraId="5D446A7B" w16cid:durableId="201BE6B5"/>
  <w16cid:commentId w16cid:paraId="38BB35B5" w16cid:durableId="201BE723"/>
  <w16cid:commentId w16cid:paraId="5C5AD3F8" w16cid:durableId="201BF39A"/>
  <w16cid:commentId w16cid:paraId="280C9CBA" w16cid:durableId="201BFA77"/>
  <w16cid:commentId w16cid:paraId="3F42C9E4" w16cid:durableId="201BFB28"/>
  <w16cid:commentId w16cid:paraId="044AF2F6" w16cid:durableId="201BFB3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BBC12" w14:textId="77777777" w:rsidR="009B0CC8" w:rsidRDefault="009B0CC8" w:rsidP="001A50B4">
      <w:pPr>
        <w:spacing w:after="0" w:line="240" w:lineRule="auto"/>
      </w:pPr>
      <w:r>
        <w:separator/>
      </w:r>
    </w:p>
  </w:endnote>
  <w:endnote w:type="continuationSeparator" w:id="0">
    <w:p w14:paraId="5A148753" w14:textId="77777777" w:rsidR="009B0CC8" w:rsidRDefault="009B0CC8"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77777777" w:rsidR="00E81ECB" w:rsidRDefault="00E81EC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105A1">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105A1">
              <w:rPr>
                <w:b/>
                <w:bCs/>
                <w:noProof/>
              </w:rPr>
              <w:t>35</w:t>
            </w:r>
            <w:r>
              <w:rPr>
                <w:b/>
                <w:bCs/>
                <w:sz w:val="24"/>
                <w:szCs w:val="24"/>
              </w:rPr>
              <w:fldChar w:fldCharType="end"/>
            </w:r>
          </w:p>
        </w:sdtContent>
      </w:sdt>
    </w:sdtContent>
  </w:sdt>
  <w:p w14:paraId="29C3138E" w14:textId="77777777" w:rsidR="00E81ECB" w:rsidRDefault="00E81E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C5FF5" w14:textId="77777777" w:rsidR="009B0CC8" w:rsidRDefault="009B0CC8" w:rsidP="001A50B4">
      <w:pPr>
        <w:spacing w:after="0" w:line="240" w:lineRule="auto"/>
      </w:pPr>
      <w:r>
        <w:separator/>
      </w:r>
    </w:p>
  </w:footnote>
  <w:footnote w:type="continuationSeparator" w:id="0">
    <w:p w14:paraId="60BF45DE" w14:textId="77777777" w:rsidR="009B0CC8" w:rsidRDefault="009B0CC8"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DA647" w14:textId="77777777" w:rsidR="00E81ECB" w:rsidRDefault="00E81ECB">
    <w:pPr>
      <w:pStyle w:val="Header"/>
    </w:pPr>
    <w:r>
      <w:t>Design Report</w:t>
    </w:r>
  </w:p>
  <w:p w14:paraId="2DF0D0BB" w14:textId="77777777" w:rsidR="00E81ECB" w:rsidRDefault="00E81E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E713FA"/>
    <w:multiLevelType w:val="hybridMultilevel"/>
    <w:tmpl w:val="10DE902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5">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7">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8">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9">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2">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4">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6">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4"/>
  </w:num>
  <w:num w:numId="13">
    <w:abstractNumId w:val="18"/>
  </w:num>
  <w:num w:numId="14">
    <w:abstractNumId w:val="23"/>
  </w:num>
  <w:num w:numId="15">
    <w:abstractNumId w:val="3"/>
  </w:num>
  <w:num w:numId="16">
    <w:abstractNumId w:val="16"/>
  </w:num>
  <w:num w:numId="17">
    <w:abstractNumId w:val="4"/>
  </w:num>
  <w:num w:numId="18">
    <w:abstractNumId w:val="26"/>
  </w:num>
  <w:num w:numId="19">
    <w:abstractNumId w:val="22"/>
  </w:num>
  <w:num w:numId="20">
    <w:abstractNumId w:val="13"/>
  </w:num>
  <w:num w:numId="21">
    <w:abstractNumId w:val="8"/>
  </w:num>
  <w:num w:numId="22">
    <w:abstractNumId w:val="19"/>
  </w:num>
  <w:num w:numId="23">
    <w:abstractNumId w:val="15"/>
  </w:num>
  <w:num w:numId="24">
    <w:abstractNumId w:val="21"/>
  </w:num>
  <w:num w:numId="25">
    <w:abstractNumId w:val="5"/>
  </w:num>
  <w:num w:numId="26">
    <w:abstractNumId w:val="14"/>
  </w:num>
  <w:num w:numId="27">
    <w:abstractNumId w:val="25"/>
  </w:num>
  <w:num w:numId="28">
    <w:abstractNumId w:val="9"/>
  </w:num>
  <w:num w:numId="29">
    <w:abstractNumId w:val="2"/>
  </w:num>
  <w:num w:numId="30">
    <w:abstractNumId w:val="11"/>
  </w:num>
  <w:num w:numId="31">
    <w:abstractNumId w:val="20"/>
  </w:num>
  <w:num w:numId="32">
    <w:abstractNumId w:val="10"/>
  </w:num>
  <w:num w:numId="33">
    <w:abstractNumId w:val="17"/>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4C5A"/>
    <w:rsid w:val="00015AF9"/>
    <w:rsid w:val="00015C9C"/>
    <w:rsid w:val="00021B0D"/>
    <w:rsid w:val="0002280D"/>
    <w:rsid w:val="00043B9A"/>
    <w:rsid w:val="00055FF6"/>
    <w:rsid w:val="00066A16"/>
    <w:rsid w:val="00071BB6"/>
    <w:rsid w:val="00073740"/>
    <w:rsid w:val="00073E05"/>
    <w:rsid w:val="0008337D"/>
    <w:rsid w:val="000844C1"/>
    <w:rsid w:val="000A1E8F"/>
    <w:rsid w:val="000C7C62"/>
    <w:rsid w:val="000D1F1D"/>
    <w:rsid w:val="001550A8"/>
    <w:rsid w:val="00171E10"/>
    <w:rsid w:val="00176DFE"/>
    <w:rsid w:val="00185412"/>
    <w:rsid w:val="001A50B4"/>
    <w:rsid w:val="001C44BF"/>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D23B9"/>
    <w:rsid w:val="003D3572"/>
    <w:rsid w:val="003E79CC"/>
    <w:rsid w:val="00412E1F"/>
    <w:rsid w:val="00445A33"/>
    <w:rsid w:val="00445E25"/>
    <w:rsid w:val="004471C8"/>
    <w:rsid w:val="004842A5"/>
    <w:rsid w:val="00495E25"/>
    <w:rsid w:val="004A74E6"/>
    <w:rsid w:val="004B1638"/>
    <w:rsid w:val="004B78DC"/>
    <w:rsid w:val="004F19FB"/>
    <w:rsid w:val="005122B5"/>
    <w:rsid w:val="00517983"/>
    <w:rsid w:val="00522A00"/>
    <w:rsid w:val="00523323"/>
    <w:rsid w:val="00535051"/>
    <w:rsid w:val="00556BF3"/>
    <w:rsid w:val="0056035D"/>
    <w:rsid w:val="005644E4"/>
    <w:rsid w:val="00590594"/>
    <w:rsid w:val="00590C1E"/>
    <w:rsid w:val="00597718"/>
    <w:rsid w:val="005A481B"/>
    <w:rsid w:val="005D6850"/>
    <w:rsid w:val="006262F7"/>
    <w:rsid w:val="0063256D"/>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219F"/>
    <w:rsid w:val="00952960"/>
    <w:rsid w:val="00954440"/>
    <w:rsid w:val="00980FAD"/>
    <w:rsid w:val="00994356"/>
    <w:rsid w:val="009963B6"/>
    <w:rsid w:val="00997C1F"/>
    <w:rsid w:val="009A3FDA"/>
    <w:rsid w:val="009A599D"/>
    <w:rsid w:val="009B0205"/>
    <w:rsid w:val="009B0CC8"/>
    <w:rsid w:val="009B626A"/>
    <w:rsid w:val="009C0368"/>
    <w:rsid w:val="009C4B73"/>
    <w:rsid w:val="009D6208"/>
    <w:rsid w:val="00A0311E"/>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C1378"/>
    <w:rsid w:val="00CC4E49"/>
    <w:rsid w:val="00CE146E"/>
    <w:rsid w:val="00CE29C6"/>
    <w:rsid w:val="00CF48AA"/>
    <w:rsid w:val="00D04754"/>
    <w:rsid w:val="00D062CB"/>
    <w:rsid w:val="00D16CF5"/>
    <w:rsid w:val="00D32626"/>
    <w:rsid w:val="00D47525"/>
    <w:rsid w:val="00D63904"/>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B1EFF"/>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
    <w:name w:val="Unresolved Mention"/>
    <w:basedOn w:val="DefaultParagraphFont"/>
    <w:uiPriority w:val="99"/>
    <w:semiHidden/>
    <w:unhideWhenUsed/>
    <w:rsid w:val="00412E1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
    <w:name w:val="Unresolved Mention"/>
    <w:basedOn w:val="DefaultParagraphFont"/>
    <w:uiPriority w:val="99"/>
    <w:semiHidden/>
    <w:unhideWhenUsed/>
    <w:rsid w:val="004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016/j.enbuild.2011.12.017" TargetMode="External"/><Relationship Id="rId50" Type="http://schemas.openxmlformats.org/officeDocument/2006/relationships/hyperlink" Target="https://doi.10/1145/1013115.1013152" TargetMode="External"/><Relationship Id="rId55" Type="http://schemas.openxmlformats.org/officeDocument/2006/relationships/hyperlink" Target="https://www.everydayhealth.com/senior-health/fun-ways-seniors-can-get-in-shape.aspx"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scrubbing.in/encouraging-the-elderly-to-exercise/" TargetMode="External"/><Relationship Id="rId53" Type="http://schemas.openxmlformats.org/officeDocument/2006/relationships/hyperlink" Target="https://doi.org/10.1111/jgs.15008" TargetMode="External"/><Relationship Id="rId58" Type="http://schemas.openxmlformats.org/officeDocument/2006/relationships/hyperlink" Target="https://www.helpguide.org/articles/healthy-living/exercise-and-fitness-as-you-age.htm/" TargetMode="External"/><Relationship Id="rId66"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2968/npre.2015.13.8.398" TargetMode="External"/><Relationship Id="rId57" Type="http://schemas.openxmlformats.org/officeDocument/2006/relationships/hyperlink" Target="https://accessibility.blog.gov.uk/2016/09/02/dos-and-donts-on-designing-for-accessibility/" TargetMode="External"/><Relationship Id="rId61"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youtube.com/watch?v=tNUtAzh-C2U" TargetMode="External"/><Relationship Id="rId52" Type="http://schemas.openxmlformats.org/officeDocument/2006/relationships/hyperlink" Target="https://dx.doi.org/10.2147%2FHIV.S129992" TargetMode="External"/><Relationship Id="rId60" Type="http://schemas.openxmlformats.org/officeDocument/2006/relationships/hyperlink" Target="https://doi.org/10.1016/j.casemgr.2005.01.009" TargetMode="External"/><Relationship Id="rId65"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www.drugs.com/article/taking-your-medicine.html" TargetMode="External"/><Relationship Id="rId48" Type="http://schemas.openxmlformats.org/officeDocument/2006/relationships/hyperlink" Target="https://dailycaring.com/seated-tai-chi-for-seniors-3-simple-routines-improve-flexibility-and-well-being-video/" TargetMode="External"/><Relationship Id="rId56" Type="http://schemas.openxmlformats.org/officeDocument/2006/relationships/hyperlink" Target="https://www.nhs.uk/live-well/exercise/physical-activity-guidelines-older-adults/"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doi.org/10.1155/2016/1604609"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hyperlink" Target="https://www.bbc.co.uk/news" TargetMode="External"/><Relationship Id="rId59" Type="http://schemas.openxmlformats.org/officeDocument/2006/relationships/hyperlink" Target="https://doi.org/10.1023/A:1009536319034" TargetMode="External"/><Relationship Id="rId67" Type="http://schemas.microsoft.com/office/2016/09/relationships/commentsIds" Target="commentsIds.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medconfidential.org/about/" TargetMode="External"/><Relationship Id="rId6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254891136"/>
        <c:axId val="254892672"/>
      </c:barChart>
      <c:catAx>
        <c:axId val="25489113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92672"/>
        <c:crosses val="autoZero"/>
        <c:auto val="1"/>
        <c:lblAlgn val="ctr"/>
        <c:lblOffset val="100"/>
        <c:noMultiLvlLbl val="0"/>
      </c:catAx>
      <c:valAx>
        <c:axId val="25489267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911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78651F-6744-482F-9F2F-24A3BED35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8885</Words>
  <Characters>50650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59417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 (H00155853)</dc:creator>
  <cp:lastModifiedBy>Sam Haley</cp:lastModifiedBy>
  <cp:revision>4</cp:revision>
  <dcterms:created xsi:type="dcterms:W3CDTF">2019-02-24T12:11:00Z</dcterms:created>
  <dcterms:modified xsi:type="dcterms:W3CDTF">2019-02-24T12:16:00Z</dcterms:modified>
</cp:coreProperties>
</file>