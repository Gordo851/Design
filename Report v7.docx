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5632D12F" w14:textId="77777777"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671EFD0" w14:textId="77777777"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B8FB4D6" w14:textId="77777777"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14:paraId="2C8D9F2F" w14:textId="77777777">
            <w:trPr>
              <w:trHeight w:val="360"/>
              <w:jc w:val="center"/>
            </w:trPr>
            <w:tc>
              <w:tcPr>
                <w:tcW w:w="5000" w:type="pct"/>
                <w:vAlign w:val="center"/>
              </w:tcPr>
              <w:p w14:paraId="109B3003" w14:textId="77777777" w:rsidR="001A50B4" w:rsidRDefault="001A50B4">
                <w:pPr>
                  <w:pStyle w:val="NoSpacing"/>
                  <w:jc w:val="center"/>
                </w:pPr>
              </w:p>
            </w:tc>
          </w:tr>
          <w:tr w:rsidR="001A50B4"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0209B79" w14:textId="6E0677DF" w:rsidR="001A50B4" w:rsidRDefault="001A50B4">
                    <w:pPr>
                      <w:pStyle w:val="NoSpacing"/>
                      <w:jc w:val="center"/>
                      <w:rPr>
                        <w:b/>
                        <w:bCs/>
                      </w:rPr>
                    </w:pPr>
                    <w:r>
                      <w:rPr>
                        <w:b/>
                        <w:bCs/>
                      </w:rPr>
                      <w:t xml:space="preserve">Group 4: Sam Haley, Mary Holderby </w:t>
                    </w:r>
                    <w:r w:rsidR="00855BC0">
                      <w:rPr>
                        <w:b/>
                        <w:bCs/>
                      </w:rPr>
                      <w:t xml:space="preserve">[H00180635] </w:t>
                    </w:r>
                    <w:r>
                      <w:rPr>
                        <w:b/>
                        <w:bCs/>
                      </w:rPr>
                      <w:t>and Gordon Rennie</w:t>
                    </w:r>
                    <w:r w:rsidR="00923EDE">
                      <w:rPr>
                        <w:b/>
                        <w:bCs/>
                      </w:rPr>
                      <w:t xml:space="preserve"> (H00155853)</w:t>
                    </w:r>
                  </w:p>
                </w:tc>
              </w:sdtContent>
            </w:sdt>
          </w:tr>
          <w:tr w:rsidR="001A50B4"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14:paraId="335D7BC0" w14:textId="77777777" w:rsidR="001A50B4" w:rsidRDefault="00997C1F" w:rsidP="00872F4A">
                    <w:pPr>
                      <w:pStyle w:val="NoSpacing"/>
                      <w:jc w:val="center"/>
                      <w:rPr>
                        <w:b/>
                        <w:bCs/>
                      </w:rPr>
                    </w:pPr>
                    <w:r>
                      <w:rPr>
                        <w:b/>
                        <w:bCs/>
                        <w:lang w:val="en-US"/>
                      </w:rPr>
                      <w:t>2/26/2019</w:t>
                    </w:r>
                  </w:p>
                </w:tc>
              </w:sdtContent>
            </w:sdt>
          </w:tr>
        </w:tbl>
        <w:p w14:paraId="4480E37C" w14:textId="77777777" w:rsidR="001A50B4" w:rsidRDefault="001A50B4"/>
        <w:p w14:paraId="1FA3DE2C" w14:textId="77777777" w:rsidR="001A50B4" w:rsidRDefault="001A50B4"/>
        <w:p w14:paraId="6C8EF474" w14:textId="77777777" w:rsidR="001A50B4" w:rsidRDefault="001A50B4"/>
        <w:p w14:paraId="4345085E" w14:textId="77777777" w:rsidR="00872F4A" w:rsidRDefault="00872F4A"/>
        <w:p w14:paraId="4A5ECC4C" w14:textId="77777777" w:rsidR="00872F4A" w:rsidRDefault="00872F4A"/>
        <w:p w14:paraId="31D06AC2" w14:textId="77777777" w:rsidR="00872F4A" w:rsidRDefault="00872F4A"/>
        <w:p w14:paraId="239C6494" w14:textId="77777777" w:rsidR="00872F4A" w:rsidRDefault="00872F4A"/>
        <w:p w14:paraId="41CB3BE9" w14:textId="77777777" w:rsidR="00872F4A" w:rsidRDefault="00872F4A"/>
        <w:p w14:paraId="2CC631B0" w14:textId="77777777" w:rsidR="00872F4A" w:rsidRDefault="00872F4A"/>
        <w:p w14:paraId="4A6CF0D2" w14:textId="77777777" w:rsidR="00872F4A" w:rsidRDefault="00872F4A"/>
        <w:p w14:paraId="505F97DB" w14:textId="77777777" w:rsidR="00872F4A" w:rsidRDefault="00872F4A"/>
        <w:p w14:paraId="7E519827" w14:textId="77777777" w:rsidR="00CE146E" w:rsidRDefault="00CE146E" w:rsidP="00872F4A">
          <w:pPr>
            <w:pStyle w:val="NoSpacing"/>
            <w:rPr>
              <w:b/>
            </w:rPr>
          </w:pPr>
        </w:p>
        <w:p w14:paraId="1B470A14" w14:textId="77777777" w:rsidR="00CE146E" w:rsidRDefault="00CE146E" w:rsidP="00872F4A">
          <w:pPr>
            <w:pStyle w:val="NoSpacing"/>
            <w:rPr>
              <w:b/>
            </w:rPr>
          </w:pPr>
        </w:p>
        <w:p w14:paraId="0F5A6920" w14:textId="77777777" w:rsidR="00CE146E" w:rsidRDefault="00CE146E" w:rsidP="00872F4A">
          <w:pPr>
            <w:pStyle w:val="NoSpacing"/>
            <w:rPr>
              <w:b/>
            </w:rPr>
          </w:pPr>
        </w:p>
        <w:p w14:paraId="1A7FAB85" w14:textId="77777777"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14:paraId="2EE3DE51" w14:textId="77777777"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Default="00226506">
              <w:pPr>
                <w:pStyle w:val="TOCHeading"/>
              </w:pPr>
              <w:r>
                <w:t>Table of Contents</w:t>
              </w:r>
            </w:p>
            <w:bookmarkStart w:id="0" w:name="_GoBack"/>
            <w:bookmarkEnd w:id="0"/>
            <w:p w14:paraId="3ACEF886" w14:textId="77777777" w:rsidR="003D382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013958" w:history="1">
                <w:r w:rsidR="003D382B" w:rsidRPr="00E34BFE">
                  <w:rPr>
                    <w:rStyle w:val="Hyperlink"/>
                    <w:noProof/>
                  </w:rPr>
                  <w:t>1</w:t>
                </w:r>
                <w:r w:rsidR="003D382B">
                  <w:rPr>
                    <w:rFonts w:eastAsiaTheme="minorEastAsia"/>
                    <w:noProof/>
                    <w:lang w:eastAsia="en-GB"/>
                  </w:rPr>
                  <w:tab/>
                </w:r>
                <w:r w:rsidR="003D382B" w:rsidRPr="00E34BFE">
                  <w:rPr>
                    <w:rStyle w:val="Hyperlink"/>
                    <w:noProof/>
                  </w:rPr>
                  <w:t>Background</w:t>
                </w:r>
                <w:r w:rsidR="003D382B">
                  <w:rPr>
                    <w:noProof/>
                    <w:webHidden/>
                  </w:rPr>
                  <w:tab/>
                </w:r>
                <w:r w:rsidR="003D382B">
                  <w:rPr>
                    <w:noProof/>
                    <w:webHidden/>
                  </w:rPr>
                  <w:fldChar w:fldCharType="begin"/>
                </w:r>
                <w:r w:rsidR="003D382B">
                  <w:rPr>
                    <w:noProof/>
                    <w:webHidden/>
                  </w:rPr>
                  <w:instrText xml:space="preserve"> PAGEREF _Toc2013958 \h </w:instrText>
                </w:r>
                <w:r w:rsidR="003D382B">
                  <w:rPr>
                    <w:noProof/>
                    <w:webHidden/>
                  </w:rPr>
                </w:r>
                <w:r w:rsidR="003D382B">
                  <w:rPr>
                    <w:noProof/>
                    <w:webHidden/>
                  </w:rPr>
                  <w:fldChar w:fldCharType="separate"/>
                </w:r>
                <w:r w:rsidR="003D382B">
                  <w:rPr>
                    <w:noProof/>
                    <w:webHidden/>
                  </w:rPr>
                  <w:t>2</w:t>
                </w:r>
                <w:r w:rsidR="003D382B">
                  <w:rPr>
                    <w:noProof/>
                    <w:webHidden/>
                  </w:rPr>
                  <w:fldChar w:fldCharType="end"/>
                </w:r>
              </w:hyperlink>
            </w:p>
            <w:p w14:paraId="3120FC41" w14:textId="77777777" w:rsidR="003D382B" w:rsidRDefault="003D382B">
              <w:pPr>
                <w:pStyle w:val="TOC1"/>
                <w:tabs>
                  <w:tab w:val="left" w:pos="440"/>
                  <w:tab w:val="right" w:leader="dot" w:pos="9016"/>
                </w:tabs>
                <w:rPr>
                  <w:rFonts w:eastAsiaTheme="minorEastAsia"/>
                  <w:noProof/>
                  <w:lang w:eastAsia="en-GB"/>
                </w:rPr>
              </w:pPr>
              <w:hyperlink w:anchor="_Toc2013959" w:history="1">
                <w:r w:rsidRPr="00E34BFE">
                  <w:rPr>
                    <w:rStyle w:val="Hyperlink"/>
                    <w:noProof/>
                  </w:rPr>
                  <w:t>2</w:t>
                </w:r>
                <w:r>
                  <w:rPr>
                    <w:rFonts w:eastAsiaTheme="minorEastAsia"/>
                    <w:noProof/>
                    <w:lang w:eastAsia="en-GB"/>
                  </w:rPr>
                  <w:tab/>
                </w:r>
                <w:r w:rsidRPr="00E34BFE">
                  <w:rPr>
                    <w:rStyle w:val="Hyperlink"/>
                    <w:noProof/>
                  </w:rPr>
                  <w:t>Stakeholder and Task Analysis</w:t>
                </w:r>
                <w:r>
                  <w:rPr>
                    <w:noProof/>
                    <w:webHidden/>
                  </w:rPr>
                  <w:tab/>
                </w:r>
                <w:r>
                  <w:rPr>
                    <w:noProof/>
                    <w:webHidden/>
                  </w:rPr>
                  <w:fldChar w:fldCharType="begin"/>
                </w:r>
                <w:r>
                  <w:rPr>
                    <w:noProof/>
                    <w:webHidden/>
                  </w:rPr>
                  <w:instrText xml:space="preserve"> PAGEREF _Toc2013959 \h </w:instrText>
                </w:r>
                <w:r>
                  <w:rPr>
                    <w:noProof/>
                    <w:webHidden/>
                  </w:rPr>
                </w:r>
                <w:r>
                  <w:rPr>
                    <w:noProof/>
                    <w:webHidden/>
                  </w:rPr>
                  <w:fldChar w:fldCharType="separate"/>
                </w:r>
                <w:r>
                  <w:rPr>
                    <w:noProof/>
                    <w:webHidden/>
                  </w:rPr>
                  <w:t>3</w:t>
                </w:r>
                <w:r>
                  <w:rPr>
                    <w:noProof/>
                    <w:webHidden/>
                  </w:rPr>
                  <w:fldChar w:fldCharType="end"/>
                </w:r>
              </w:hyperlink>
            </w:p>
            <w:p w14:paraId="597A1FB4" w14:textId="77777777" w:rsidR="003D382B" w:rsidRDefault="003D382B">
              <w:pPr>
                <w:pStyle w:val="TOC1"/>
                <w:tabs>
                  <w:tab w:val="left" w:pos="440"/>
                  <w:tab w:val="right" w:leader="dot" w:pos="9016"/>
                </w:tabs>
                <w:rPr>
                  <w:rFonts w:eastAsiaTheme="minorEastAsia"/>
                  <w:noProof/>
                  <w:lang w:eastAsia="en-GB"/>
                </w:rPr>
              </w:pPr>
              <w:hyperlink w:anchor="_Toc2013960" w:history="1">
                <w:r w:rsidRPr="00E34BFE">
                  <w:rPr>
                    <w:rStyle w:val="Hyperlink"/>
                    <w:noProof/>
                  </w:rPr>
                  <w:t>3</w:t>
                </w:r>
                <w:r>
                  <w:rPr>
                    <w:rFonts w:eastAsiaTheme="minorEastAsia"/>
                    <w:noProof/>
                    <w:lang w:eastAsia="en-GB"/>
                  </w:rPr>
                  <w:tab/>
                </w:r>
                <w:r w:rsidRPr="00E34BFE">
                  <w:rPr>
                    <w:rStyle w:val="Hyperlink"/>
                    <w:noProof/>
                  </w:rPr>
                  <w:t>Requirements Analysis</w:t>
                </w:r>
                <w:r>
                  <w:rPr>
                    <w:noProof/>
                    <w:webHidden/>
                  </w:rPr>
                  <w:tab/>
                </w:r>
                <w:r>
                  <w:rPr>
                    <w:noProof/>
                    <w:webHidden/>
                  </w:rPr>
                  <w:fldChar w:fldCharType="begin"/>
                </w:r>
                <w:r>
                  <w:rPr>
                    <w:noProof/>
                    <w:webHidden/>
                  </w:rPr>
                  <w:instrText xml:space="preserve"> PAGEREF _Toc2013960 \h </w:instrText>
                </w:r>
                <w:r>
                  <w:rPr>
                    <w:noProof/>
                    <w:webHidden/>
                  </w:rPr>
                </w:r>
                <w:r>
                  <w:rPr>
                    <w:noProof/>
                    <w:webHidden/>
                  </w:rPr>
                  <w:fldChar w:fldCharType="separate"/>
                </w:r>
                <w:r>
                  <w:rPr>
                    <w:noProof/>
                    <w:webHidden/>
                  </w:rPr>
                  <w:t>4</w:t>
                </w:r>
                <w:r>
                  <w:rPr>
                    <w:noProof/>
                    <w:webHidden/>
                  </w:rPr>
                  <w:fldChar w:fldCharType="end"/>
                </w:r>
              </w:hyperlink>
            </w:p>
            <w:p w14:paraId="3D1F3147" w14:textId="77777777" w:rsidR="003D382B" w:rsidRDefault="003D382B">
              <w:pPr>
                <w:pStyle w:val="TOC1"/>
                <w:tabs>
                  <w:tab w:val="left" w:pos="440"/>
                  <w:tab w:val="right" w:leader="dot" w:pos="9016"/>
                </w:tabs>
                <w:rPr>
                  <w:rFonts w:eastAsiaTheme="minorEastAsia"/>
                  <w:noProof/>
                  <w:lang w:eastAsia="en-GB"/>
                </w:rPr>
              </w:pPr>
              <w:hyperlink w:anchor="_Toc2013961" w:history="1">
                <w:r w:rsidRPr="00E34BFE">
                  <w:rPr>
                    <w:rStyle w:val="Hyperlink"/>
                    <w:noProof/>
                  </w:rPr>
                  <w:t>4</w:t>
                </w:r>
                <w:r>
                  <w:rPr>
                    <w:rFonts w:eastAsiaTheme="minorEastAsia"/>
                    <w:noProof/>
                    <w:lang w:eastAsia="en-GB"/>
                  </w:rPr>
                  <w:tab/>
                </w:r>
                <w:r w:rsidRPr="00E34BFE">
                  <w:rPr>
                    <w:rStyle w:val="Hyperlink"/>
                    <w:noProof/>
                  </w:rPr>
                  <w:t>Storyboard Design</w:t>
                </w:r>
                <w:r>
                  <w:rPr>
                    <w:noProof/>
                    <w:webHidden/>
                  </w:rPr>
                  <w:tab/>
                </w:r>
                <w:r>
                  <w:rPr>
                    <w:noProof/>
                    <w:webHidden/>
                  </w:rPr>
                  <w:fldChar w:fldCharType="begin"/>
                </w:r>
                <w:r>
                  <w:rPr>
                    <w:noProof/>
                    <w:webHidden/>
                  </w:rPr>
                  <w:instrText xml:space="preserve"> PAGEREF _Toc2013961 \h </w:instrText>
                </w:r>
                <w:r>
                  <w:rPr>
                    <w:noProof/>
                    <w:webHidden/>
                  </w:rPr>
                </w:r>
                <w:r>
                  <w:rPr>
                    <w:noProof/>
                    <w:webHidden/>
                  </w:rPr>
                  <w:fldChar w:fldCharType="separate"/>
                </w:r>
                <w:r>
                  <w:rPr>
                    <w:noProof/>
                    <w:webHidden/>
                  </w:rPr>
                  <w:t>5</w:t>
                </w:r>
                <w:r>
                  <w:rPr>
                    <w:noProof/>
                    <w:webHidden/>
                  </w:rPr>
                  <w:fldChar w:fldCharType="end"/>
                </w:r>
              </w:hyperlink>
            </w:p>
            <w:p w14:paraId="70B2586B" w14:textId="77777777" w:rsidR="003D382B" w:rsidRDefault="003D382B">
              <w:pPr>
                <w:pStyle w:val="TOC1"/>
                <w:tabs>
                  <w:tab w:val="left" w:pos="440"/>
                  <w:tab w:val="right" w:leader="dot" w:pos="9016"/>
                </w:tabs>
                <w:rPr>
                  <w:rFonts w:eastAsiaTheme="minorEastAsia"/>
                  <w:noProof/>
                  <w:lang w:eastAsia="en-GB"/>
                </w:rPr>
              </w:pPr>
              <w:hyperlink w:anchor="_Toc2013962" w:history="1">
                <w:r w:rsidRPr="00E34BFE">
                  <w:rPr>
                    <w:rStyle w:val="Hyperlink"/>
                    <w:noProof/>
                  </w:rPr>
                  <w:t>5</w:t>
                </w:r>
                <w:r>
                  <w:rPr>
                    <w:rFonts w:eastAsiaTheme="minorEastAsia"/>
                    <w:noProof/>
                    <w:lang w:eastAsia="en-GB"/>
                  </w:rPr>
                  <w:tab/>
                </w:r>
                <w:r w:rsidRPr="00E34BFE">
                  <w:rPr>
                    <w:rStyle w:val="Hyperlink"/>
                    <w:noProof/>
                  </w:rPr>
                  <w:t>Prototype Development</w:t>
                </w:r>
                <w:r>
                  <w:rPr>
                    <w:noProof/>
                    <w:webHidden/>
                  </w:rPr>
                  <w:tab/>
                </w:r>
                <w:r>
                  <w:rPr>
                    <w:noProof/>
                    <w:webHidden/>
                  </w:rPr>
                  <w:fldChar w:fldCharType="begin"/>
                </w:r>
                <w:r>
                  <w:rPr>
                    <w:noProof/>
                    <w:webHidden/>
                  </w:rPr>
                  <w:instrText xml:space="preserve"> PAGEREF _Toc2013962 \h </w:instrText>
                </w:r>
                <w:r>
                  <w:rPr>
                    <w:noProof/>
                    <w:webHidden/>
                  </w:rPr>
                </w:r>
                <w:r>
                  <w:rPr>
                    <w:noProof/>
                    <w:webHidden/>
                  </w:rPr>
                  <w:fldChar w:fldCharType="separate"/>
                </w:r>
                <w:r>
                  <w:rPr>
                    <w:noProof/>
                    <w:webHidden/>
                  </w:rPr>
                  <w:t>6</w:t>
                </w:r>
                <w:r>
                  <w:rPr>
                    <w:noProof/>
                    <w:webHidden/>
                  </w:rPr>
                  <w:fldChar w:fldCharType="end"/>
                </w:r>
              </w:hyperlink>
            </w:p>
            <w:p w14:paraId="04F6E2BB" w14:textId="77777777" w:rsidR="003D382B" w:rsidRDefault="003D382B">
              <w:pPr>
                <w:pStyle w:val="TOC2"/>
                <w:tabs>
                  <w:tab w:val="left" w:pos="880"/>
                  <w:tab w:val="right" w:leader="dot" w:pos="9016"/>
                </w:tabs>
                <w:rPr>
                  <w:rFonts w:eastAsiaTheme="minorEastAsia"/>
                  <w:noProof/>
                  <w:lang w:eastAsia="en-GB"/>
                </w:rPr>
              </w:pPr>
              <w:hyperlink w:anchor="_Toc2013963" w:history="1">
                <w:r w:rsidRPr="00E34BFE">
                  <w:rPr>
                    <w:rStyle w:val="Hyperlink"/>
                    <w:noProof/>
                  </w:rPr>
                  <w:t>5.1</w:t>
                </w:r>
                <w:r>
                  <w:rPr>
                    <w:rFonts w:eastAsiaTheme="minorEastAsia"/>
                    <w:noProof/>
                    <w:lang w:eastAsia="en-GB"/>
                  </w:rPr>
                  <w:tab/>
                </w:r>
                <w:r w:rsidRPr="00E34BFE">
                  <w:rPr>
                    <w:rStyle w:val="Hyperlink"/>
                    <w:noProof/>
                  </w:rPr>
                  <w:t>Introduction</w:t>
                </w:r>
                <w:r>
                  <w:rPr>
                    <w:noProof/>
                    <w:webHidden/>
                  </w:rPr>
                  <w:tab/>
                </w:r>
                <w:r>
                  <w:rPr>
                    <w:noProof/>
                    <w:webHidden/>
                  </w:rPr>
                  <w:fldChar w:fldCharType="begin"/>
                </w:r>
                <w:r>
                  <w:rPr>
                    <w:noProof/>
                    <w:webHidden/>
                  </w:rPr>
                  <w:instrText xml:space="preserve"> PAGEREF _Toc2013963 \h </w:instrText>
                </w:r>
                <w:r>
                  <w:rPr>
                    <w:noProof/>
                    <w:webHidden/>
                  </w:rPr>
                </w:r>
                <w:r>
                  <w:rPr>
                    <w:noProof/>
                    <w:webHidden/>
                  </w:rPr>
                  <w:fldChar w:fldCharType="separate"/>
                </w:r>
                <w:r>
                  <w:rPr>
                    <w:noProof/>
                    <w:webHidden/>
                  </w:rPr>
                  <w:t>6</w:t>
                </w:r>
                <w:r>
                  <w:rPr>
                    <w:noProof/>
                    <w:webHidden/>
                  </w:rPr>
                  <w:fldChar w:fldCharType="end"/>
                </w:r>
              </w:hyperlink>
            </w:p>
            <w:p w14:paraId="0E64DBF4" w14:textId="77777777" w:rsidR="003D382B" w:rsidRDefault="003D382B">
              <w:pPr>
                <w:pStyle w:val="TOC2"/>
                <w:tabs>
                  <w:tab w:val="left" w:pos="880"/>
                  <w:tab w:val="right" w:leader="dot" w:pos="9016"/>
                </w:tabs>
                <w:rPr>
                  <w:rFonts w:eastAsiaTheme="minorEastAsia"/>
                  <w:noProof/>
                  <w:lang w:eastAsia="en-GB"/>
                </w:rPr>
              </w:pPr>
              <w:hyperlink w:anchor="_Toc2013964" w:history="1">
                <w:r w:rsidRPr="00E34BFE">
                  <w:rPr>
                    <w:rStyle w:val="Hyperlink"/>
                    <w:noProof/>
                  </w:rPr>
                  <w:t>5.2</w:t>
                </w:r>
                <w:r>
                  <w:rPr>
                    <w:rFonts w:eastAsiaTheme="minorEastAsia"/>
                    <w:noProof/>
                    <w:lang w:eastAsia="en-GB"/>
                  </w:rPr>
                  <w:tab/>
                </w:r>
                <w:r w:rsidRPr="00E34BFE">
                  <w:rPr>
                    <w:rStyle w:val="Hyperlink"/>
                    <w:noProof/>
                  </w:rPr>
                  <w:t>Log-in Screen</w:t>
                </w:r>
                <w:r>
                  <w:rPr>
                    <w:noProof/>
                    <w:webHidden/>
                  </w:rPr>
                  <w:tab/>
                </w:r>
                <w:r>
                  <w:rPr>
                    <w:noProof/>
                    <w:webHidden/>
                  </w:rPr>
                  <w:fldChar w:fldCharType="begin"/>
                </w:r>
                <w:r>
                  <w:rPr>
                    <w:noProof/>
                    <w:webHidden/>
                  </w:rPr>
                  <w:instrText xml:space="preserve"> PAGEREF _Toc2013964 \h </w:instrText>
                </w:r>
                <w:r>
                  <w:rPr>
                    <w:noProof/>
                    <w:webHidden/>
                  </w:rPr>
                </w:r>
                <w:r>
                  <w:rPr>
                    <w:noProof/>
                    <w:webHidden/>
                  </w:rPr>
                  <w:fldChar w:fldCharType="separate"/>
                </w:r>
                <w:r>
                  <w:rPr>
                    <w:noProof/>
                    <w:webHidden/>
                  </w:rPr>
                  <w:t>6</w:t>
                </w:r>
                <w:r>
                  <w:rPr>
                    <w:noProof/>
                    <w:webHidden/>
                  </w:rPr>
                  <w:fldChar w:fldCharType="end"/>
                </w:r>
              </w:hyperlink>
            </w:p>
            <w:p w14:paraId="4E56E613" w14:textId="77777777" w:rsidR="003D382B" w:rsidRDefault="003D382B">
              <w:pPr>
                <w:pStyle w:val="TOC2"/>
                <w:tabs>
                  <w:tab w:val="left" w:pos="880"/>
                  <w:tab w:val="right" w:leader="dot" w:pos="9016"/>
                </w:tabs>
                <w:rPr>
                  <w:rFonts w:eastAsiaTheme="minorEastAsia"/>
                  <w:noProof/>
                  <w:lang w:eastAsia="en-GB"/>
                </w:rPr>
              </w:pPr>
              <w:hyperlink w:anchor="_Toc2013965" w:history="1">
                <w:r w:rsidRPr="00E34BFE">
                  <w:rPr>
                    <w:rStyle w:val="Hyperlink"/>
                    <w:noProof/>
                  </w:rPr>
                  <w:t>5.3</w:t>
                </w:r>
                <w:r>
                  <w:rPr>
                    <w:rFonts w:eastAsiaTheme="minorEastAsia"/>
                    <w:noProof/>
                    <w:lang w:eastAsia="en-GB"/>
                  </w:rPr>
                  <w:tab/>
                </w:r>
                <w:r w:rsidRPr="00E34BFE">
                  <w:rPr>
                    <w:rStyle w:val="Hyperlink"/>
                    <w:noProof/>
                  </w:rPr>
                  <w:t>Home Screen</w:t>
                </w:r>
                <w:r>
                  <w:rPr>
                    <w:noProof/>
                    <w:webHidden/>
                  </w:rPr>
                  <w:tab/>
                </w:r>
                <w:r>
                  <w:rPr>
                    <w:noProof/>
                    <w:webHidden/>
                  </w:rPr>
                  <w:fldChar w:fldCharType="begin"/>
                </w:r>
                <w:r>
                  <w:rPr>
                    <w:noProof/>
                    <w:webHidden/>
                  </w:rPr>
                  <w:instrText xml:space="preserve"> PAGEREF _Toc2013965 \h </w:instrText>
                </w:r>
                <w:r>
                  <w:rPr>
                    <w:noProof/>
                    <w:webHidden/>
                  </w:rPr>
                </w:r>
                <w:r>
                  <w:rPr>
                    <w:noProof/>
                    <w:webHidden/>
                  </w:rPr>
                  <w:fldChar w:fldCharType="separate"/>
                </w:r>
                <w:r>
                  <w:rPr>
                    <w:noProof/>
                    <w:webHidden/>
                  </w:rPr>
                  <w:t>7</w:t>
                </w:r>
                <w:r>
                  <w:rPr>
                    <w:noProof/>
                    <w:webHidden/>
                  </w:rPr>
                  <w:fldChar w:fldCharType="end"/>
                </w:r>
              </w:hyperlink>
            </w:p>
            <w:p w14:paraId="76C536D9" w14:textId="77777777" w:rsidR="003D382B" w:rsidRDefault="003D382B">
              <w:pPr>
                <w:pStyle w:val="TOC2"/>
                <w:tabs>
                  <w:tab w:val="left" w:pos="880"/>
                  <w:tab w:val="right" w:leader="dot" w:pos="9016"/>
                </w:tabs>
                <w:rPr>
                  <w:rFonts w:eastAsiaTheme="minorEastAsia"/>
                  <w:noProof/>
                  <w:lang w:eastAsia="en-GB"/>
                </w:rPr>
              </w:pPr>
              <w:hyperlink w:anchor="_Toc2013966" w:history="1">
                <w:r w:rsidRPr="00E34BFE">
                  <w:rPr>
                    <w:rStyle w:val="Hyperlink"/>
                    <w:noProof/>
                  </w:rPr>
                  <w:t>5.4</w:t>
                </w:r>
                <w:r>
                  <w:rPr>
                    <w:rFonts w:eastAsiaTheme="minorEastAsia"/>
                    <w:noProof/>
                    <w:lang w:eastAsia="en-GB"/>
                  </w:rPr>
                  <w:tab/>
                </w:r>
                <w:r w:rsidRPr="00E34BFE">
                  <w:rPr>
                    <w:rStyle w:val="Hyperlink"/>
                    <w:noProof/>
                  </w:rPr>
                  <w:t>Medication Screen</w:t>
                </w:r>
                <w:r>
                  <w:rPr>
                    <w:noProof/>
                    <w:webHidden/>
                  </w:rPr>
                  <w:tab/>
                </w:r>
                <w:r>
                  <w:rPr>
                    <w:noProof/>
                    <w:webHidden/>
                  </w:rPr>
                  <w:fldChar w:fldCharType="begin"/>
                </w:r>
                <w:r>
                  <w:rPr>
                    <w:noProof/>
                    <w:webHidden/>
                  </w:rPr>
                  <w:instrText xml:space="preserve"> PAGEREF _Toc2013966 \h </w:instrText>
                </w:r>
                <w:r>
                  <w:rPr>
                    <w:noProof/>
                    <w:webHidden/>
                  </w:rPr>
                </w:r>
                <w:r>
                  <w:rPr>
                    <w:noProof/>
                    <w:webHidden/>
                  </w:rPr>
                  <w:fldChar w:fldCharType="separate"/>
                </w:r>
                <w:r>
                  <w:rPr>
                    <w:noProof/>
                    <w:webHidden/>
                  </w:rPr>
                  <w:t>7</w:t>
                </w:r>
                <w:r>
                  <w:rPr>
                    <w:noProof/>
                    <w:webHidden/>
                  </w:rPr>
                  <w:fldChar w:fldCharType="end"/>
                </w:r>
              </w:hyperlink>
            </w:p>
            <w:p w14:paraId="06D61BC5" w14:textId="77777777" w:rsidR="003D382B" w:rsidRDefault="003D382B">
              <w:pPr>
                <w:pStyle w:val="TOC3"/>
                <w:tabs>
                  <w:tab w:val="left" w:pos="1320"/>
                  <w:tab w:val="right" w:leader="dot" w:pos="9016"/>
                </w:tabs>
                <w:rPr>
                  <w:rFonts w:eastAsiaTheme="minorEastAsia"/>
                  <w:noProof/>
                  <w:lang w:eastAsia="en-GB"/>
                </w:rPr>
              </w:pPr>
              <w:hyperlink w:anchor="_Toc2013967" w:history="1">
                <w:r w:rsidRPr="00E34BFE">
                  <w:rPr>
                    <w:rStyle w:val="Hyperlink"/>
                    <w:noProof/>
                  </w:rPr>
                  <w:t>5.4.1</w:t>
                </w:r>
                <w:r>
                  <w:rPr>
                    <w:rFonts w:eastAsiaTheme="minorEastAsia"/>
                    <w:noProof/>
                    <w:lang w:eastAsia="en-GB"/>
                  </w:rPr>
                  <w:tab/>
                </w:r>
                <w:r w:rsidRPr="00E34BFE">
                  <w:rPr>
                    <w:rStyle w:val="Hyperlink"/>
                    <w:noProof/>
                  </w:rPr>
                  <w:t>Change Day Screen</w:t>
                </w:r>
                <w:r>
                  <w:rPr>
                    <w:noProof/>
                    <w:webHidden/>
                  </w:rPr>
                  <w:tab/>
                </w:r>
                <w:r>
                  <w:rPr>
                    <w:noProof/>
                    <w:webHidden/>
                  </w:rPr>
                  <w:fldChar w:fldCharType="begin"/>
                </w:r>
                <w:r>
                  <w:rPr>
                    <w:noProof/>
                    <w:webHidden/>
                  </w:rPr>
                  <w:instrText xml:space="preserve"> PAGEREF _Toc2013967 \h </w:instrText>
                </w:r>
                <w:r>
                  <w:rPr>
                    <w:noProof/>
                    <w:webHidden/>
                  </w:rPr>
                </w:r>
                <w:r>
                  <w:rPr>
                    <w:noProof/>
                    <w:webHidden/>
                  </w:rPr>
                  <w:fldChar w:fldCharType="separate"/>
                </w:r>
                <w:r>
                  <w:rPr>
                    <w:noProof/>
                    <w:webHidden/>
                  </w:rPr>
                  <w:t>8</w:t>
                </w:r>
                <w:r>
                  <w:rPr>
                    <w:noProof/>
                    <w:webHidden/>
                  </w:rPr>
                  <w:fldChar w:fldCharType="end"/>
                </w:r>
              </w:hyperlink>
            </w:p>
            <w:p w14:paraId="5EF40E7C" w14:textId="77777777" w:rsidR="003D382B" w:rsidRDefault="003D382B">
              <w:pPr>
                <w:pStyle w:val="TOC3"/>
                <w:tabs>
                  <w:tab w:val="left" w:pos="1320"/>
                  <w:tab w:val="right" w:leader="dot" w:pos="9016"/>
                </w:tabs>
                <w:rPr>
                  <w:rFonts w:eastAsiaTheme="minorEastAsia"/>
                  <w:noProof/>
                  <w:lang w:eastAsia="en-GB"/>
                </w:rPr>
              </w:pPr>
              <w:hyperlink w:anchor="_Toc2013968" w:history="1">
                <w:r w:rsidRPr="00E34BFE">
                  <w:rPr>
                    <w:rStyle w:val="Hyperlink"/>
                    <w:noProof/>
                  </w:rPr>
                  <w:t>5.4.2</w:t>
                </w:r>
                <w:r>
                  <w:rPr>
                    <w:rFonts w:eastAsiaTheme="minorEastAsia"/>
                    <w:noProof/>
                    <w:lang w:eastAsia="en-GB"/>
                  </w:rPr>
                  <w:tab/>
                </w:r>
                <w:r w:rsidRPr="00E34BFE">
                  <w:rPr>
                    <w:rStyle w:val="Hyperlink"/>
                    <w:noProof/>
                  </w:rPr>
                  <w:t>Add Medication Screen</w:t>
                </w:r>
                <w:r>
                  <w:rPr>
                    <w:noProof/>
                    <w:webHidden/>
                  </w:rPr>
                  <w:tab/>
                </w:r>
                <w:r>
                  <w:rPr>
                    <w:noProof/>
                    <w:webHidden/>
                  </w:rPr>
                  <w:fldChar w:fldCharType="begin"/>
                </w:r>
                <w:r>
                  <w:rPr>
                    <w:noProof/>
                    <w:webHidden/>
                  </w:rPr>
                  <w:instrText xml:space="preserve"> PAGEREF _Toc2013968 \h </w:instrText>
                </w:r>
                <w:r>
                  <w:rPr>
                    <w:noProof/>
                    <w:webHidden/>
                  </w:rPr>
                </w:r>
                <w:r>
                  <w:rPr>
                    <w:noProof/>
                    <w:webHidden/>
                  </w:rPr>
                  <w:fldChar w:fldCharType="separate"/>
                </w:r>
                <w:r>
                  <w:rPr>
                    <w:noProof/>
                    <w:webHidden/>
                  </w:rPr>
                  <w:t>8</w:t>
                </w:r>
                <w:r>
                  <w:rPr>
                    <w:noProof/>
                    <w:webHidden/>
                  </w:rPr>
                  <w:fldChar w:fldCharType="end"/>
                </w:r>
              </w:hyperlink>
            </w:p>
            <w:p w14:paraId="53DC948C" w14:textId="77777777" w:rsidR="003D382B" w:rsidRDefault="003D382B">
              <w:pPr>
                <w:pStyle w:val="TOC3"/>
                <w:tabs>
                  <w:tab w:val="left" w:pos="1320"/>
                  <w:tab w:val="right" w:leader="dot" w:pos="9016"/>
                </w:tabs>
                <w:rPr>
                  <w:rFonts w:eastAsiaTheme="minorEastAsia"/>
                  <w:noProof/>
                  <w:lang w:eastAsia="en-GB"/>
                </w:rPr>
              </w:pPr>
              <w:hyperlink w:anchor="_Toc2013969" w:history="1">
                <w:r w:rsidRPr="00E34BFE">
                  <w:rPr>
                    <w:rStyle w:val="Hyperlink"/>
                    <w:noProof/>
                  </w:rPr>
                  <w:t>5.4.3</w:t>
                </w:r>
                <w:r>
                  <w:rPr>
                    <w:rFonts w:eastAsiaTheme="minorEastAsia"/>
                    <w:noProof/>
                    <w:lang w:eastAsia="en-GB"/>
                  </w:rPr>
                  <w:tab/>
                </w:r>
                <w:r w:rsidRPr="00E34BFE">
                  <w:rPr>
                    <w:rStyle w:val="Hyperlink"/>
                    <w:noProof/>
                  </w:rPr>
                  <w:t>Medication Details Screen</w:t>
                </w:r>
                <w:r>
                  <w:rPr>
                    <w:noProof/>
                    <w:webHidden/>
                  </w:rPr>
                  <w:tab/>
                </w:r>
                <w:r>
                  <w:rPr>
                    <w:noProof/>
                    <w:webHidden/>
                  </w:rPr>
                  <w:fldChar w:fldCharType="begin"/>
                </w:r>
                <w:r>
                  <w:rPr>
                    <w:noProof/>
                    <w:webHidden/>
                  </w:rPr>
                  <w:instrText xml:space="preserve"> PAGEREF _Toc2013969 \h </w:instrText>
                </w:r>
                <w:r>
                  <w:rPr>
                    <w:noProof/>
                    <w:webHidden/>
                  </w:rPr>
                </w:r>
                <w:r>
                  <w:rPr>
                    <w:noProof/>
                    <w:webHidden/>
                  </w:rPr>
                  <w:fldChar w:fldCharType="separate"/>
                </w:r>
                <w:r>
                  <w:rPr>
                    <w:noProof/>
                    <w:webHidden/>
                  </w:rPr>
                  <w:t>9</w:t>
                </w:r>
                <w:r>
                  <w:rPr>
                    <w:noProof/>
                    <w:webHidden/>
                  </w:rPr>
                  <w:fldChar w:fldCharType="end"/>
                </w:r>
              </w:hyperlink>
            </w:p>
            <w:p w14:paraId="503B8F1B" w14:textId="77777777" w:rsidR="003D382B" w:rsidRDefault="003D382B">
              <w:pPr>
                <w:pStyle w:val="TOC2"/>
                <w:tabs>
                  <w:tab w:val="left" w:pos="880"/>
                  <w:tab w:val="right" w:leader="dot" w:pos="9016"/>
                </w:tabs>
                <w:rPr>
                  <w:rFonts w:eastAsiaTheme="minorEastAsia"/>
                  <w:noProof/>
                  <w:lang w:eastAsia="en-GB"/>
                </w:rPr>
              </w:pPr>
              <w:hyperlink w:anchor="_Toc2013970" w:history="1">
                <w:r w:rsidRPr="00E34BFE">
                  <w:rPr>
                    <w:rStyle w:val="Hyperlink"/>
                    <w:noProof/>
                  </w:rPr>
                  <w:t>5.5</w:t>
                </w:r>
                <w:r>
                  <w:rPr>
                    <w:rFonts w:eastAsiaTheme="minorEastAsia"/>
                    <w:noProof/>
                    <w:lang w:eastAsia="en-GB"/>
                  </w:rPr>
                  <w:tab/>
                </w:r>
                <w:r w:rsidRPr="00E34BFE">
                  <w:rPr>
                    <w:rStyle w:val="Hyperlink"/>
                    <w:noProof/>
                  </w:rPr>
                  <w:t>Energy Screen</w:t>
                </w:r>
                <w:r>
                  <w:rPr>
                    <w:noProof/>
                    <w:webHidden/>
                  </w:rPr>
                  <w:tab/>
                </w:r>
                <w:r>
                  <w:rPr>
                    <w:noProof/>
                    <w:webHidden/>
                  </w:rPr>
                  <w:fldChar w:fldCharType="begin"/>
                </w:r>
                <w:r>
                  <w:rPr>
                    <w:noProof/>
                    <w:webHidden/>
                  </w:rPr>
                  <w:instrText xml:space="preserve"> PAGEREF _Toc2013970 \h </w:instrText>
                </w:r>
                <w:r>
                  <w:rPr>
                    <w:noProof/>
                    <w:webHidden/>
                  </w:rPr>
                </w:r>
                <w:r>
                  <w:rPr>
                    <w:noProof/>
                    <w:webHidden/>
                  </w:rPr>
                  <w:fldChar w:fldCharType="separate"/>
                </w:r>
                <w:r>
                  <w:rPr>
                    <w:noProof/>
                    <w:webHidden/>
                  </w:rPr>
                  <w:t>9</w:t>
                </w:r>
                <w:r>
                  <w:rPr>
                    <w:noProof/>
                    <w:webHidden/>
                  </w:rPr>
                  <w:fldChar w:fldCharType="end"/>
                </w:r>
              </w:hyperlink>
            </w:p>
            <w:p w14:paraId="17EDED41" w14:textId="77777777" w:rsidR="003D382B" w:rsidRDefault="003D382B">
              <w:pPr>
                <w:pStyle w:val="TOC3"/>
                <w:tabs>
                  <w:tab w:val="left" w:pos="1320"/>
                  <w:tab w:val="right" w:leader="dot" w:pos="9016"/>
                </w:tabs>
                <w:rPr>
                  <w:rFonts w:eastAsiaTheme="minorEastAsia"/>
                  <w:noProof/>
                  <w:lang w:eastAsia="en-GB"/>
                </w:rPr>
              </w:pPr>
              <w:hyperlink w:anchor="_Toc2013971" w:history="1">
                <w:r w:rsidRPr="00E34BFE">
                  <w:rPr>
                    <w:rStyle w:val="Hyperlink"/>
                    <w:noProof/>
                  </w:rPr>
                  <w:t>5.5.1</w:t>
                </w:r>
                <w:r>
                  <w:rPr>
                    <w:rFonts w:eastAsiaTheme="minorEastAsia"/>
                    <w:noProof/>
                    <w:lang w:eastAsia="en-GB"/>
                  </w:rPr>
                  <w:tab/>
                </w:r>
                <w:r w:rsidRPr="00E34BFE">
                  <w:rPr>
                    <w:rStyle w:val="Hyperlink"/>
                    <w:noProof/>
                  </w:rPr>
                  <w:t>Breakdown of Energy Usage Screen</w:t>
                </w:r>
                <w:r>
                  <w:rPr>
                    <w:noProof/>
                    <w:webHidden/>
                  </w:rPr>
                  <w:tab/>
                </w:r>
                <w:r>
                  <w:rPr>
                    <w:noProof/>
                    <w:webHidden/>
                  </w:rPr>
                  <w:fldChar w:fldCharType="begin"/>
                </w:r>
                <w:r>
                  <w:rPr>
                    <w:noProof/>
                    <w:webHidden/>
                  </w:rPr>
                  <w:instrText xml:space="preserve"> PAGEREF _Toc2013971 \h </w:instrText>
                </w:r>
                <w:r>
                  <w:rPr>
                    <w:noProof/>
                    <w:webHidden/>
                  </w:rPr>
                </w:r>
                <w:r>
                  <w:rPr>
                    <w:noProof/>
                    <w:webHidden/>
                  </w:rPr>
                  <w:fldChar w:fldCharType="separate"/>
                </w:r>
                <w:r>
                  <w:rPr>
                    <w:noProof/>
                    <w:webHidden/>
                  </w:rPr>
                  <w:t>10</w:t>
                </w:r>
                <w:r>
                  <w:rPr>
                    <w:noProof/>
                    <w:webHidden/>
                  </w:rPr>
                  <w:fldChar w:fldCharType="end"/>
                </w:r>
              </w:hyperlink>
            </w:p>
            <w:p w14:paraId="1DB3A66A" w14:textId="77777777" w:rsidR="003D382B" w:rsidRDefault="003D382B">
              <w:pPr>
                <w:pStyle w:val="TOC3"/>
                <w:tabs>
                  <w:tab w:val="left" w:pos="1320"/>
                  <w:tab w:val="right" w:leader="dot" w:pos="9016"/>
                </w:tabs>
                <w:rPr>
                  <w:rFonts w:eastAsiaTheme="minorEastAsia"/>
                  <w:noProof/>
                  <w:lang w:eastAsia="en-GB"/>
                </w:rPr>
              </w:pPr>
              <w:hyperlink w:anchor="_Toc2013972" w:history="1">
                <w:r w:rsidRPr="00E34BFE">
                  <w:rPr>
                    <w:rStyle w:val="Hyperlink"/>
                    <w:noProof/>
                  </w:rPr>
                  <w:t>5.5.2</w:t>
                </w:r>
                <w:r>
                  <w:rPr>
                    <w:rFonts w:eastAsiaTheme="minorEastAsia"/>
                    <w:noProof/>
                    <w:lang w:eastAsia="en-GB"/>
                  </w:rPr>
                  <w:tab/>
                </w:r>
                <w:r w:rsidRPr="00E34BFE">
                  <w:rPr>
                    <w:rStyle w:val="Hyperlink"/>
                    <w:noProof/>
                  </w:rPr>
                  <w:t>Smart Appliances Screen</w:t>
                </w:r>
                <w:r>
                  <w:rPr>
                    <w:noProof/>
                    <w:webHidden/>
                  </w:rPr>
                  <w:tab/>
                </w:r>
                <w:r>
                  <w:rPr>
                    <w:noProof/>
                    <w:webHidden/>
                  </w:rPr>
                  <w:fldChar w:fldCharType="begin"/>
                </w:r>
                <w:r>
                  <w:rPr>
                    <w:noProof/>
                    <w:webHidden/>
                  </w:rPr>
                  <w:instrText xml:space="preserve"> PAGEREF _Toc2013972 \h </w:instrText>
                </w:r>
                <w:r>
                  <w:rPr>
                    <w:noProof/>
                    <w:webHidden/>
                  </w:rPr>
                </w:r>
                <w:r>
                  <w:rPr>
                    <w:noProof/>
                    <w:webHidden/>
                  </w:rPr>
                  <w:fldChar w:fldCharType="separate"/>
                </w:r>
                <w:r>
                  <w:rPr>
                    <w:noProof/>
                    <w:webHidden/>
                  </w:rPr>
                  <w:t>10</w:t>
                </w:r>
                <w:r>
                  <w:rPr>
                    <w:noProof/>
                    <w:webHidden/>
                  </w:rPr>
                  <w:fldChar w:fldCharType="end"/>
                </w:r>
              </w:hyperlink>
            </w:p>
            <w:p w14:paraId="1003F525" w14:textId="77777777" w:rsidR="003D382B" w:rsidRDefault="003D382B">
              <w:pPr>
                <w:pStyle w:val="TOC2"/>
                <w:tabs>
                  <w:tab w:val="left" w:pos="880"/>
                  <w:tab w:val="right" w:leader="dot" w:pos="9016"/>
                </w:tabs>
                <w:rPr>
                  <w:rFonts w:eastAsiaTheme="minorEastAsia"/>
                  <w:noProof/>
                  <w:lang w:eastAsia="en-GB"/>
                </w:rPr>
              </w:pPr>
              <w:hyperlink w:anchor="_Toc2013973" w:history="1">
                <w:r w:rsidRPr="00E34BFE">
                  <w:rPr>
                    <w:rStyle w:val="Hyperlink"/>
                    <w:noProof/>
                  </w:rPr>
                  <w:t>5.6</w:t>
                </w:r>
                <w:r>
                  <w:rPr>
                    <w:rFonts w:eastAsiaTheme="minorEastAsia"/>
                    <w:noProof/>
                    <w:lang w:eastAsia="en-GB"/>
                  </w:rPr>
                  <w:tab/>
                </w:r>
                <w:r w:rsidRPr="00E34BFE">
                  <w:rPr>
                    <w:rStyle w:val="Hyperlink"/>
                    <w:noProof/>
                  </w:rPr>
                  <w:t>Exercise Screen</w:t>
                </w:r>
                <w:r>
                  <w:rPr>
                    <w:noProof/>
                    <w:webHidden/>
                  </w:rPr>
                  <w:tab/>
                </w:r>
                <w:r>
                  <w:rPr>
                    <w:noProof/>
                    <w:webHidden/>
                  </w:rPr>
                  <w:fldChar w:fldCharType="begin"/>
                </w:r>
                <w:r>
                  <w:rPr>
                    <w:noProof/>
                    <w:webHidden/>
                  </w:rPr>
                  <w:instrText xml:space="preserve"> PAGEREF _Toc2013973 \h </w:instrText>
                </w:r>
                <w:r>
                  <w:rPr>
                    <w:noProof/>
                    <w:webHidden/>
                  </w:rPr>
                </w:r>
                <w:r>
                  <w:rPr>
                    <w:noProof/>
                    <w:webHidden/>
                  </w:rPr>
                  <w:fldChar w:fldCharType="separate"/>
                </w:r>
                <w:r>
                  <w:rPr>
                    <w:noProof/>
                    <w:webHidden/>
                  </w:rPr>
                  <w:t>11</w:t>
                </w:r>
                <w:r>
                  <w:rPr>
                    <w:noProof/>
                    <w:webHidden/>
                  </w:rPr>
                  <w:fldChar w:fldCharType="end"/>
                </w:r>
              </w:hyperlink>
            </w:p>
            <w:p w14:paraId="02E04E9B" w14:textId="77777777" w:rsidR="003D382B" w:rsidRDefault="003D382B">
              <w:pPr>
                <w:pStyle w:val="TOC3"/>
                <w:tabs>
                  <w:tab w:val="left" w:pos="1320"/>
                  <w:tab w:val="right" w:leader="dot" w:pos="9016"/>
                </w:tabs>
                <w:rPr>
                  <w:rFonts w:eastAsiaTheme="minorEastAsia"/>
                  <w:noProof/>
                  <w:lang w:eastAsia="en-GB"/>
                </w:rPr>
              </w:pPr>
              <w:hyperlink w:anchor="_Toc2013974" w:history="1">
                <w:r w:rsidRPr="00E34BFE">
                  <w:rPr>
                    <w:rStyle w:val="Hyperlink"/>
                    <w:noProof/>
                  </w:rPr>
                  <w:t>5.6.1</w:t>
                </w:r>
                <w:r>
                  <w:rPr>
                    <w:rFonts w:eastAsiaTheme="minorEastAsia"/>
                    <w:noProof/>
                    <w:lang w:eastAsia="en-GB"/>
                  </w:rPr>
                  <w:tab/>
                </w:r>
                <w:r w:rsidRPr="00E34BFE">
                  <w:rPr>
                    <w:rStyle w:val="Hyperlink"/>
                    <w:noProof/>
                  </w:rPr>
                  <w:t>Add Exercises Screen</w:t>
                </w:r>
                <w:r>
                  <w:rPr>
                    <w:noProof/>
                    <w:webHidden/>
                  </w:rPr>
                  <w:tab/>
                </w:r>
                <w:r>
                  <w:rPr>
                    <w:noProof/>
                    <w:webHidden/>
                  </w:rPr>
                  <w:fldChar w:fldCharType="begin"/>
                </w:r>
                <w:r>
                  <w:rPr>
                    <w:noProof/>
                    <w:webHidden/>
                  </w:rPr>
                  <w:instrText xml:space="preserve"> PAGEREF _Toc2013974 \h </w:instrText>
                </w:r>
                <w:r>
                  <w:rPr>
                    <w:noProof/>
                    <w:webHidden/>
                  </w:rPr>
                </w:r>
                <w:r>
                  <w:rPr>
                    <w:noProof/>
                    <w:webHidden/>
                  </w:rPr>
                  <w:fldChar w:fldCharType="separate"/>
                </w:r>
                <w:r>
                  <w:rPr>
                    <w:noProof/>
                    <w:webHidden/>
                  </w:rPr>
                  <w:t>11</w:t>
                </w:r>
                <w:r>
                  <w:rPr>
                    <w:noProof/>
                    <w:webHidden/>
                  </w:rPr>
                  <w:fldChar w:fldCharType="end"/>
                </w:r>
              </w:hyperlink>
            </w:p>
            <w:p w14:paraId="723452B1" w14:textId="77777777" w:rsidR="003D382B" w:rsidRDefault="003D382B">
              <w:pPr>
                <w:pStyle w:val="TOC3"/>
                <w:tabs>
                  <w:tab w:val="left" w:pos="1320"/>
                  <w:tab w:val="right" w:leader="dot" w:pos="9016"/>
                </w:tabs>
                <w:rPr>
                  <w:rFonts w:eastAsiaTheme="minorEastAsia"/>
                  <w:noProof/>
                  <w:lang w:eastAsia="en-GB"/>
                </w:rPr>
              </w:pPr>
              <w:hyperlink w:anchor="_Toc2013975" w:history="1">
                <w:r w:rsidRPr="00E34BFE">
                  <w:rPr>
                    <w:rStyle w:val="Hyperlink"/>
                    <w:noProof/>
                  </w:rPr>
                  <w:t>5.6.2</w:t>
                </w:r>
                <w:r>
                  <w:rPr>
                    <w:rFonts w:eastAsiaTheme="minorEastAsia"/>
                    <w:noProof/>
                    <w:lang w:eastAsia="en-GB"/>
                  </w:rPr>
                  <w:tab/>
                </w:r>
                <w:r w:rsidRPr="00E34BFE">
                  <w:rPr>
                    <w:rStyle w:val="Hyperlink"/>
                    <w:noProof/>
                  </w:rPr>
                  <w:t>Exercise Run-Through</w:t>
                </w:r>
                <w:r>
                  <w:rPr>
                    <w:noProof/>
                    <w:webHidden/>
                  </w:rPr>
                  <w:tab/>
                </w:r>
                <w:r>
                  <w:rPr>
                    <w:noProof/>
                    <w:webHidden/>
                  </w:rPr>
                  <w:fldChar w:fldCharType="begin"/>
                </w:r>
                <w:r>
                  <w:rPr>
                    <w:noProof/>
                    <w:webHidden/>
                  </w:rPr>
                  <w:instrText xml:space="preserve"> PAGEREF _Toc2013975 \h </w:instrText>
                </w:r>
                <w:r>
                  <w:rPr>
                    <w:noProof/>
                    <w:webHidden/>
                  </w:rPr>
                </w:r>
                <w:r>
                  <w:rPr>
                    <w:noProof/>
                    <w:webHidden/>
                  </w:rPr>
                  <w:fldChar w:fldCharType="separate"/>
                </w:r>
                <w:r>
                  <w:rPr>
                    <w:noProof/>
                    <w:webHidden/>
                  </w:rPr>
                  <w:t>12</w:t>
                </w:r>
                <w:r>
                  <w:rPr>
                    <w:noProof/>
                    <w:webHidden/>
                  </w:rPr>
                  <w:fldChar w:fldCharType="end"/>
                </w:r>
              </w:hyperlink>
            </w:p>
            <w:p w14:paraId="5C554DF5" w14:textId="77777777" w:rsidR="003D382B" w:rsidRDefault="003D382B">
              <w:pPr>
                <w:pStyle w:val="TOC2"/>
                <w:tabs>
                  <w:tab w:val="left" w:pos="880"/>
                  <w:tab w:val="right" w:leader="dot" w:pos="9016"/>
                </w:tabs>
                <w:rPr>
                  <w:rFonts w:eastAsiaTheme="minorEastAsia"/>
                  <w:noProof/>
                  <w:lang w:eastAsia="en-GB"/>
                </w:rPr>
              </w:pPr>
              <w:hyperlink w:anchor="_Toc2013976" w:history="1">
                <w:r w:rsidRPr="00E34BFE">
                  <w:rPr>
                    <w:rStyle w:val="Hyperlink"/>
                    <w:noProof/>
                  </w:rPr>
                  <w:t>5.7</w:t>
                </w:r>
                <w:r>
                  <w:rPr>
                    <w:rFonts w:eastAsiaTheme="minorEastAsia"/>
                    <w:noProof/>
                    <w:lang w:eastAsia="en-GB"/>
                  </w:rPr>
                  <w:tab/>
                </w:r>
                <w:r w:rsidRPr="00E34BFE">
                  <w:rPr>
                    <w:rStyle w:val="Hyperlink"/>
                    <w:noProof/>
                  </w:rPr>
                  <w:t>Smart Robot (Cozmo)</w:t>
                </w:r>
                <w:r>
                  <w:rPr>
                    <w:noProof/>
                    <w:webHidden/>
                  </w:rPr>
                  <w:tab/>
                </w:r>
                <w:r>
                  <w:rPr>
                    <w:noProof/>
                    <w:webHidden/>
                  </w:rPr>
                  <w:fldChar w:fldCharType="begin"/>
                </w:r>
                <w:r>
                  <w:rPr>
                    <w:noProof/>
                    <w:webHidden/>
                  </w:rPr>
                  <w:instrText xml:space="preserve"> PAGEREF _Toc2013976 \h </w:instrText>
                </w:r>
                <w:r>
                  <w:rPr>
                    <w:noProof/>
                    <w:webHidden/>
                  </w:rPr>
                </w:r>
                <w:r>
                  <w:rPr>
                    <w:noProof/>
                    <w:webHidden/>
                  </w:rPr>
                  <w:fldChar w:fldCharType="separate"/>
                </w:r>
                <w:r>
                  <w:rPr>
                    <w:noProof/>
                    <w:webHidden/>
                  </w:rPr>
                  <w:t>13</w:t>
                </w:r>
                <w:r>
                  <w:rPr>
                    <w:noProof/>
                    <w:webHidden/>
                  </w:rPr>
                  <w:fldChar w:fldCharType="end"/>
                </w:r>
              </w:hyperlink>
            </w:p>
            <w:p w14:paraId="4F9C91EF" w14:textId="77777777" w:rsidR="003D382B" w:rsidRDefault="003D382B">
              <w:pPr>
                <w:pStyle w:val="TOC2"/>
                <w:tabs>
                  <w:tab w:val="left" w:pos="880"/>
                  <w:tab w:val="right" w:leader="dot" w:pos="9016"/>
                </w:tabs>
                <w:rPr>
                  <w:rFonts w:eastAsiaTheme="minorEastAsia"/>
                  <w:noProof/>
                  <w:lang w:eastAsia="en-GB"/>
                </w:rPr>
              </w:pPr>
              <w:hyperlink w:anchor="_Toc2013977" w:history="1">
                <w:r w:rsidRPr="00E34BFE">
                  <w:rPr>
                    <w:rStyle w:val="Hyperlink"/>
                    <w:noProof/>
                  </w:rPr>
                  <w:t>5.8</w:t>
                </w:r>
                <w:r>
                  <w:rPr>
                    <w:rFonts w:eastAsiaTheme="minorEastAsia"/>
                    <w:noProof/>
                    <w:lang w:eastAsia="en-GB"/>
                  </w:rPr>
                  <w:tab/>
                </w:r>
                <w:r w:rsidRPr="00E34BFE">
                  <w:rPr>
                    <w:rStyle w:val="Hyperlink"/>
                    <w:noProof/>
                  </w:rPr>
                  <w:t>Settings Screen</w:t>
                </w:r>
                <w:r>
                  <w:rPr>
                    <w:noProof/>
                    <w:webHidden/>
                  </w:rPr>
                  <w:tab/>
                </w:r>
                <w:r>
                  <w:rPr>
                    <w:noProof/>
                    <w:webHidden/>
                  </w:rPr>
                  <w:fldChar w:fldCharType="begin"/>
                </w:r>
                <w:r>
                  <w:rPr>
                    <w:noProof/>
                    <w:webHidden/>
                  </w:rPr>
                  <w:instrText xml:space="preserve"> PAGEREF _Toc2013977 \h </w:instrText>
                </w:r>
                <w:r>
                  <w:rPr>
                    <w:noProof/>
                    <w:webHidden/>
                  </w:rPr>
                </w:r>
                <w:r>
                  <w:rPr>
                    <w:noProof/>
                    <w:webHidden/>
                  </w:rPr>
                  <w:fldChar w:fldCharType="separate"/>
                </w:r>
                <w:r>
                  <w:rPr>
                    <w:noProof/>
                    <w:webHidden/>
                  </w:rPr>
                  <w:t>13</w:t>
                </w:r>
                <w:r>
                  <w:rPr>
                    <w:noProof/>
                    <w:webHidden/>
                  </w:rPr>
                  <w:fldChar w:fldCharType="end"/>
                </w:r>
              </w:hyperlink>
            </w:p>
            <w:p w14:paraId="4497672C" w14:textId="77777777" w:rsidR="003D382B" w:rsidRDefault="003D382B">
              <w:pPr>
                <w:pStyle w:val="TOC2"/>
                <w:tabs>
                  <w:tab w:val="left" w:pos="880"/>
                  <w:tab w:val="right" w:leader="dot" w:pos="9016"/>
                </w:tabs>
                <w:rPr>
                  <w:rFonts w:eastAsiaTheme="minorEastAsia"/>
                  <w:noProof/>
                  <w:lang w:eastAsia="en-GB"/>
                </w:rPr>
              </w:pPr>
              <w:hyperlink w:anchor="_Toc2013978" w:history="1">
                <w:r w:rsidRPr="00E34BFE">
                  <w:rPr>
                    <w:rStyle w:val="Hyperlink"/>
                    <w:noProof/>
                  </w:rPr>
                  <w:t>5.9</w:t>
                </w:r>
                <w:r>
                  <w:rPr>
                    <w:rFonts w:eastAsiaTheme="minorEastAsia"/>
                    <w:noProof/>
                    <w:lang w:eastAsia="en-GB"/>
                  </w:rPr>
                  <w:tab/>
                </w:r>
                <w:r w:rsidRPr="00E34BFE">
                  <w:rPr>
                    <w:rStyle w:val="Hyperlink"/>
                    <w:noProof/>
                  </w:rPr>
                  <w:t>Prototype Design Summary</w:t>
                </w:r>
                <w:r>
                  <w:rPr>
                    <w:noProof/>
                    <w:webHidden/>
                  </w:rPr>
                  <w:tab/>
                </w:r>
                <w:r>
                  <w:rPr>
                    <w:noProof/>
                    <w:webHidden/>
                  </w:rPr>
                  <w:fldChar w:fldCharType="begin"/>
                </w:r>
                <w:r>
                  <w:rPr>
                    <w:noProof/>
                    <w:webHidden/>
                  </w:rPr>
                  <w:instrText xml:space="preserve"> PAGEREF _Toc2013978 \h </w:instrText>
                </w:r>
                <w:r>
                  <w:rPr>
                    <w:noProof/>
                    <w:webHidden/>
                  </w:rPr>
                </w:r>
                <w:r>
                  <w:rPr>
                    <w:noProof/>
                    <w:webHidden/>
                  </w:rPr>
                  <w:fldChar w:fldCharType="separate"/>
                </w:r>
                <w:r>
                  <w:rPr>
                    <w:noProof/>
                    <w:webHidden/>
                  </w:rPr>
                  <w:t>14</w:t>
                </w:r>
                <w:r>
                  <w:rPr>
                    <w:noProof/>
                    <w:webHidden/>
                  </w:rPr>
                  <w:fldChar w:fldCharType="end"/>
                </w:r>
              </w:hyperlink>
            </w:p>
            <w:p w14:paraId="7F5DEBA8" w14:textId="77777777" w:rsidR="003D382B" w:rsidRDefault="003D382B">
              <w:pPr>
                <w:pStyle w:val="TOC1"/>
                <w:tabs>
                  <w:tab w:val="left" w:pos="440"/>
                  <w:tab w:val="right" w:leader="dot" w:pos="9016"/>
                </w:tabs>
                <w:rPr>
                  <w:rFonts w:eastAsiaTheme="minorEastAsia"/>
                  <w:noProof/>
                  <w:lang w:eastAsia="en-GB"/>
                </w:rPr>
              </w:pPr>
              <w:hyperlink w:anchor="_Toc2013979" w:history="1">
                <w:r w:rsidRPr="00E34BFE">
                  <w:rPr>
                    <w:rStyle w:val="Hyperlink"/>
                    <w:noProof/>
                  </w:rPr>
                  <w:t>6</w:t>
                </w:r>
                <w:r>
                  <w:rPr>
                    <w:rFonts w:eastAsiaTheme="minorEastAsia"/>
                    <w:noProof/>
                    <w:lang w:eastAsia="en-GB"/>
                  </w:rPr>
                  <w:tab/>
                </w:r>
                <w:r w:rsidRPr="00E34BFE">
                  <w:rPr>
                    <w:rStyle w:val="Hyperlink"/>
                    <w:noProof/>
                  </w:rPr>
                  <w:t>Appendix</w:t>
                </w:r>
                <w:r>
                  <w:rPr>
                    <w:noProof/>
                    <w:webHidden/>
                  </w:rPr>
                  <w:tab/>
                </w:r>
                <w:r>
                  <w:rPr>
                    <w:noProof/>
                    <w:webHidden/>
                  </w:rPr>
                  <w:fldChar w:fldCharType="begin"/>
                </w:r>
                <w:r>
                  <w:rPr>
                    <w:noProof/>
                    <w:webHidden/>
                  </w:rPr>
                  <w:instrText xml:space="preserve"> PAGEREF _Toc2013979 \h </w:instrText>
                </w:r>
                <w:r>
                  <w:rPr>
                    <w:noProof/>
                    <w:webHidden/>
                  </w:rPr>
                </w:r>
                <w:r>
                  <w:rPr>
                    <w:noProof/>
                    <w:webHidden/>
                  </w:rPr>
                  <w:fldChar w:fldCharType="separate"/>
                </w:r>
                <w:r>
                  <w:rPr>
                    <w:noProof/>
                    <w:webHidden/>
                  </w:rPr>
                  <w:t>15</w:t>
                </w:r>
                <w:r>
                  <w:rPr>
                    <w:noProof/>
                    <w:webHidden/>
                  </w:rPr>
                  <w:fldChar w:fldCharType="end"/>
                </w:r>
              </w:hyperlink>
            </w:p>
            <w:p w14:paraId="512682B8" w14:textId="77777777" w:rsidR="003D382B" w:rsidRDefault="003D382B">
              <w:pPr>
                <w:pStyle w:val="TOC2"/>
                <w:tabs>
                  <w:tab w:val="left" w:pos="880"/>
                  <w:tab w:val="right" w:leader="dot" w:pos="9016"/>
                </w:tabs>
                <w:rPr>
                  <w:rFonts w:eastAsiaTheme="minorEastAsia"/>
                  <w:noProof/>
                  <w:lang w:eastAsia="en-GB"/>
                </w:rPr>
              </w:pPr>
              <w:hyperlink w:anchor="_Toc2013980" w:history="1">
                <w:r w:rsidRPr="00E34BFE">
                  <w:rPr>
                    <w:rStyle w:val="Hyperlink"/>
                    <w:noProof/>
                  </w:rPr>
                  <w:t>6.1</w:t>
                </w:r>
                <w:r>
                  <w:rPr>
                    <w:rFonts w:eastAsiaTheme="minorEastAsia"/>
                    <w:noProof/>
                    <w:lang w:eastAsia="en-GB"/>
                  </w:rPr>
                  <w:tab/>
                </w:r>
                <w:r w:rsidRPr="00E34BFE">
                  <w:rPr>
                    <w:rStyle w:val="Hyperlink"/>
                    <w:noProof/>
                  </w:rPr>
                  <w:t>Gantt Chart</w:t>
                </w:r>
                <w:r>
                  <w:rPr>
                    <w:noProof/>
                    <w:webHidden/>
                  </w:rPr>
                  <w:tab/>
                </w:r>
                <w:r>
                  <w:rPr>
                    <w:noProof/>
                    <w:webHidden/>
                  </w:rPr>
                  <w:fldChar w:fldCharType="begin"/>
                </w:r>
                <w:r>
                  <w:rPr>
                    <w:noProof/>
                    <w:webHidden/>
                  </w:rPr>
                  <w:instrText xml:space="preserve"> PAGEREF _Toc2013980 \h </w:instrText>
                </w:r>
                <w:r>
                  <w:rPr>
                    <w:noProof/>
                    <w:webHidden/>
                  </w:rPr>
                </w:r>
                <w:r>
                  <w:rPr>
                    <w:noProof/>
                    <w:webHidden/>
                  </w:rPr>
                  <w:fldChar w:fldCharType="separate"/>
                </w:r>
                <w:r>
                  <w:rPr>
                    <w:noProof/>
                    <w:webHidden/>
                  </w:rPr>
                  <w:t>15</w:t>
                </w:r>
                <w:r>
                  <w:rPr>
                    <w:noProof/>
                    <w:webHidden/>
                  </w:rPr>
                  <w:fldChar w:fldCharType="end"/>
                </w:r>
              </w:hyperlink>
            </w:p>
            <w:p w14:paraId="4D719BE5" w14:textId="77777777" w:rsidR="003D382B" w:rsidRDefault="003D382B">
              <w:pPr>
                <w:pStyle w:val="TOC2"/>
                <w:tabs>
                  <w:tab w:val="left" w:pos="880"/>
                  <w:tab w:val="right" w:leader="dot" w:pos="9016"/>
                </w:tabs>
                <w:rPr>
                  <w:rFonts w:eastAsiaTheme="minorEastAsia"/>
                  <w:noProof/>
                  <w:lang w:eastAsia="en-GB"/>
                </w:rPr>
              </w:pPr>
              <w:hyperlink w:anchor="_Toc2013981" w:history="1">
                <w:r w:rsidRPr="00E34BFE">
                  <w:rPr>
                    <w:rStyle w:val="Hyperlink"/>
                    <w:noProof/>
                  </w:rPr>
                  <w:t>6.2</w:t>
                </w:r>
                <w:r>
                  <w:rPr>
                    <w:rFonts w:eastAsiaTheme="minorEastAsia"/>
                    <w:noProof/>
                    <w:lang w:eastAsia="en-GB"/>
                  </w:rPr>
                  <w:tab/>
                </w:r>
                <w:r w:rsidRPr="00E34BFE">
                  <w:rPr>
                    <w:rStyle w:val="Hyperlink"/>
                    <w:noProof/>
                  </w:rPr>
                  <w:t>Personae</w:t>
                </w:r>
                <w:r>
                  <w:rPr>
                    <w:noProof/>
                    <w:webHidden/>
                  </w:rPr>
                  <w:tab/>
                </w:r>
                <w:r>
                  <w:rPr>
                    <w:noProof/>
                    <w:webHidden/>
                  </w:rPr>
                  <w:fldChar w:fldCharType="begin"/>
                </w:r>
                <w:r>
                  <w:rPr>
                    <w:noProof/>
                    <w:webHidden/>
                  </w:rPr>
                  <w:instrText xml:space="preserve"> PAGEREF _Toc2013981 \h </w:instrText>
                </w:r>
                <w:r>
                  <w:rPr>
                    <w:noProof/>
                    <w:webHidden/>
                  </w:rPr>
                </w:r>
                <w:r>
                  <w:rPr>
                    <w:noProof/>
                    <w:webHidden/>
                  </w:rPr>
                  <w:fldChar w:fldCharType="separate"/>
                </w:r>
                <w:r>
                  <w:rPr>
                    <w:noProof/>
                    <w:webHidden/>
                  </w:rPr>
                  <w:t>16</w:t>
                </w:r>
                <w:r>
                  <w:rPr>
                    <w:noProof/>
                    <w:webHidden/>
                  </w:rPr>
                  <w:fldChar w:fldCharType="end"/>
                </w:r>
              </w:hyperlink>
            </w:p>
            <w:p w14:paraId="1A766BDF" w14:textId="77777777" w:rsidR="003D382B" w:rsidRDefault="003D382B">
              <w:pPr>
                <w:pStyle w:val="TOC3"/>
                <w:tabs>
                  <w:tab w:val="left" w:pos="1320"/>
                  <w:tab w:val="right" w:leader="dot" w:pos="9016"/>
                </w:tabs>
                <w:rPr>
                  <w:rFonts w:eastAsiaTheme="minorEastAsia"/>
                  <w:noProof/>
                  <w:lang w:eastAsia="en-GB"/>
                </w:rPr>
              </w:pPr>
              <w:hyperlink w:anchor="_Toc2013982" w:history="1">
                <w:r w:rsidRPr="00E34BFE">
                  <w:rPr>
                    <w:rStyle w:val="Hyperlink"/>
                    <w:noProof/>
                  </w:rPr>
                  <w:t>6.2.1</w:t>
                </w:r>
                <w:r>
                  <w:rPr>
                    <w:rFonts w:eastAsiaTheme="minorEastAsia"/>
                    <w:noProof/>
                    <w:lang w:eastAsia="en-GB"/>
                  </w:rPr>
                  <w:tab/>
                </w:r>
                <w:r w:rsidRPr="00E34BFE">
                  <w:rPr>
                    <w:rStyle w:val="Hyperlink"/>
                    <w:noProof/>
                  </w:rPr>
                  <w:t>Al</w:t>
                </w:r>
                <w:r>
                  <w:rPr>
                    <w:noProof/>
                    <w:webHidden/>
                  </w:rPr>
                  <w:tab/>
                </w:r>
                <w:r>
                  <w:rPr>
                    <w:noProof/>
                    <w:webHidden/>
                  </w:rPr>
                  <w:fldChar w:fldCharType="begin"/>
                </w:r>
                <w:r>
                  <w:rPr>
                    <w:noProof/>
                    <w:webHidden/>
                  </w:rPr>
                  <w:instrText xml:space="preserve"> PAGEREF _Toc2013982 \h </w:instrText>
                </w:r>
                <w:r>
                  <w:rPr>
                    <w:noProof/>
                    <w:webHidden/>
                  </w:rPr>
                </w:r>
                <w:r>
                  <w:rPr>
                    <w:noProof/>
                    <w:webHidden/>
                  </w:rPr>
                  <w:fldChar w:fldCharType="separate"/>
                </w:r>
                <w:r>
                  <w:rPr>
                    <w:noProof/>
                    <w:webHidden/>
                  </w:rPr>
                  <w:t>16</w:t>
                </w:r>
                <w:r>
                  <w:rPr>
                    <w:noProof/>
                    <w:webHidden/>
                  </w:rPr>
                  <w:fldChar w:fldCharType="end"/>
                </w:r>
              </w:hyperlink>
            </w:p>
            <w:p w14:paraId="4C150F05" w14:textId="77777777" w:rsidR="003D382B" w:rsidRDefault="003D382B">
              <w:pPr>
                <w:pStyle w:val="TOC3"/>
                <w:tabs>
                  <w:tab w:val="left" w:pos="1320"/>
                  <w:tab w:val="right" w:leader="dot" w:pos="9016"/>
                </w:tabs>
                <w:rPr>
                  <w:rFonts w:eastAsiaTheme="minorEastAsia"/>
                  <w:noProof/>
                  <w:lang w:eastAsia="en-GB"/>
                </w:rPr>
              </w:pPr>
              <w:hyperlink w:anchor="_Toc2013983" w:history="1">
                <w:r w:rsidRPr="00E34BFE">
                  <w:rPr>
                    <w:rStyle w:val="Hyperlink"/>
                    <w:noProof/>
                  </w:rPr>
                  <w:t>6.2.2</w:t>
                </w:r>
                <w:r>
                  <w:rPr>
                    <w:rFonts w:eastAsiaTheme="minorEastAsia"/>
                    <w:noProof/>
                    <w:lang w:eastAsia="en-GB"/>
                  </w:rPr>
                  <w:tab/>
                </w:r>
                <w:r w:rsidRPr="00E34BFE">
                  <w:rPr>
                    <w:rStyle w:val="Hyperlink"/>
                    <w:noProof/>
                  </w:rPr>
                  <w:t>Kitty</w:t>
                </w:r>
                <w:r>
                  <w:rPr>
                    <w:noProof/>
                    <w:webHidden/>
                  </w:rPr>
                  <w:tab/>
                </w:r>
                <w:r>
                  <w:rPr>
                    <w:noProof/>
                    <w:webHidden/>
                  </w:rPr>
                  <w:fldChar w:fldCharType="begin"/>
                </w:r>
                <w:r>
                  <w:rPr>
                    <w:noProof/>
                    <w:webHidden/>
                  </w:rPr>
                  <w:instrText xml:space="preserve"> PAGEREF _Toc2013983 \h </w:instrText>
                </w:r>
                <w:r>
                  <w:rPr>
                    <w:noProof/>
                    <w:webHidden/>
                  </w:rPr>
                </w:r>
                <w:r>
                  <w:rPr>
                    <w:noProof/>
                    <w:webHidden/>
                  </w:rPr>
                  <w:fldChar w:fldCharType="separate"/>
                </w:r>
                <w:r>
                  <w:rPr>
                    <w:noProof/>
                    <w:webHidden/>
                  </w:rPr>
                  <w:t>17</w:t>
                </w:r>
                <w:r>
                  <w:rPr>
                    <w:noProof/>
                    <w:webHidden/>
                  </w:rPr>
                  <w:fldChar w:fldCharType="end"/>
                </w:r>
              </w:hyperlink>
            </w:p>
            <w:p w14:paraId="5EEE17D1" w14:textId="77777777" w:rsidR="003D382B" w:rsidRDefault="003D382B">
              <w:pPr>
                <w:pStyle w:val="TOC3"/>
                <w:tabs>
                  <w:tab w:val="left" w:pos="1320"/>
                  <w:tab w:val="right" w:leader="dot" w:pos="9016"/>
                </w:tabs>
                <w:rPr>
                  <w:rFonts w:eastAsiaTheme="minorEastAsia"/>
                  <w:noProof/>
                  <w:lang w:eastAsia="en-GB"/>
                </w:rPr>
              </w:pPr>
              <w:hyperlink w:anchor="_Toc2013984" w:history="1">
                <w:r w:rsidRPr="00E34BFE">
                  <w:rPr>
                    <w:rStyle w:val="Hyperlink"/>
                    <w:noProof/>
                  </w:rPr>
                  <w:t>6.2.3</w:t>
                </w:r>
                <w:r>
                  <w:rPr>
                    <w:rFonts w:eastAsiaTheme="minorEastAsia"/>
                    <w:noProof/>
                    <w:lang w:eastAsia="en-GB"/>
                  </w:rPr>
                  <w:tab/>
                </w:r>
                <w:r w:rsidRPr="00E34BFE">
                  <w:rPr>
                    <w:rStyle w:val="Hyperlink"/>
                    <w:noProof/>
                  </w:rPr>
                  <w:t>Joe</w:t>
                </w:r>
                <w:r>
                  <w:rPr>
                    <w:noProof/>
                    <w:webHidden/>
                  </w:rPr>
                  <w:tab/>
                </w:r>
                <w:r>
                  <w:rPr>
                    <w:noProof/>
                    <w:webHidden/>
                  </w:rPr>
                  <w:fldChar w:fldCharType="begin"/>
                </w:r>
                <w:r>
                  <w:rPr>
                    <w:noProof/>
                    <w:webHidden/>
                  </w:rPr>
                  <w:instrText xml:space="preserve"> PAGEREF _Toc2013984 \h </w:instrText>
                </w:r>
                <w:r>
                  <w:rPr>
                    <w:noProof/>
                    <w:webHidden/>
                  </w:rPr>
                </w:r>
                <w:r>
                  <w:rPr>
                    <w:noProof/>
                    <w:webHidden/>
                  </w:rPr>
                  <w:fldChar w:fldCharType="separate"/>
                </w:r>
                <w:r>
                  <w:rPr>
                    <w:noProof/>
                    <w:webHidden/>
                  </w:rPr>
                  <w:t>18</w:t>
                </w:r>
                <w:r>
                  <w:rPr>
                    <w:noProof/>
                    <w:webHidden/>
                  </w:rPr>
                  <w:fldChar w:fldCharType="end"/>
                </w:r>
              </w:hyperlink>
            </w:p>
            <w:p w14:paraId="6F14A76E" w14:textId="77777777" w:rsidR="003D382B" w:rsidRDefault="003D382B">
              <w:pPr>
                <w:pStyle w:val="TOC2"/>
                <w:tabs>
                  <w:tab w:val="left" w:pos="880"/>
                  <w:tab w:val="right" w:leader="dot" w:pos="9016"/>
                </w:tabs>
                <w:rPr>
                  <w:rFonts w:eastAsiaTheme="minorEastAsia"/>
                  <w:noProof/>
                  <w:lang w:eastAsia="en-GB"/>
                </w:rPr>
              </w:pPr>
              <w:hyperlink w:anchor="_Toc2013985" w:history="1">
                <w:r w:rsidRPr="00E34BFE">
                  <w:rPr>
                    <w:rStyle w:val="Hyperlink"/>
                    <w:noProof/>
                  </w:rPr>
                  <w:t>6.3</w:t>
                </w:r>
                <w:r>
                  <w:rPr>
                    <w:rFonts w:eastAsiaTheme="minorEastAsia"/>
                    <w:noProof/>
                    <w:lang w:eastAsia="en-GB"/>
                  </w:rPr>
                  <w:tab/>
                </w:r>
                <w:r w:rsidRPr="00E34BFE">
                  <w:rPr>
                    <w:rStyle w:val="Hyperlink"/>
                    <w:noProof/>
                  </w:rPr>
                  <w:t>Scenarios and Use-Case</w:t>
                </w:r>
                <w:r>
                  <w:rPr>
                    <w:noProof/>
                    <w:webHidden/>
                  </w:rPr>
                  <w:tab/>
                </w:r>
                <w:r>
                  <w:rPr>
                    <w:noProof/>
                    <w:webHidden/>
                  </w:rPr>
                  <w:fldChar w:fldCharType="begin"/>
                </w:r>
                <w:r>
                  <w:rPr>
                    <w:noProof/>
                    <w:webHidden/>
                  </w:rPr>
                  <w:instrText xml:space="preserve"> PAGEREF _Toc2013985 \h </w:instrText>
                </w:r>
                <w:r>
                  <w:rPr>
                    <w:noProof/>
                    <w:webHidden/>
                  </w:rPr>
                </w:r>
                <w:r>
                  <w:rPr>
                    <w:noProof/>
                    <w:webHidden/>
                  </w:rPr>
                  <w:fldChar w:fldCharType="separate"/>
                </w:r>
                <w:r>
                  <w:rPr>
                    <w:noProof/>
                    <w:webHidden/>
                  </w:rPr>
                  <w:t>19</w:t>
                </w:r>
                <w:r>
                  <w:rPr>
                    <w:noProof/>
                    <w:webHidden/>
                  </w:rPr>
                  <w:fldChar w:fldCharType="end"/>
                </w:r>
              </w:hyperlink>
            </w:p>
            <w:p w14:paraId="0668267E" w14:textId="77777777" w:rsidR="003D382B" w:rsidRDefault="003D382B">
              <w:pPr>
                <w:pStyle w:val="TOC3"/>
                <w:tabs>
                  <w:tab w:val="left" w:pos="1320"/>
                  <w:tab w:val="right" w:leader="dot" w:pos="9016"/>
                </w:tabs>
                <w:rPr>
                  <w:rFonts w:eastAsiaTheme="minorEastAsia"/>
                  <w:noProof/>
                  <w:lang w:eastAsia="en-GB"/>
                </w:rPr>
              </w:pPr>
              <w:hyperlink w:anchor="_Toc2013986" w:history="1">
                <w:r w:rsidRPr="00E34BFE">
                  <w:rPr>
                    <w:rStyle w:val="Hyperlink"/>
                    <w:noProof/>
                  </w:rPr>
                  <w:t>6.3.1</w:t>
                </w:r>
                <w:r>
                  <w:rPr>
                    <w:rFonts w:eastAsiaTheme="minorEastAsia"/>
                    <w:noProof/>
                    <w:lang w:eastAsia="en-GB"/>
                  </w:rPr>
                  <w:tab/>
                </w:r>
                <w:r w:rsidRPr="00E34BFE">
                  <w:rPr>
                    <w:rStyle w:val="Hyperlink"/>
                    <w:noProof/>
                  </w:rPr>
                  <w:t>Scenario 1 – Log-in Screen, User</w:t>
                </w:r>
                <w:r>
                  <w:rPr>
                    <w:noProof/>
                    <w:webHidden/>
                  </w:rPr>
                  <w:tab/>
                </w:r>
                <w:r>
                  <w:rPr>
                    <w:noProof/>
                    <w:webHidden/>
                  </w:rPr>
                  <w:fldChar w:fldCharType="begin"/>
                </w:r>
                <w:r>
                  <w:rPr>
                    <w:noProof/>
                    <w:webHidden/>
                  </w:rPr>
                  <w:instrText xml:space="preserve"> PAGEREF _Toc2013986 \h </w:instrText>
                </w:r>
                <w:r>
                  <w:rPr>
                    <w:noProof/>
                    <w:webHidden/>
                  </w:rPr>
                </w:r>
                <w:r>
                  <w:rPr>
                    <w:noProof/>
                    <w:webHidden/>
                  </w:rPr>
                  <w:fldChar w:fldCharType="separate"/>
                </w:r>
                <w:r>
                  <w:rPr>
                    <w:noProof/>
                    <w:webHidden/>
                  </w:rPr>
                  <w:t>19</w:t>
                </w:r>
                <w:r>
                  <w:rPr>
                    <w:noProof/>
                    <w:webHidden/>
                  </w:rPr>
                  <w:fldChar w:fldCharType="end"/>
                </w:r>
              </w:hyperlink>
            </w:p>
            <w:p w14:paraId="64996917" w14:textId="77777777" w:rsidR="003D382B" w:rsidRDefault="003D382B">
              <w:pPr>
                <w:pStyle w:val="TOC3"/>
                <w:tabs>
                  <w:tab w:val="left" w:pos="1320"/>
                  <w:tab w:val="right" w:leader="dot" w:pos="9016"/>
                </w:tabs>
                <w:rPr>
                  <w:rFonts w:eastAsiaTheme="minorEastAsia"/>
                  <w:noProof/>
                  <w:lang w:eastAsia="en-GB"/>
                </w:rPr>
              </w:pPr>
              <w:hyperlink w:anchor="_Toc2013987" w:history="1">
                <w:r w:rsidRPr="00E34BFE">
                  <w:rPr>
                    <w:rStyle w:val="Hyperlink"/>
                    <w:noProof/>
                  </w:rPr>
                  <w:t>6.3.2</w:t>
                </w:r>
                <w:r>
                  <w:rPr>
                    <w:rFonts w:eastAsiaTheme="minorEastAsia"/>
                    <w:noProof/>
                    <w:lang w:eastAsia="en-GB"/>
                  </w:rPr>
                  <w:tab/>
                </w:r>
                <w:r w:rsidRPr="00E34BFE">
                  <w:rPr>
                    <w:rStyle w:val="Hyperlink"/>
                    <w:noProof/>
                  </w:rPr>
                  <w:t>Scenario 2 – User encounters problem</w:t>
                </w:r>
                <w:r>
                  <w:rPr>
                    <w:noProof/>
                    <w:webHidden/>
                  </w:rPr>
                  <w:tab/>
                </w:r>
                <w:r>
                  <w:rPr>
                    <w:noProof/>
                    <w:webHidden/>
                  </w:rPr>
                  <w:fldChar w:fldCharType="begin"/>
                </w:r>
                <w:r>
                  <w:rPr>
                    <w:noProof/>
                    <w:webHidden/>
                  </w:rPr>
                  <w:instrText xml:space="preserve"> PAGEREF _Toc2013987 \h </w:instrText>
                </w:r>
                <w:r>
                  <w:rPr>
                    <w:noProof/>
                    <w:webHidden/>
                  </w:rPr>
                </w:r>
                <w:r>
                  <w:rPr>
                    <w:noProof/>
                    <w:webHidden/>
                  </w:rPr>
                  <w:fldChar w:fldCharType="separate"/>
                </w:r>
                <w:r>
                  <w:rPr>
                    <w:noProof/>
                    <w:webHidden/>
                  </w:rPr>
                  <w:t>19</w:t>
                </w:r>
                <w:r>
                  <w:rPr>
                    <w:noProof/>
                    <w:webHidden/>
                  </w:rPr>
                  <w:fldChar w:fldCharType="end"/>
                </w:r>
              </w:hyperlink>
            </w:p>
            <w:p w14:paraId="6C6195D5" w14:textId="77777777" w:rsidR="003D382B" w:rsidRDefault="003D382B">
              <w:pPr>
                <w:pStyle w:val="TOC3"/>
                <w:tabs>
                  <w:tab w:val="left" w:pos="1320"/>
                  <w:tab w:val="right" w:leader="dot" w:pos="9016"/>
                </w:tabs>
                <w:rPr>
                  <w:rFonts w:eastAsiaTheme="minorEastAsia"/>
                  <w:noProof/>
                  <w:lang w:eastAsia="en-GB"/>
                </w:rPr>
              </w:pPr>
              <w:hyperlink w:anchor="_Toc2013988" w:history="1">
                <w:r w:rsidRPr="00E34BFE">
                  <w:rPr>
                    <w:rStyle w:val="Hyperlink"/>
                    <w:noProof/>
                  </w:rPr>
                  <w:t>6.3.3</w:t>
                </w:r>
                <w:r>
                  <w:rPr>
                    <w:rFonts w:eastAsiaTheme="minorEastAsia"/>
                    <w:noProof/>
                    <w:lang w:eastAsia="en-GB"/>
                  </w:rPr>
                  <w:tab/>
                </w:r>
                <w:r w:rsidRPr="00E34BFE">
                  <w:rPr>
                    <w:rStyle w:val="Hyperlink"/>
                    <w:noProof/>
                  </w:rPr>
                  <w:t>Scenario 3 – Home Screen, Medication Bottle Button Flashing, Chime Sounding</w:t>
                </w:r>
                <w:r>
                  <w:rPr>
                    <w:noProof/>
                    <w:webHidden/>
                  </w:rPr>
                  <w:tab/>
                </w:r>
                <w:r>
                  <w:rPr>
                    <w:noProof/>
                    <w:webHidden/>
                  </w:rPr>
                  <w:fldChar w:fldCharType="begin"/>
                </w:r>
                <w:r>
                  <w:rPr>
                    <w:noProof/>
                    <w:webHidden/>
                  </w:rPr>
                  <w:instrText xml:space="preserve"> PAGEREF _Toc2013988 \h </w:instrText>
                </w:r>
                <w:r>
                  <w:rPr>
                    <w:noProof/>
                    <w:webHidden/>
                  </w:rPr>
                </w:r>
                <w:r>
                  <w:rPr>
                    <w:noProof/>
                    <w:webHidden/>
                  </w:rPr>
                  <w:fldChar w:fldCharType="separate"/>
                </w:r>
                <w:r>
                  <w:rPr>
                    <w:noProof/>
                    <w:webHidden/>
                  </w:rPr>
                  <w:t>19</w:t>
                </w:r>
                <w:r>
                  <w:rPr>
                    <w:noProof/>
                    <w:webHidden/>
                  </w:rPr>
                  <w:fldChar w:fldCharType="end"/>
                </w:r>
              </w:hyperlink>
            </w:p>
            <w:p w14:paraId="76BDFD98" w14:textId="77777777" w:rsidR="003D382B" w:rsidRDefault="003D382B">
              <w:pPr>
                <w:pStyle w:val="TOC3"/>
                <w:tabs>
                  <w:tab w:val="left" w:pos="1320"/>
                  <w:tab w:val="right" w:leader="dot" w:pos="9016"/>
                </w:tabs>
                <w:rPr>
                  <w:rFonts w:eastAsiaTheme="minorEastAsia"/>
                  <w:noProof/>
                  <w:lang w:eastAsia="en-GB"/>
                </w:rPr>
              </w:pPr>
              <w:hyperlink w:anchor="_Toc2013989" w:history="1">
                <w:r w:rsidRPr="00E34BFE">
                  <w:rPr>
                    <w:rStyle w:val="Hyperlink"/>
                    <w:noProof/>
                  </w:rPr>
                  <w:t>6.3.4</w:t>
                </w:r>
                <w:r>
                  <w:rPr>
                    <w:rFonts w:eastAsiaTheme="minorEastAsia"/>
                    <w:noProof/>
                    <w:lang w:eastAsia="en-GB"/>
                  </w:rPr>
                  <w:tab/>
                </w:r>
                <w:r w:rsidRPr="00E34BFE">
                  <w:rPr>
                    <w:rStyle w:val="Hyperlink"/>
                    <w:noProof/>
                  </w:rPr>
                  <w:t>Scenario 4 – Home Screen, No Chime Sounding, No Button flashing</w:t>
                </w:r>
                <w:r>
                  <w:rPr>
                    <w:noProof/>
                    <w:webHidden/>
                  </w:rPr>
                  <w:tab/>
                </w:r>
                <w:r>
                  <w:rPr>
                    <w:noProof/>
                    <w:webHidden/>
                  </w:rPr>
                  <w:fldChar w:fldCharType="begin"/>
                </w:r>
                <w:r>
                  <w:rPr>
                    <w:noProof/>
                    <w:webHidden/>
                  </w:rPr>
                  <w:instrText xml:space="preserve"> PAGEREF _Toc2013989 \h </w:instrText>
                </w:r>
                <w:r>
                  <w:rPr>
                    <w:noProof/>
                    <w:webHidden/>
                  </w:rPr>
                </w:r>
                <w:r>
                  <w:rPr>
                    <w:noProof/>
                    <w:webHidden/>
                  </w:rPr>
                  <w:fldChar w:fldCharType="separate"/>
                </w:r>
                <w:r>
                  <w:rPr>
                    <w:noProof/>
                    <w:webHidden/>
                  </w:rPr>
                  <w:t>20</w:t>
                </w:r>
                <w:r>
                  <w:rPr>
                    <w:noProof/>
                    <w:webHidden/>
                  </w:rPr>
                  <w:fldChar w:fldCharType="end"/>
                </w:r>
              </w:hyperlink>
            </w:p>
            <w:p w14:paraId="71B69BBD" w14:textId="77777777" w:rsidR="003D382B" w:rsidRDefault="003D382B">
              <w:pPr>
                <w:pStyle w:val="TOC3"/>
                <w:tabs>
                  <w:tab w:val="left" w:pos="1320"/>
                  <w:tab w:val="right" w:leader="dot" w:pos="9016"/>
                </w:tabs>
                <w:rPr>
                  <w:rFonts w:eastAsiaTheme="minorEastAsia"/>
                  <w:noProof/>
                  <w:lang w:eastAsia="en-GB"/>
                </w:rPr>
              </w:pPr>
              <w:hyperlink w:anchor="_Toc2013990" w:history="1">
                <w:r w:rsidRPr="00E34BFE">
                  <w:rPr>
                    <w:rStyle w:val="Hyperlink"/>
                    <w:noProof/>
                  </w:rPr>
                  <w:t>6.3.5</w:t>
                </w:r>
                <w:r>
                  <w:rPr>
                    <w:rFonts w:eastAsiaTheme="minorEastAsia"/>
                    <w:noProof/>
                    <w:lang w:eastAsia="en-GB"/>
                  </w:rPr>
                  <w:tab/>
                </w:r>
                <w:r w:rsidRPr="00E34BFE">
                  <w:rPr>
                    <w:rStyle w:val="Hyperlink"/>
                    <w:noProof/>
                  </w:rPr>
                  <w:t>Scenario 5 – Home Screen, No Chime Sounding, No Button flashing</w:t>
                </w:r>
                <w:r>
                  <w:rPr>
                    <w:noProof/>
                    <w:webHidden/>
                  </w:rPr>
                  <w:tab/>
                </w:r>
                <w:r>
                  <w:rPr>
                    <w:noProof/>
                    <w:webHidden/>
                  </w:rPr>
                  <w:fldChar w:fldCharType="begin"/>
                </w:r>
                <w:r>
                  <w:rPr>
                    <w:noProof/>
                    <w:webHidden/>
                  </w:rPr>
                  <w:instrText xml:space="preserve"> PAGEREF _Toc2013990 \h </w:instrText>
                </w:r>
                <w:r>
                  <w:rPr>
                    <w:noProof/>
                    <w:webHidden/>
                  </w:rPr>
                </w:r>
                <w:r>
                  <w:rPr>
                    <w:noProof/>
                    <w:webHidden/>
                  </w:rPr>
                  <w:fldChar w:fldCharType="separate"/>
                </w:r>
                <w:r>
                  <w:rPr>
                    <w:noProof/>
                    <w:webHidden/>
                  </w:rPr>
                  <w:t>20</w:t>
                </w:r>
                <w:r>
                  <w:rPr>
                    <w:noProof/>
                    <w:webHidden/>
                  </w:rPr>
                  <w:fldChar w:fldCharType="end"/>
                </w:r>
              </w:hyperlink>
            </w:p>
            <w:p w14:paraId="058194AE" w14:textId="77777777" w:rsidR="003D382B" w:rsidRDefault="003D382B">
              <w:pPr>
                <w:pStyle w:val="TOC3"/>
                <w:tabs>
                  <w:tab w:val="left" w:pos="1320"/>
                  <w:tab w:val="right" w:leader="dot" w:pos="9016"/>
                </w:tabs>
                <w:rPr>
                  <w:rFonts w:eastAsiaTheme="minorEastAsia"/>
                  <w:noProof/>
                  <w:lang w:eastAsia="en-GB"/>
                </w:rPr>
              </w:pPr>
              <w:hyperlink w:anchor="_Toc2013991" w:history="1">
                <w:r w:rsidRPr="00E34BFE">
                  <w:rPr>
                    <w:rStyle w:val="Hyperlink"/>
                    <w:noProof/>
                  </w:rPr>
                  <w:t>6.3.6</w:t>
                </w:r>
                <w:r>
                  <w:rPr>
                    <w:rFonts w:eastAsiaTheme="minorEastAsia"/>
                    <w:noProof/>
                    <w:lang w:eastAsia="en-GB"/>
                  </w:rPr>
                  <w:tab/>
                </w:r>
                <w:r w:rsidRPr="00E34BFE">
                  <w:rPr>
                    <w:rStyle w:val="Hyperlink"/>
                    <w:noProof/>
                  </w:rPr>
                  <w:t>Scenario 6 – Home Screen, No Chime Sounding, No Button flashing</w:t>
                </w:r>
                <w:r>
                  <w:rPr>
                    <w:noProof/>
                    <w:webHidden/>
                  </w:rPr>
                  <w:tab/>
                </w:r>
                <w:r>
                  <w:rPr>
                    <w:noProof/>
                    <w:webHidden/>
                  </w:rPr>
                  <w:fldChar w:fldCharType="begin"/>
                </w:r>
                <w:r>
                  <w:rPr>
                    <w:noProof/>
                    <w:webHidden/>
                  </w:rPr>
                  <w:instrText xml:space="preserve"> PAGEREF _Toc2013991 \h </w:instrText>
                </w:r>
                <w:r>
                  <w:rPr>
                    <w:noProof/>
                    <w:webHidden/>
                  </w:rPr>
                </w:r>
                <w:r>
                  <w:rPr>
                    <w:noProof/>
                    <w:webHidden/>
                  </w:rPr>
                  <w:fldChar w:fldCharType="separate"/>
                </w:r>
                <w:r>
                  <w:rPr>
                    <w:noProof/>
                    <w:webHidden/>
                  </w:rPr>
                  <w:t>20</w:t>
                </w:r>
                <w:r>
                  <w:rPr>
                    <w:noProof/>
                    <w:webHidden/>
                  </w:rPr>
                  <w:fldChar w:fldCharType="end"/>
                </w:r>
              </w:hyperlink>
            </w:p>
            <w:p w14:paraId="573183CB" w14:textId="77777777" w:rsidR="003D382B" w:rsidRDefault="003D382B">
              <w:pPr>
                <w:pStyle w:val="TOC3"/>
                <w:tabs>
                  <w:tab w:val="left" w:pos="1320"/>
                  <w:tab w:val="right" w:leader="dot" w:pos="9016"/>
                </w:tabs>
                <w:rPr>
                  <w:rFonts w:eastAsiaTheme="minorEastAsia"/>
                  <w:noProof/>
                  <w:lang w:eastAsia="en-GB"/>
                </w:rPr>
              </w:pPr>
              <w:hyperlink w:anchor="_Toc2013992" w:history="1">
                <w:r w:rsidRPr="00E34BFE">
                  <w:rPr>
                    <w:rStyle w:val="Hyperlink"/>
                    <w:noProof/>
                  </w:rPr>
                  <w:t>6.3.7</w:t>
                </w:r>
                <w:r>
                  <w:rPr>
                    <w:rFonts w:eastAsiaTheme="minorEastAsia"/>
                    <w:noProof/>
                    <w:lang w:eastAsia="en-GB"/>
                  </w:rPr>
                  <w:tab/>
                </w:r>
                <w:r w:rsidRPr="00E34BFE">
                  <w:rPr>
                    <w:rStyle w:val="Hyperlink"/>
                    <w:noProof/>
                  </w:rPr>
                  <w:t>Scenario 7 – Home Screen, No Chime Sounding, No Button flashing</w:t>
                </w:r>
                <w:r>
                  <w:rPr>
                    <w:noProof/>
                    <w:webHidden/>
                  </w:rPr>
                  <w:tab/>
                </w:r>
                <w:r>
                  <w:rPr>
                    <w:noProof/>
                    <w:webHidden/>
                  </w:rPr>
                  <w:fldChar w:fldCharType="begin"/>
                </w:r>
                <w:r>
                  <w:rPr>
                    <w:noProof/>
                    <w:webHidden/>
                  </w:rPr>
                  <w:instrText xml:space="preserve"> PAGEREF _Toc2013992 \h </w:instrText>
                </w:r>
                <w:r>
                  <w:rPr>
                    <w:noProof/>
                    <w:webHidden/>
                  </w:rPr>
                </w:r>
                <w:r>
                  <w:rPr>
                    <w:noProof/>
                    <w:webHidden/>
                  </w:rPr>
                  <w:fldChar w:fldCharType="separate"/>
                </w:r>
                <w:r>
                  <w:rPr>
                    <w:noProof/>
                    <w:webHidden/>
                  </w:rPr>
                  <w:t>20</w:t>
                </w:r>
                <w:r>
                  <w:rPr>
                    <w:noProof/>
                    <w:webHidden/>
                  </w:rPr>
                  <w:fldChar w:fldCharType="end"/>
                </w:r>
              </w:hyperlink>
            </w:p>
            <w:p w14:paraId="2199DF82" w14:textId="77777777" w:rsidR="003D382B" w:rsidRDefault="003D382B">
              <w:pPr>
                <w:pStyle w:val="TOC3"/>
                <w:tabs>
                  <w:tab w:val="left" w:pos="1320"/>
                  <w:tab w:val="right" w:leader="dot" w:pos="9016"/>
                </w:tabs>
                <w:rPr>
                  <w:rFonts w:eastAsiaTheme="minorEastAsia"/>
                  <w:noProof/>
                  <w:lang w:eastAsia="en-GB"/>
                </w:rPr>
              </w:pPr>
              <w:hyperlink w:anchor="_Toc2013993" w:history="1">
                <w:r w:rsidRPr="00E34BFE">
                  <w:rPr>
                    <w:rStyle w:val="Hyperlink"/>
                    <w:noProof/>
                  </w:rPr>
                  <w:t>6.3.8</w:t>
                </w:r>
                <w:r>
                  <w:rPr>
                    <w:rFonts w:eastAsiaTheme="minorEastAsia"/>
                    <w:noProof/>
                    <w:lang w:eastAsia="en-GB"/>
                  </w:rPr>
                  <w:tab/>
                </w:r>
                <w:r w:rsidRPr="00E34BFE">
                  <w:rPr>
                    <w:rStyle w:val="Hyperlink"/>
                    <w:noProof/>
                  </w:rPr>
                  <w:t>Scenario 8 – Home Screen, No Chime Sounding, No Button flashing</w:t>
                </w:r>
                <w:r>
                  <w:rPr>
                    <w:noProof/>
                    <w:webHidden/>
                  </w:rPr>
                  <w:tab/>
                </w:r>
                <w:r>
                  <w:rPr>
                    <w:noProof/>
                    <w:webHidden/>
                  </w:rPr>
                  <w:fldChar w:fldCharType="begin"/>
                </w:r>
                <w:r>
                  <w:rPr>
                    <w:noProof/>
                    <w:webHidden/>
                  </w:rPr>
                  <w:instrText xml:space="preserve"> PAGEREF _Toc2013993 \h </w:instrText>
                </w:r>
                <w:r>
                  <w:rPr>
                    <w:noProof/>
                    <w:webHidden/>
                  </w:rPr>
                </w:r>
                <w:r>
                  <w:rPr>
                    <w:noProof/>
                    <w:webHidden/>
                  </w:rPr>
                  <w:fldChar w:fldCharType="separate"/>
                </w:r>
                <w:r>
                  <w:rPr>
                    <w:noProof/>
                    <w:webHidden/>
                  </w:rPr>
                  <w:t>21</w:t>
                </w:r>
                <w:r>
                  <w:rPr>
                    <w:noProof/>
                    <w:webHidden/>
                  </w:rPr>
                  <w:fldChar w:fldCharType="end"/>
                </w:r>
              </w:hyperlink>
            </w:p>
            <w:p w14:paraId="2720531F" w14:textId="77777777" w:rsidR="003D382B" w:rsidRDefault="003D382B">
              <w:pPr>
                <w:pStyle w:val="TOC3"/>
                <w:tabs>
                  <w:tab w:val="left" w:pos="1320"/>
                  <w:tab w:val="right" w:leader="dot" w:pos="9016"/>
                </w:tabs>
                <w:rPr>
                  <w:rFonts w:eastAsiaTheme="minorEastAsia"/>
                  <w:noProof/>
                  <w:lang w:eastAsia="en-GB"/>
                </w:rPr>
              </w:pPr>
              <w:hyperlink w:anchor="_Toc2013994" w:history="1">
                <w:r w:rsidRPr="00E34BFE">
                  <w:rPr>
                    <w:rStyle w:val="Hyperlink"/>
                    <w:noProof/>
                  </w:rPr>
                  <w:t>6.3.9</w:t>
                </w:r>
                <w:r>
                  <w:rPr>
                    <w:rFonts w:eastAsiaTheme="minorEastAsia"/>
                    <w:noProof/>
                    <w:lang w:eastAsia="en-GB"/>
                  </w:rPr>
                  <w:tab/>
                </w:r>
                <w:r w:rsidRPr="00E34BFE">
                  <w:rPr>
                    <w:rStyle w:val="Hyperlink"/>
                    <w:noProof/>
                  </w:rPr>
                  <w:t>Scenario 9 – Home Screen, No Chime Sounding, No Button flashing</w:t>
                </w:r>
                <w:r>
                  <w:rPr>
                    <w:noProof/>
                    <w:webHidden/>
                  </w:rPr>
                  <w:tab/>
                </w:r>
                <w:r>
                  <w:rPr>
                    <w:noProof/>
                    <w:webHidden/>
                  </w:rPr>
                  <w:fldChar w:fldCharType="begin"/>
                </w:r>
                <w:r>
                  <w:rPr>
                    <w:noProof/>
                    <w:webHidden/>
                  </w:rPr>
                  <w:instrText xml:space="preserve"> PAGEREF _Toc2013994 \h </w:instrText>
                </w:r>
                <w:r>
                  <w:rPr>
                    <w:noProof/>
                    <w:webHidden/>
                  </w:rPr>
                </w:r>
                <w:r>
                  <w:rPr>
                    <w:noProof/>
                    <w:webHidden/>
                  </w:rPr>
                  <w:fldChar w:fldCharType="separate"/>
                </w:r>
                <w:r>
                  <w:rPr>
                    <w:noProof/>
                    <w:webHidden/>
                  </w:rPr>
                  <w:t>21</w:t>
                </w:r>
                <w:r>
                  <w:rPr>
                    <w:noProof/>
                    <w:webHidden/>
                  </w:rPr>
                  <w:fldChar w:fldCharType="end"/>
                </w:r>
              </w:hyperlink>
            </w:p>
            <w:p w14:paraId="1E219E63" w14:textId="77777777" w:rsidR="003D382B" w:rsidRDefault="003D382B">
              <w:pPr>
                <w:pStyle w:val="TOC3"/>
                <w:tabs>
                  <w:tab w:val="left" w:pos="1320"/>
                  <w:tab w:val="right" w:leader="dot" w:pos="9016"/>
                </w:tabs>
                <w:rPr>
                  <w:rFonts w:eastAsiaTheme="minorEastAsia"/>
                  <w:noProof/>
                  <w:lang w:eastAsia="en-GB"/>
                </w:rPr>
              </w:pPr>
              <w:hyperlink w:anchor="_Toc2013995" w:history="1">
                <w:r w:rsidRPr="00E34BFE">
                  <w:rPr>
                    <w:rStyle w:val="Hyperlink"/>
                    <w:noProof/>
                  </w:rPr>
                  <w:t>6.3.10</w:t>
                </w:r>
                <w:r>
                  <w:rPr>
                    <w:rFonts w:eastAsiaTheme="minorEastAsia"/>
                    <w:noProof/>
                    <w:lang w:eastAsia="en-GB"/>
                  </w:rPr>
                  <w:tab/>
                </w:r>
                <w:r w:rsidRPr="00E34BFE">
                  <w:rPr>
                    <w:rStyle w:val="Hyperlink"/>
                    <w:noProof/>
                  </w:rPr>
                  <w:t>Scenario 10 – Home Screen, No Chime Sounding, No Button flashing</w:t>
                </w:r>
                <w:r>
                  <w:rPr>
                    <w:noProof/>
                    <w:webHidden/>
                  </w:rPr>
                  <w:tab/>
                </w:r>
                <w:r>
                  <w:rPr>
                    <w:noProof/>
                    <w:webHidden/>
                  </w:rPr>
                  <w:fldChar w:fldCharType="begin"/>
                </w:r>
                <w:r>
                  <w:rPr>
                    <w:noProof/>
                    <w:webHidden/>
                  </w:rPr>
                  <w:instrText xml:space="preserve"> PAGEREF _Toc2013995 \h </w:instrText>
                </w:r>
                <w:r>
                  <w:rPr>
                    <w:noProof/>
                    <w:webHidden/>
                  </w:rPr>
                </w:r>
                <w:r>
                  <w:rPr>
                    <w:noProof/>
                    <w:webHidden/>
                  </w:rPr>
                  <w:fldChar w:fldCharType="separate"/>
                </w:r>
                <w:r>
                  <w:rPr>
                    <w:noProof/>
                    <w:webHidden/>
                  </w:rPr>
                  <w:t>21</w:t>
                </w:r>
                <w:r>
                  <w:rPr>
                    <w:noProof/>
                    <w:webHidden/>
                  </w:rPr>
                  <w:fldChar w:fldCharType="end"/>
                </w:r>
              </w:hyperlink>
            </w:p>
            <w:p w14:paraId="0AC5F271" w14:textId="77777777" w:rsidR="003D382B" w:rsidRDefault="003D382B">
              <w:pPr>
                <w:pStyle w:val="TOC3"/>
                <w:tabs>
                  <w:tab w:val="left" w:pos="1320"/>
                  <w:tab w:val="right" w:leader="dot" w:pos="9016"/>
                </w:tabs>
                <w:rPr>
                  <w:rFonts w:eastAsiaTheme="minorEastAsia"/>
                  <w:noProof/>
                  <w:lang w:eastAsia="en-GB"/>
                </w:rPr>
              </w:pPr>
              <w:hyperlink w:anchor="_Toc2013996" w:history="1">
                <w:r w:rsidRPr="00E34BFE">
                  <w:rPr>
                    <w:rStyle w:val="Hyperlink"/>
                    <w:noProof/>
                  </w:rPr>
                  <w:t>6.3.11</w:t>
                </w:r>
                <w:r>
                  <w:rPr>
                    <w:rFonts w:eastAsiaTheme="minorEastAsia"/>
                    <w:noProof/>
                    <w:lang w:eastAsia="en-GB"/>
                  </w:rPr>
                  <w:tab/>
                </w:r>
                <w:r w:rsidRPr="00E34BFE">
                  <w:rPr>
                    <w:rStyle w:val="Hyperlink"/>
                    <w:noProof/>
                  </w:rPr>
                  <w:t>Scenario 11 – Home Screen, No Chime Sounding, No Button flashing</w:t>
                </w:r>
                <w:r>
                  <w:rPr>
                    <w:noProof/>
                    <w:webHidden/>
                  </w:rPr>
                  <w:tab/>
                </w:r>
                <w:r>
                  <w:rPr>
                    <w:noProof/>
                    <w:webHidden/>
                  </w:rPr>
                  <w:fldChar w:fldCharType="begin"/>
                </w:r>
                <w:r>
                  <w:rPr>
                    <w:noProof/>
                    <w:webHidden/>
                  </w:rPr>
                  <w:instrText xml:space="preserve"> PAGEREF _Toc2013996 \h </w:instrText>
                </w:r>
                <w:r>
                  <w:rPr>
                    <w:noProof/>
                    <w:webHidden/>
                  </w:rPr>
                </w:r>
                <w:r>
                  <w:rPr>
                    <w:noProof/>
                    <w:webHidden/>
                  </w:rPr>
                  <w:fldChar w:fldCharType="separate"/>
                </w:r>
                <w:r>
                  <w:rPr>
                    <w:noProof/>
                    <w:webHidden/>
                  </w:rPr>
                  <w:t>21</w:t>
                </w:r>
                <w:r>
                  <w:rPr>
                    <w:noProof/>
                    <w:webHidden/>
                  </w:rPr>
                  <w:fldChar w:fldCharType="end"/>
                </w:r>
              </w:hyperlink>
            </w:p>
            <w:p w14:paraId="66F28E8C" w14:textId="77777777" w:rsidR="003D382B" w:rsidRDefault="003D382B">
              <w:pPr>
                <w:pStyle w:val="TOC3"/>
                <w:tabs>
                  <w:tab w:val="left" w:pos="1320"/>
                  <w:tab w:val="right" w:leader="dot" w:pos="9016"/>
                </w:tabs>
                <w:rPr>
                  <w:rFonts w:eastAsiaTheme="minorEastAsia"/>
                  <w:noProof/>
                  <w:lang w:eastAsia="en-GB"/>
                </w:rPr>
              </w:pPr>
              <w:hyperlink w:anchor="_Toc2013997" w:history="1">
                <w:r w:rsidRPr="00E34BFE">
                  <w:rPr>
                    <w:rStyle w:val="Hyperlink"/>
                    <w:rFonts w:cstheme="minorHAnsi"/>
                    <w:noProof/>
                  </w:rPr>
                  <w:t>6.3.12</w:t>
                </w:r>
                <w:r>
                  <w:rPr>
                    <w:rFonts w:eastAsiaTheme="minorEastAsia"/>
                    <w:noProof/>
                    <w:lang w:eastAsia="en-GB"/>
                  </w:rPr>
                  <w:tab/>
                </w:r>
                <w:r w:rsidRPr="00E34BFE">
                  <w:rPr>
                    <w:rStyle w:val="Hyperlink"/>
                    <w:rFonts w:cstheme="minorHAnsi"/>
                    <w:noProof/>
                  </w:rPr>
                  <w:t>Use-Case for Cozmo Robot</w:t>
                </w:r>
                <w:r>
                  <w:rPr>
                    <w:noProof/>
                    <w:webHidden/>
                  </w:rPr>
                  <w:tab/>
                </w:r>
                <w:r>
                  <w:rPr>
                    <w:noProof/>
                    <w:webHidden/>
                  </w:rPr>
                  <w:fldChar w:fldCharType="begin"/>
                </w:r>
                <w:r>
                  <w:rPr>
                    <w:noProof/>
                    <w:webHidden/>
                  </w:rPr>
                  <w:instrText xml:space="preserve"> PAGEREF _Toc2013997 \h </w:instrText>
                </w:r>
                <w:r>
                  <w:rPr>
                    <w:noProof/>
                    <w:webHidden/>
                  </w:rPr>
                </w:r>
                <w:r>
                  <w:rPr>
                    <w:noProof/>
                    <w:webHidden/>
                  </w:rPr>
                  <w:fldChar w:fldCharType="separate"/>
                </w:r>
                <w:r>
                  <w:rPr>
                    <w:noProof/>
                    <w:webHidden/>
                  </w:rPr>
                  <w:t>22</w:t>
                </w:r>
                <w:r>
                  <w:rPr>
                    <w:noProof/>
                    <w:webHidden/>
                  </w:rPr>
                  <w:fldChar w:fldCharType="end"/>
                </w:r>
              </w:hyperlink>
            </w:p>
            <w:p w14:paraId="0253853A" w14:textId="77777777" w:rsidR="003D382B" w:rsidRDefault="003D382B">
              <w:pPr>
                <w:pStyle w:val="TOC2"/>
                <w:tabs>
                  <w:tab w:val="left" w:pos="880"/>
                  <w:tab w:val="right" w:leader="dot" w:pos="9016"/>
                </w:tabs>
                <w:rPr>
                  <w:rFonts w:eastAsiaTheme="minorEastAsia"/>
                  <w:noProof/>
                  <w:lang w:eastAsia="en-GB"/>
                </w:rPr>
              </w:pPr>
              <w:hyperlink w:anchor="_Toc2013998" w:history="1">
                <w:r w:rsidRPr="00E34BFE">
                  <w:rPr>
                    <w:rStyle w:val="Hyperlink"/>
                    <w:noProof/>
                  </w:rPr>
                  <w:t>6.4</w:t>
                </w:r>
                <w:r>
                  <w:rPr>
                    <w:rFonts w:eastAsiaTheme="minorEastAsia"/>
                    <w:noProof/>
                    <w:lang w:eastAsia="en-GB"/>
                  </w:rPr>
                  <w:tab/>
                </w:r>
                <w:r w:rsidRPr="00E34BFE">
                  <w:rPr>
                    <w:rStyle w:val="Hyperlink"/>
                    <w:noProof/>
                  </w:rPr>
                  <w:t>Proposed Design for 1</w:t>
                </w:r>
                <w:r w:rsidRPr="00E34BFE">
                  <w:rPr>
                    <w:rStyle w:val="Hyperlink"/>
                    <w:noProof/>
                    <w:vertAlign w:val="superscript"/>
                  </w:rPr>
                  <w:t>st</w:t>
                </w:r>
                <w:r w:rsidRPr="00E34BFE">
                  <w:rPr>
                    <w:rStyle w:val="Hyperlink"/>
                    <w:noProof/>
                  </w:rPr>
                  <w:t xml:space="preserve"> February Presentation</w:t>
                </w:r>
                <w:r>
                  <w:rPr>
                    <w:noProof/>
                    <w:webHidden/>
                  </w:rPr>
                  <w:tab/>
                </w:r>
                <w:r>
                  <w:rPr>
                    <w:noProof/>
                    <w:webHidden/>
                  </w:rPr>
                  <w:fldChar w:fldCharType="begin"/>
                </w:r>
                <w:r>
                  <w:rPr>
                    <w:noProof/>
                    <w:webHidden/>
                  </w:rPr>
                  <w:instrText xml:space="preserve"> PAGEREF _Toc2013998 \h </w:instrText>
                </w:r>
                <w:r>
                  <w:rPr>
                    <w:noProof/>
                    <w:webHidden/>
                  </w:rPr>
                </w:r>
                <w:r>
                  <w:rPr>
                    <w:noProof/>
                    <w:webHidden/>
                  </w:rPr>
                  <w:fldChar w:fldCharType="separate"/>
                </w:r>
                <w:r>
                  <w:rPr>
                    <w:noProof/>
                    <w:webHidden/>
                  </w:rPr>
                  <w:t>23</w:t>
                </w:r>
                <w:r>
                  <w:rPr>
                    <w:noProof/>
                    <w:webHidden/>
                  </w:rPr>
                  <w:fldChar w:fldCharType="end"/>
                </w:r>
              </w:hyperlink>
            </w:p>
            <w:p w14:paraId="592AB8EB" w14:textId="77777777" w:rsidR="003D382B" w:rsidRDefault="003D382B">
              <w:pPr>
                <w:pStyle w:val="TOC2"/>
                <w:tabs>
                  <w:tab w:val="left" w:pos="880"/>
                  <w:tab w:val="right" w:leader="dot" w:pos="9016"/>
                </w:tabs>
                <w:rPr>
                  <w:rFonts w:eastAsiaTheme="minorEastAsia"/>
                  <w:noProof/>
                  <w:lang w:eastAsia="en-GB"/>
                </w:rPr>
              </w:pPr>
              <w:hyperlink w:anchor="_Toc2013999" w:history="1">
                <w:r w:rsidRPr="00E34BFE">
                  <w:rPr>
                    <w:rStyle w:val="Hyperlink"/>
                    <w:noProof/>
                  </w:rPr>
                  <w:t>6.5</w:t>
                </w:r>
                <w:r>
                  <w:rPr>
                    <w:rFonts w:eastAsiaTheme="minorEastAsia"/>
                    <w:noProof/>
                    <w:lang w:eastAsia="en-GB"/>
                  </w:rPr>
                  <w:tab/>
                </w:r>
                <w:r w:rsidRPr="00E34BFE">
                  <w:rPr>
                    <w:rStyle w:val="Hyperlink"/>
                    <w:noProof/>
                  </w:rPr>
                  <w:t>Code for Cozmo Robot</w:t>
                </w:r>
                <w:r>
                  <w:rPr>
                    <w:noProof/>
                    <w:webHidden/>
                  </w:rPr>
                  <w:tab/>
                </w:r>
                <w:r>
                  <w:rPr>
                    <w:noProof/>
                    <w:webHidden/>
                  </w:rPr>
                  <w:fldChar w:fldCharType="begin"/>
                </w:r>
                <w:r>
                  <w:rPr>
                    <w:noProof/>
                    <w:webHidden/>
                  </w:rPr>
                  <w:instrText xml:space="preserve"> PAGEREF _Toc2013999 \h </w:instrText>
                </w:r>
                <w:r>
                  <w:rPr>
                    <w:noProof/>
                    <w:webHidden/>
                  </w:rPr>
                </w:r>
                <w:r>
                  <w:rPr>
                    <w:noProof/>
                    <w:webHidden/>
                  </w:rPr>
                  <w:fldChar w:fldCharType="separate"/>
                </w:r>
                <w:r>
                  <w:rPr>
                    <w:noProof/>
                    <w:webHidden/>
                  </w:rPr>
                  <w:t>25</w:t>
                </w:r>
                <w:r>
                  <w:rPr>
                    <w:noProof/>
                    <w:webHidden/>
                  </w:rPr>
                  <w:fldChar w:fldCharType="end"/>
                </w:r>
              </w:hyperlink>
            </w:p>
            <w:p w14:paraId="5704E7B6" w14:textId="77777777" w:rsidR="003D382B" w:rsidRDefault="003D382B">
              <w:pPr>
                <w:pStyle w:val="TOC1"/>
                <w:tabs>
                  <w:tab w:val="left" w:pos="440"/>
                  <w:tab w:val="right" w:leader="dot" w:pos="9016"/>
                </w:tabs>
                <w:rPr>
                  <w:rFonts w:eastAsiaTheme="minorEastAsia"/>
                  <w:noProof/>
                  <w:lang w:eastAsia="en-GB"/>
                </w:rPr>
              </w:pPr>
              <w:hyperlink w:anchor="_Toc2014000" w:history="1">
                <w:r w:rsidRPr="00E34BFE">
                  <w:rPr>
                    <w:rStyle w:val="Hyperlink"/>
                    <w:noProof/>
                  </w:rPr>
                  <w:t>7</w:t>
                </w:r>
                <w:r>
                  <w:rPr>
                    <w:rFonts w:eastAsiaTheme="minorEastAsia"/>
                    <w:noProof/>
                    <w:lang w:eastAsia="en-GB"/>
                  </w:rPr>
                  <w:tab/>
                </w:r>
                <w:r w:rsidRPr="00E34BFE">
                  <w:rPr>
                    <w:rStyle w:val="Hyperlink"/>
                    <w:noProof/>
                  </w:rPr>
                  <w:t>Prototype Screenshots</w:t>
                </w:r>
                <w:r>
                  <w:rPr>
                    <w:noProof/>
                    <w:webHidden/>
                  </w:rPr>
                  <w:tab/>
                </w:r>
                <w:r>
                  <w:rPr>
                    <w:noProof/>
                    <w:webHidden/>
                  </w:rPr>
                  <w:fldChar w:fldCharType="begin"/>
                </w:r>
                <w:r>
                  <w:rPr>
                    <w:noProof/>
                    <w:webHidden/>
                  </w:rPr>
                  <w:instrText xml:space="preserve"> PAGEREF _Toc2014000 \h </w:instrText>
                </w:r>
                <w:r>
                  <w:rPr>
                    <w:noProof/>
                    <w:webHidden/>
                  </w:rPr>
                </w:r>
                <w:r>
                  <w:rPr>
                    <w:noProof/>
                    <w:webHidden/>
                  </w:rPr>
                  <w:fldChar w:fldCharType="separate"/>
                </w:r>
                <w:r>
                  <w:rPr>
                    <w:noProof/>
                    <w:webHidden/>
                  </w:rPr>
                  <w:t>25</w:t>
                </w:r>
                <w:r>
                  <w:rPr>
                    <w:noProof/>
                    <w:webHidden/>
                  </w:rPr>
                  <w:fldChar w:fldCharType="end"/>
                </w:r>
              </w:hyperlink>
            </w:p>
            <w:p w14:paraId="723A27E0" w14:textId="77777777" w:rsidR="003D382B" w:rsidRDefault="003D382B">
              <w:pPr>
                <w:pStyle w:val="TOC3"/>
                <w:tabs>
                  <w:tab w:val="left" w:pos="1320"/>
                  <w:tab w:val="right" w:leader="dot" w:pos="9016"/>
                </w:tabs>
                <w:rPr>
                  <w:rFonts w:eastAsiaTheme="minorEastAsia"/>
                  <w:noProof/>
                  <w:lang w:eastAsia="en-GB"/>
                </w:rPr>
              </w:pPr>
              <w:hyperlink w:anchor="_Toc2014001" w:history="1">
                <w:r w:rsidRPr="00E34BFE">
                  <w:rPr>
                    <w:rStyle w:val="Hyperlink"/>
                    <w:noProof/>
                  </w:rPr>
                  <w:t>7.1.1</w:t>
                </w:r>
                <w:r>
                  <w:rPr>
                    <w:rFonts w:eastAsiaTheme="minorEastAsia"/>
                    <w:noProof/>
                    <w:lang w:eastAsia="en-GB"/>
                  </w:rPr>
                  <w:tab/>
                </w:r>
                <w:r w:rsidRPr="00E34BFE">
                  <w:rPr>
                    <w:rStyle w:val="Hyperlink"/>
                    <w:noProof/>
                  </w:rPr>
                  <w:t>Log-In Screen</w:t>
                </w:r>
                <w:r>
                  <w:rPr>
                    <w:noProof/>
                    <w:webHidden/>
                  </w:rPr>
                  <w:tab/>
                </w:r>
                <w:r>
                  <w:rPr>
                    <w:noProof/>
                    <w:webHidden/>
                  </w:rPr>
                  <w:fldChar w:fldCharType="begin"/>
                </w:r>
                <w:r>
                  <w:rPr>
                    <w:noProof/>
                    <w:webHidden/>
                  </w:rPr>
                  <w:instrText xml:space="preserve"> PAGEREF _Toc2014001 \h </w:instrText>
                </w:r>
                <w:r>
                  <w:rPr>
                    <w:noProof/>
                    <w:webHidden/>
                  </w:rPr>
                </w:r>
                <w:r>
                  <w:rPr>
                    <w:noProof/>
                    <w:webHidden/>
                  </w:rPr>
                  <w:fldChar w:fldCharType="separate"/>
                </w:r>
                <w:r>
                  <w:rPr>
                    <w:noProof/>
                    <w:webHidden/>
                  </w:rPr>
                  <w:t>25</w:t>
                </w:r>
                <w:r>
                  <w:rPr>
                    <w:noProof/>
                    <w:webHidden/>
                  </w:rPr>
                  <w:fldChar w:fldCharType="end"/>
                </w:r>
              </w:hyperlink>
            </w:p>
            <w:p w14:paraId="3C18B8C2" w14:textId="77777777" w:rsidR="003D382B" w:rsidRDefault="003D382B">
              <w:pPr>
                <w:pStyle w:val="TOC3"/>
                <w:tabs>
                  <w:tab w:val="left" w:pos="1320"/>
                  <w:tab w:val="right" w:leader="dot" w:pos="9016"/>
                </w:tabs>
                <w:rPr>
                  <w:rFonts w:eastAsiaTheme="minorEastAsia"/>
                  <w:noProof/>
                  <w:lang w:eastAsia="en-GB"/>
                </w:rPr>
              </w:pPr>
              <w:hyperlink w:anchor="_Toc2014002" w:history="1">
                <w:r w:rsidRPr="00E34BFE">
                  <w:rPr>
                    <w:rStyle w:val="Hyperlink"/>
                    <w:noProof/>
                  </w:rPr>
                  <w:t>7.1.2</w:t>
                </w:r>
                <w:r>
                  <w:rPr>
                    <w:rFonts w:eastAsiaTheme="minorEastAsia"/>
                    <w:noProof/>
                    <w:lang w:eastAsia="en-GB"/>
                  </w:rPr>
                  <w:tab/>
                </w:r>
                <w:r w:rsidRPr="00E34BFE">
                  <w:rPr>
                    <w:rStyle w:val="Hyperlink"/>
                    <w:noProof/>
                  </w:rPr>
                  <w:t>Home Screen</w:t>
                </w:r>
                <w:r>
                  <w:rPr>
                    <w:noProof/>
                    <w:webHidden/>
                  </w:rPr>
                  <w:tab/>
                </w:r>
                <w:r>
                  <w:rPr>
                    <w:noProof/>
                    <w:webHidden/>
                  </w:rPr>
                  <w:fldChar w:fldCharType="begin"/>
                </w:r>
                <w:r>
                  <w:rPr>
                    <w:noProof/>
                    <w:webHidden/>
                  </w:rPr>
                  <w:instrText xml:space="preserve"> PAGEREF _Toc2014002 \h </w:instrText>
                </w:r>
                <w:r>
                  <w:rPr>
                    <w:noProof/>
                    <w:webHidden/>
                  </w:rPr>
                </w:r>
                <w:r>
                  <w:rPr>
                    <w:noProof/>
                    <w:webHidden/>
                  </w:rPr>
                  <w:fldChar w:fldCharType="separate"/>
                </w:r>
                <w:r>
                  <w:rPr>
                    <w:noProof/>
                    <w:webHidden/>
                  </w:rPr>
                  <w:t>26</w:t>
                </w:r>
                <w:r>
                  <w:rPr>
                    <w:noProof/>
                    <w:webHidden/>
                  </w:rPr>
                  <w:fldChar w:fldCharType="end"/>
                </w:r>
              </w:hyperlink>
            </w:p>
            <w:p w14:paraId="1B74B209" w14:textId="77777777" w:rsidR="003D382B" w:rsidRDefault="003D382B">
              <w:pPr>
                <w:pStyle w:val="TOC3"/>
                <w:tabs>
                  <w:tab w:val="left" w:pos="1320"/>
                  <w:tab w:val="right" w:leader="dot" w:pos="9016"/>
                </w:tabs>
                <w:rPr>
                  <w:rFonts w:eastAsiaTheme="minorEastAsia"/>
                  <w:noProof/>
                  <w:lang w:eastAsia="en-GB"/>
                </w:rPr>
              </w:pPr>
              <w:hyperlink w:anchor="_Toc2014003" w:history="1">
                <w:r w:rsidRPr="00E34BFE">
                  <w:rPr>
                    <w:rStyle w:val="Hyperlink"/>
                    <w:noProof/>
                  </w:rPr>
                  <w:t>7.1.3</w:t>
                </w:r>
                <w:r>
                  <w:rPr>
                    <w:rFonts w:eastAsiaTheme="minorEastAsia"/>
                    <w:noProof/>
                    <w:lang w:eastAsia="en-GB"/>
                  </w:rPr>
                  <w:tab/>
                </w:r>
                <w:r w:rsidRPr="00E34BFE">
                  <w:rPr>
                    <w:rStyle w:val="Hyperlink"/>
                    <w:noProof/>
                  </w:rPr>
                  <w:t>Medication Screen</w:t>
                </w:r>
                <w:r>
                  <w:rPr>
                    <w:noProof/>
                    <w:webHidden/>
                  </w:rPr>
                  <w:tab/>
                </w:r>
                <w:r>
                  <w:rPr>
                    <w:noProof/>
                    <w:webHidden/>
                  </w:rPr>
                  <w:fldChar w:fldCharType="begin"/>
                </w:r>
                <w:r>
                  <w:rPr>
                    <w:noProof/>
                    <w:webHidden/>
                  </w:rPr>
                  <w:instrText xml:space="preserve"> PAGEREF _Toc2014003 \h </w:instrText>
                </w:r>
                <w:r>
                  <w:rPr>
                    <w:noProof/>
                    <w:webHidden/>
                  </w:rPr>
                </w:r>
                <w:r>
                  <w:rPr>
                    <w:noProof/>
                    <w:webHidden/>
                  </w:rPr>
                  <w:fldChar w:fldCharType="separate"/>
                </w:r>
                <w:r>
                  <w:rPr>
                    <w:noProof/>
                    <w:webHidden/>
                  </w:rPr>
                  <w:t>26</w:t>
                </w:r>
                <w:r>
                  <w:rPr>
                    <w:noProof/>
                    <w:webHidden/>
                  </w:rPr>
                  <w:fldChar w:fldCharType="end"/>
                </w:r>
              </w:hyperlink>
            </w:p>
            <w:p w14:paraId="66DEC8A7" w14:textId="77777777" w:rsidR="003D382B" w:rsidRDefault="003D382B">
              <w:pPr>
                <w:pStyle w:val="TOC3"/>
                <w:tabs>
                  <w:tab w:val="left" w:pos="1320"/>
                  <w:tab w:val="right" w:leader="dot" w:pos="9016"/>
                </w:tabs>
                <w:rPr>
                  <w:rFonts w:eastAsiaTheme="minorEastAsia"/>
                  <w:noProof/>
                  <w:lang w:eastAsia="en-GB"/>
                </w:rPr>
              </w:pPr>
              <w:hyperlink w:anchor="_Toc2014004" w:history="1">
                <w:r w:rsidRPr="00E34BFE">
                  <w:rPr>
                    <w:rStyle w:val="Hyperlink"/>
                    <w:noProof/>
                    <w:lang w:eastAsia="en-GB"/>
                  </w:rPr>
                  <w:t>7.1.4</w:t>
                </w:r>
                <w:r>
                  <w:rPr>
                    <w:rFonts w:eastAsiaTheme="minorEastAsia"/>
                    <w:noProof/>
                    <w:lang w:eastAsia="en-GB"/>
                  </w:rPr>
                  <w:tab/>
                </w:r>
                <w:r w:rsidRPr="00E34BFE">
                  <w:rPr>
                    <w:rStyle w:val="Hyperlink"/>
                    <w:noProof/>
                    <w:lang w:eastAsia="en-GB"/>
                  </w:rPr>
                  <w:t>Medication Screen with Warning about Dosage Time</w:t>
                </w:r>
                <w:r>
                  <w:rPr>
                    <w:noProof/>
                    <w:webHidden/>
                  </w:rPr>
                  <w:tab/>
                </w:r>
                <w:r>
                  <w:rPr>
                    <w:noProof/>
                    <w:webHidden/>
                  </w:rPr>
                  <w:fldChar w:fldCharType="begin"/>
                </w:r>
                <w:r>
                  <w:rPr>
                    <w:noProof/>
                    <w:webHidden/>
                  </w:rPr>
                  <w:instrText xml:space="preserve"> PAGEREF _Toc2014004 \h </w:instrText>
                </w:r>
                <w:r>
                  <w:rPr>
                    <w:noProof/>
                    <w:webHidden/>
                  </w:rPr>
                </w:r>
                <w:r>
                  <w:rPr>
                    <w:noProof/>
                    <w:webHidden/>
                  </w:rPr>
                  <w:fldChar w:fldCharType="separate"/>
                </w:r>
                <w:r>
                  <w:rPr>
                    <w:noProof/>
                    <w:webHidden/>
                  </w:rPr>
                  <w:t>27</w:t>
                </w:r>
                <w:r>
                  <w:rPr>
                    <w:noProof/>
                    <w:webHidden/>
                  </w:rPr>
                  <w:fldChar w:fldCharType="end"/>
                </w:r>
              </w:hyperlink>
            </w:p>
            <w:p w14:paraId="0BC49027" w14:textId="77777777" w:rsidR="003D382B" w:rsidRDefault="003D382B">
              <w:pPr>
                <w:pStyle w:val="TOC3"/>
                <w:tabs>
                  <w:tab w:val="left" w:pos="1320"/>
                  <w:tab w:val="right" w:leader="dot" w:pos="9016"/>
                </w:tabs>
                <w:rPr>
                  <w:rFonts w:eastAsiaTheme="minorEastAsia"/>
                  <w:noProof/>
                  <w:lang w:eastAsia="en-GB"/>
                </w:rPr>
              </w:pPr>
              <w:hyperlink w:anchor="_Toc2014005" w:history="1">
                <w:r w:rsidRPr="00E34BFE">
                  <w:rPr>
                    <w:rStyle w:val="Hyperlink"/>
                    <w:noProof/>
                  </w:rPr>
                  <w:t>7.1.5</w:t>
                </w:r>
                <w:r>
                  <w:rPr>
                    <w:rFonts w:eastAsiaTheme="minorEastAsia"/>
                    <w:noProof/>
                    <w:lang w:eastAsia="en-GB"/>
                  </w:rPr>
                  <w:tab/>
                </w:r>
                <w:r w:rsidRPr="00E34BFE">
                  <w:rPr>
                    <w:rStyle w:val="Hyperlink"/>
                    <w:noProof/>
                  </w:rPr>
                  <w:t>Medication screen change day</w:t>
                </w:r>
                <w:r>
                  <w:rPr>
                    <w:noProof/>
                    <w:webHidden/>
                  </w:rPr>
                  <w:tab/>
                </w:r>
                <w:r>
                  <w:rPr>
                    <w:noProof/>
                    <w:webHidden/>
                  </w:rPr>
                  <w:fldChar w:fldCharType="begin"/>
                </w:r>
                <w:r>
                  <w:rPr>
                    <w:noProof/>
                    <w:webHidden/>
                  </w:rPr>
                  <w:instrText xml:space="preserve"> PAGEREF _Toc2014005 \h </w:instrText>
                </w:r>
                <w:r>
                  <w:rPr>
                    <w:noProof/>
                    <w:webHidden/>
                  </w:rPr>
                </w:r>
                <w:r>
                  <w:rPr>
                    <w:noProof/>
                    <w:webHidden/>
                  </w:rPr>
                  <w:fldChar w:fldCharType="separate"/>
                </w:r>
                <w:r>
                  <w:rPr>
                    <w:noProof/>
                    <w:webHidden/>
                  </w:rPr>
                  <w:t>27</w:t>
                </w:r>
                <w:r>
                  <w:rPr>
                    <w:noProof/>
                    <w:webHidden/>
                  </w:rPr>
                  <w:fldChar w:fldCharType="end"/>
                </w:r>
              </w:hyperlink>
            </w:p>
            <w:p w14:paraId="0EDAE7B6" w14:textId="77777777" w:rsidR="003D382B" w:rsidRDefault="003D382B">
              <w:pPr>
                <w:pStyle w:val="TOC3"/>
                <w:tabs>
                  <w:tab w:val="left" w:pos="1320"/>
                  <w:tab w:val="right" w:leader="dot" w:pos="9016"/>
                </w:tabs>
                <w:rPr>
                  <w:rFonts w:eastAsiaTheme="minorEastAsia"/>
                  <w:noProof/>
                  <w:lang w:eastAsia="en-GB"/>
                </w:rPr>
              </w:pPr>
              <w:hyperlink w:anchor="_Toc2014006" w:history="1">
                <w:r w:rsidRPr="00E34BFE">
                  <w:rPr>
                    <w:rStyle w:val="Hyperlink"/>
                    <w:noProof/>
                  </w:rPr>
                  <w:t>7.1.6</w:t>
                </w:r>
                <w:r>
                  <w:rPr>
                    <w:rFonts w:eastAsiaTheme="minorEastAsia"/>
                    <w:noProof/>
                    <w:lang w:eastAsia="en-GB"/>
                  </w:rPr>
                  <w:tab/>
                </w:r>
                <w:r w:rsidRPr="00E34BFE">
                  <w:rPr>
                    <w:rStyle w:val="Hyperlink"/>
                    <w:noProof/>
                  </w:rPr>
                  <w:t>Add Medication Screen</w:t>
                </w:r>
                <w:r>
                  <w:rPr>
                    <w:noProof/>
                    <w:webHidden/>
                  </w:rPr>
                  <w:tab/>
                </w:r>
                <w:r>
                  <w:rPr>
                    <w:noProof/>
                    <w:webHidden/>
                  </w:rPr>
                  <w:fldChar w:fldCharType="begin"/>
                </w:r>
                <w:r>
                  <w:rPr>
                    <w:noProof/>
                    <w:webHidden/>
                  </w:rPr>
                  <w:instrText xml:space="preserve"> PAGEREF _Toc2014006 \h </w:instrText>
                </w:r>
                <w:r>
                  <w:rPr>
                    <w:noProof/>
                    <w:webHidden/>
                  </w:rPr>
                </w:r>
                <w:r>
                  <w:rPr>
                    <w:noProof/>
                    <w:webHidden/>
                  </w:rPr>
                  <w:fldChar w:fldCharType="separate"/>
                </w:r>
                <w:r>
                  <w:rPr>
                    <w:noProof/>
                    <w:webHidden/>
                  </w:rPr>
                  <w:t>28</w:t>
                </w:r>
                <w:r>
                  <w:rPr>
                    <w:noProof/>
                    <w:webHidden/>
                  </w:rPr>
                  <w:fldChar w:fldCharType="end"/>
                </w:r>
              </w:hyperlink>
            </w:p>
            <w:p w14:paraId="7EF7E5CA" w14:textId="77777777" w:rsidR="003D382B" w:rsidRDefault="003D382B">
              <w:pPr>
                <w:pStyle w:val="TOC3"/>
                <w:tabs>
                  <w:tab w:val="left" w:pos="1320"/>
                  <w:tab w:val="right" w:leader="dot" w:pos="9016"/>
                </w:tabs>
                <w:rPr>
                  <w:rFonts w:eastAsiaTheme="minorEastAsia"/>
                  <w:noProof/>
                  <w:lang w:eastAsia="en-GB"/>
                </w:rPr>
              </w:pPr>
              <w:hyperlink w:anchor="_Toc2014007" w:history="1">
                <w:r w:rsidRPr="00E34BFE">
                  <w:rPr>
                    <w:rStyle w:val="Hyperlink"/>
                    <w:noProof/>
                  </w:rPr>
                  <w:t>7.1.7</w:t>
                </w:r>
                <w:r>
                  <w:rPr>
                    <w:rFonts w:eastAsiaTheme="minorEastAsia"/>
                    <w:noProof/>
                    <w:lang w:eastAsia="en-GB"/>
                  </w:rPr>
                  <w:tab/>
                </w:r>
                <w:r w:rsidRPr="00E34BFE">
                  <w:rPr>
                    <w:rStyle w:val="Hyperlink"/>
                    <w:noProof/>
                  </w:rPr>
                  <w:t>Medication Details Screen</w:t>
                </w:r>
                <w:r>
                  <w:rPr>
                    <w:noProof/>
                    <w:webHidden/>
                  </w:rPr>
                  <w:tab/>
                </w:r>
                <w:r>
                  <w:rPr>
                    <w:noProof/>
                    <w:webHidden/>
                  </w:rPr>
                  <w:fldChar w:fldCharType="begin"/>
                </w:r>
                <w:r>
                  <w:rPr>
                    <w:noProof/>
                    <w:webHidden/>
                  </w:rPr>
                  <w:instrText xml:space="preserve"> PAGEREF _Toc2014007 \h </w:instrText>
                </w:r>
                <w:r>
                  <w:rPr>
                    <w:noProof/>
                    <w:webHidden/>
                  </w:rPr>
                </w:r>
                <w:r>
                  <w:rPr>
                    <w:noProof/>
                    <w:webHidden/>
                  </w:rPr>
                  <w:fldChar w:fldCharType="separate"/>
                </w:r>
                <w:r>
                  <w:rPr>
                    <w:noProof/>
                    <w:webHidden/>
                  </w:rPr>
                  <w:t>28</w:t>
                </w:r>
                <w:r>
                  <w:rPr>
                    <w:noProof/>
                    <w:webHidden/>
                  </w:rPr>
                  <w:fldChar w:fldCharType="end"/>
                </w:r>
              </w:hyperlink>
            </w:p>
            <w:p w14:paraId="07376AD3" w14:textId="77777777" w:rsidR="003D382B" w:rsidRDefault="003D382B">
              <w:pPr>
                <w:pStyle w:val="TOC3"/>
                <w:tabs>
                  <w:tab w:val="left" w:pos="1320"/>
                  <w:tab w:val="right" w:leader="dot" w:pos="9016"/>
                </w:tabs>
                <w:rPr>
                  <w:rFonts w:eastAsiaTheme="minorEastAsia"/>
                  <w:noProof/>
                  <w:lang w:eastAsia="en-GB"/>
                </w:rPr>
              </w:pPr>
              <w:hyperlink w:anchor="_Toc2014008" w:history="1">
                <w:r w:rsidRPr="00E34BFE">
                  <w:rPr>
                    <w:rStyle w:val="Hyperlink"/>
                    <w:noProof/>
                  </w:rPr>
                  <w:t>7.1.8</w:t>
                </w:r>
                <w:r>
                  <w:rPr>
                    <w:rFonts w:eastAsiaTheme="minorEastAsia"/>
                    <w:noProof/>
                    <w:lang w:eastAsia="en-GB"/>
                  </w:rPr>
                  <w:tab/>
                </w:r>
                <w:r w:rsidRPr="00E34BFE">
                  <w:rPr>
                    <w:rStyle w:val="Hyperlink"/>
                    <w:noProof/>
                  </w:rPr>
                  <w:t>Energy Screen</w:t>
                </w:r>
                <w:r>
                  <w:rPr>
                    <w:noProof/>
                    <w:webHidden/>
                  </w:rPr>
                  <w:tab/>
                </w:r>
                <w:r>
                  <w:rPr>
                    <w:noProof/>
                    <w:webHidden/>
                  </w:rPr>
                  <w:fldChar w:fldCharType="begin"/>
                </w:r>
                <w:r>
                  <w:rPr>
                    <w:noProof/>
                    <w:webHidden/>
                  </w:rPr>
                  <w:instrText xml:space="preserve"> PAGEREF _Toc2014008 \h </w:instrText>
                </w:r>
                <w:r>
                  <w:rPr>
                    <w:noProof/>
                    <w:webHidden/>
                  </w:rPr>
                </w:r>
                <w:r>
                  <w:rPr>
                    <w:noProof/>
                    <w:webHidden/>
                  </w:rPr>
                  <w:fldChar w:fldCharType="separate"/>
                </w:r>
                <w:r>
                  <w:rPr>
                    <w:noProof/>
                    <w:webHidden/>
                  </w:rPr>
                  <w:t>29</w:t>
                </w:r>
                <w:r>
                  <w:rPr>
                    <w:noProof/>
                    <w:webHidden/>
                  </w:rPr>
                  <w:fldChar w:fldCharType="end"/>
                </w:r>
              </w:hyperlink>
            </w:p>
            <w:p w14:paraId="7409DE77" w14:textId="77777777" w:rsidR="003D382B" w:rsidRDefault="003D382B">
              <w:pPr>
                <w:pStyle w:val="TOC3"/>
                <w:tabs>
                  <w:tab w:val="left" w:pos="1320"/>
                  <w:tab w:val="right" w:leader="dot" w:pos="9016"/>
                </w:tabs>
                <w:rPr>
                  <w:rFonts w:eastAsiaTheme="minorEastAsia"/>
                  <w:noProof/>
                  <w:lang w:eastAsia="en-GB"/>
                </w:rPr>
              </w:pPr>
              <w:hyperlink w:anchor="_Toc2014009" w:history="1">
                <w:r w:rsidRPr="00E34BFE">
                  <w:rPr>
                    <w:rStyle w:val="Hyperlink"/>
                    <w:noProof/>
                  </w:rPr>
                  <w:t>7.1.9</w:t>
                </w:r>
                <w:r>
                  <w:rPr>
                    <w:rFonts w:eastAsiaTheme="minorEastAsia"/>
                    <w:noProof/>
                    <w:lang w:eastAsia="en-GB"/>
                  </w:rPr>
                  <w:tab/>
                </w:r>
                <w:r w:rsidRPr="00E34BFE">
                  <w:rPr>
                    <w:rStyle w:val="Hyperlink"/>
                    <w:noProof/>
                  </w:rPr>
                  <w:t>Energy Usage Breakdown Screen</w:t>
                </w:r>
                <w:r>
                  <w:rPr>
                    <w:noProof/>
                    <w:webHidden/>
                  </w:rPr>
                  <w:tab/>
                </w:r>
                <w:r>
                  <w:rPr>
                    <w:noProof/>
                    <w:webHidden/>
                  </w:rPr>
                  <w:fldChar w:fldCharType="begin"/>
                </w:r>
                <w:r>
                  <w:rPr>
                    <w:noProof/>
                    <w:webHidden/>
                  </w:rPr>
                  <w:instrText xml:space="preserve"> PAGEREF _Toc2014009 \h </w:instrText>
                </w:r>
                <w:r>
                  <w:rPr>
                    <w:noProof/>
                    <w:webHidden/>
                  </w:rPr>
                </w:r>
                <w:r>
                  <w:rPr>
                    <w:noProof/>
                    <w:webHidden/>
                  </w:rPr>
                  <w:fldChar w:fldCharType="separate"/>
                </w:r>
                <w:r>
                  <w:rPr>
                    <w:noProof/>
                    <w:webHidden/>
                  </w:rPr>
                  <w:t>29</w:t>
                </w:r>
                <w:r>
                  <w:rPr>
                    <w:noProof/>
                    <w:webHidden/>
                  </w:rPr>
                  <w:fldChar w:fldCharType="end"/>
                </w:r>
              </w:hyperlink>
            </w:p>
            <w:p w14:paraId="39A875D0" w14:textId="77777777" w:rsidR="003D382B" w:rsidRDefault="003D382B">
              <w:pPr>
                <w:pStyle w:val="TOC3"/>
                <w:tabs>
                  <w:tab w:val="left" w:pos="1320"/>
                  <w:tab w:val="right" w:leader="dot" w:pos="9016"/>
                </w:tabs>
                <w:rPr>
                  <w:rFonts w:eastAsiaTheme="minorEastAsia"/>
                  <w:noProof/>
                  <w:lang w:eastAsia="en-GB"/>
                </w:rPr>
              </w:pPr>
              <w:hyperlink w:anchor="_Toc2014010" w:history="1">
                <w:r w:rsidRPr="00E34BFE">
                  <w:rPr>
                    <w:rStyle w:val="Hyperlink"/>
                    <w:noProof/>
                  </w:rPr>
                  <w:t>7.1.10</w:t>
                </w:r>
                <w:r>
                  <w:rPr>
                    <w:rFonts w:eastAsiaTheme="minorEastAsia"/>
                    <w:noProof/>
                    <w:lang w:eastAsia="en-GB"/>
                  </w:rPr>
                  <w:tab/>
                </w:r>
                <w:r w:rsidRPr="00E34BFE">
                  <w:rPr>
                    <w:rStyle w:val="Hyperlink"/>
                    <w:noProof/>
                  </w:rPr>
                  <w:t>Smart Appliances Screen</w:t>
                </w:r>
                <w:r>
                  <w:rPr>
                    <w:noProof/>
                    <w:webHidden/>
                  </w:rPr>
                  <w:tab/>
                </w:r>
                <w:r>
                  <w:rPr>
                    <w:noProof/>
                    <w:webHidden/>
                  </w:rPr>
                  <w:fldChar w:fldCharType="begin"/>
                </w:r>
                <w:r>
                  <w:rPr>
                    <w:noProof/>
                    <w:webHidden/>
                  </w:rPr>
                  <w:instrText xml:space="preserve"> PAGEREF _Toc2014010 \h </w:instrText>
                </w:r>
                <w:r>
                  <w:rPr>
                    <w:noProof/>
                    <w:webHidden/>
                  </w:rPr>
                </w:r>
                <w:r>
                  <w:rPr>
                    <w:noProof/>
                    <w:webHidden/>
                  </w:rPr>
                  <w:fldChar w:fldCharType="separate"/>
                </w:r>
                <w:r>
                  <w:rPr>
                    <w:noProof/>
                    <w:webHidden/>
                  </w:rPr>
                  <w:t>30</w:t>
                </w:r>
                <w:r>
                  <w:rPr>
                    <w:noProof/>
                    <w:webHidden/>
                  </w:rPr>
                  <w:fldChar w:fldCharType="end"/>
                </w:r>
              </w:hyperlink>
            </w:p>
            <w:p w14:paraId="0EBC8CB3" w14:textId="77777777" w:rsidR="003D382B" w:rsidRDefault="003D382B">
              <w:pPr>
                <w:pStyle w:val="TOC3"/>
                <w:tabs>
                  <w:tab w:val="left" w:pos="1320"/>
                  <w:tab w:val="right" w:leader="dot" w:pos="9016"/>
                </w:tabs>
                <w:rPr>
                  <w:rFonts w:eastAsiaTheme="minorEastAsia"/>
                  <w:noProof/>
                  <w:lang w:eastAsia="en-GB"/>
                </w:rPr>
              </w:pPr>
              <w:hyperlink w:anchor="_Toc2014011" w:history="1">
                <w:r w:rsidRPr="00E34BFE">
                  <w:rPr>
                    <w:rStyle w:val="Hyperlink"/>
                    <w:noProof/>
                  </w:rPr>
                  <w:t>7.1.11</w:t>
                </w:r>
                <w:r>
                  <w:rPr>
                    <w:rFonts w:eastAsiaTheme="minorEastAsia"/>
                    <w:noProof/>
                    <w:lang w:eastAsia="en-GB"/>
                  </w:rPr>
                  <w:tab/>
                </w:r>
                <w:r w:rsidRPr="00E34BFE">
                  <w:rPr>
                    <w:rStyle w:val="Hyperlink"/>
                    <w:noProof/>
                  </w:rPr>
                  <w:t>Exercise Screen</w:t>
                </w:r>
                <w:r>
                  <w:rPr>
                    <w:noProof/>
                    <w:webHidden/>
                  </w:rPr>
                  <w:tab/>
                </w:r>
                <w:r>
                  <w:rPr>
                    <w:noProof/>
                    <w:webHidden/>
                  </w:rPr>
                  <w:fldChar w:fldCharType="begin"/>
                </w:r>
                <w:r>
                  <w:rPr>
                    <w:noProof/>
                    <w:webHidden/>
                  </w:rPr>
                  <w:instrText xml:space="preserve"> PAGEREF _Toc2014011 \h </w:instrText>
                </w:r>
                <w:r>
                  <w:rPr>
                    <w:noProof/>
                    <w:webHidden/>
                  </w:rPr>
                </w:r>
                <w:r>
                  <w:rPr>
                    <w:noProof/>
                    <w:webHidden/>
                  </w:rPr>
                  <w:fldChar w:fldCharType="separate"/>
                </w:r>
                <w:r>
                  <w:rPr>
                    <w:noProof/>
                    <w:webHidden/>
                  </w:rPr>
                  <w:t>30</w:t>
                </w:r>
                <w:r>
                  <w:rPr>
                    <w:noProof/>
                    <w:webHidden/>
                  </w:rPr>
                  <w:fldChar w:fldCharType="end"/>
                </w:r>
              </w:hyperlink>
            </w:p>
            <w:p w14:paraId="726E6439" w14:textId="77777777" w:rsidR="003D382B" w:rsidRDefault="003D382B">
              <w:pPr>
                <w:pStyle w:val="TOC3"/>
                <w:tabs>
                  <w:tab w:val="left" w:pos="1320"/>
                  <w:tab w:val="right" w:leader="dot" w:pos="9016"/>
                </w:tabs>
                <w:rPr>
                  <w:rFonts w:eastAsiaTheme="minorEastAsia"/>
                  <w:noProof/>
                  <w:lang w:eastAsia="en-GB"/>
                </w:rPr>
              </w:pPr>
              <w:hyperlink w:anchor="_Toc2014012" w:history="1">
                <w:r w:rsidRPr="00E34BFE">
                  <w:rPr>
                    <w:rStyle w:val="Hyperlink"/>
                    <w:noProof/>
                  </w:rPr>
                  <w:t>7.1.12</w:t>
                </w:r>
                <w:r>
                  <w:rPr>
                    <w:rFonts w:eastAsiaTheme="minorEastAsia"/>
                    <w:noProof/>
                    <w:lang w:eastAsia="en-GB"/>
                  </w:rPr>
                  <w:tab/>
                </w:r>
                <w:r w:rsidRPr="00E34BFE">
                  <w:rPr>
                    <w:rStyle w:val="Hyperlink"/>
                    <w:noProof/>
                  </w:rPr>
                  <w:t>Add Exercises Screen</w:t>
                </w:r>
                <w:r>
                  <w:rPr>
                    <w:noProof/>
                    <w:webHidden/>
                  </w:rPr>
                  <w:tab/>
                </w:r>
                <w:r>
                  <w:rPr>
                    <w:noProof/>
                    <w:webHidden/>
                  </w:rPr>
                  <w:fldChar w:fldCharType="begin"/>
                </w:r>
                <w:r>
                  <w:rPr>
                    <w:noProof/>
                    <w:webHidden/>
                  </w:rPr>
                  <w:instrText xml:space="preserve"> PAGEREF _Toc2014012 \h </w:instrText>
                </w:r>
                <w:r>
                  <w:rPr>
                    <w:noProof/>
                    <w:webHidden/>
                  </w:rPr>
                </w:r>
                <w:r>
                  <w:rPr>
                    <w:noProof/>
                    <w:webHidden/>
                  </w:rPr>
                  <w:fldChar w:fldCharType="separate"/>
                </w:r>
                <w:r>
                  <w:rPr>
                    <w:noProof/>
                    <w:webHidden/>
                  </w:rPr>
                  <w:t>31</w:t>
                </w:r>
                <w:r>
                  <w:rPr>
                    <w:noProof/>
                    <w:webHidden/>
                  </w:rPr>
                  <w:fldChar w:fldCharType="end"/>
                </w:r>
              </w:hyperlink>
            </w:p>
            <w:p w14:paraId="1007DD90" w14:textId="77777777" w:rsidR="003D382B" w:rsidRDefault="003D382B">
              <w:pPr>
                <w:pStyle w:val="TOC3"/>
                <w:tabs>
                  <w:tab w:val="left" w:pos="1320"/>
                  <w:tab w:val="right" w:leader="dot" w:pos="9016"/>
                </w:tabs>
                <w:rPr>
                  <w:rFonts w:eastAsiaTheme="minorEastAsia"/>
                  <w:noProof/>
                  <w:lang w:eastAsia="en-GB"/>
                </w:rPr>
              </w:pPr>
              <w:hyperlink w:anchor="_Toc2014013" w:history="1">
                <w:r w:rsidRPr="00E34BFE">
                  <w:rPr>
                    <w:rStyle w:val="Hyperlink"/>
                    <w:noProof/>
                  </w:rPr>
                  <w:t>7.1.13</w:t>
                </w:r>
                <w:r>
                  <w:rPr>
                    <w:rFonts w:eastAsiaTheme="minorEastAsia"/>
                    <w:noProof/>
                    <w:lang w:eastAsia="en-GB"/>
                  </w:rPr>
                  <w:tab/>
                </w:r>
                <w:r w:rsidRPr="00E34BFE">
                  <w:rPr>
                    <w:rStyle w:val="Hyperlink"/>
                    <w:noProof/>
                  </w:rPr>
                  <w:t>Exercise Run-Through</w:t>
                </w:r>
                <w:r>
                  <w:rPr>
                    <w:noProof/>
                    <w:webHidden/>
                  </w:rPr>
                  <w:tab/>
                </w:r>
                <w:r>
                  <w:rPr>
                    <w:noProof/>
                    <w:webHidden/>
                  </w:rPr>
                  <w:fldChar w:fldCharType="begin"/>
                </w:r>
                <w:r>
                  <w:rPr>
                    <w:noProof/>
                    <w:webHidden/>
                  </w:rPr>
                  <w:instrText xml:space="preserve"> PAGEREF _Toc2014013 \h </w:instrText>
                </w:r>
                <w:r>
                  <w:rPr>
                    <w:noProof/>
                    <w:webHidden/>
                  </w:rPr>
                </w:r>
                <w:r>
                  <w:rPr>
                    <w:noProof/>
                    <w:webHidden/>
                  </w:rPr>
                  <w:fldChar w:fldCharType="separate"/>
                </w:r>
                <w:r>
                  <w:rPr>
                    <w:noProof/>
                    <w:webHidden/>
                  </w:rPr>
                  <w:t>31</w:t>
                </w:r>
                <w:r>
                  <w:rPr>
                    <w:noProof/>
                    <w:webHidden/>
                  </w:rPr>
                  <w:fldChar w:fldCharType="end"/>
                </w:r>
              </w:hyperlink>
            </w:p>
            <w:p w14:paraId="18CBA4B9" w14:textId="77777777" w:rsidR="003D382B" w:rsidRDefault="003D382B">
              <w:pPr>
                <w:pStyle w:val="TOC3"/>
                <w:tabs>
                  <w:tab w:val="left" w:pos="1320"/>
                  <w:tab w:val="right" w:leader="dot" w:pos="9016"/>
                </w:tabs>
                <w:rPr>
                  <w:rFonts w:eastAsiaTheme="minorEastAsia"/>
                  <w:noProof/>
                  <w:lang w:eastAsia="en-GB"/>
                </w:rPr>
              </w:pPr>
              <w:hyperlink w:anchor="_Toc2014014" w:history="1">
                <w:r w:rsidRPr="00E34BFE">
                  <w:rPr>
                    <w:rStyle w:val="Hyperlink"/>
                    <w:noProof/>
                  </w:rPr>
                  <w:t>7.1.14</w:t>
                </w:r>
                <w:r>
                  <w:rPr>
                    <w:rFonts w:eastAsiaTheme="minorEastAsia"/>
                    <w:noProof/>
                    <w:lang w:eastAsia="en-GB"/>
                  </w:rPr>
                  <w:tab/>
                </w:r>
                <w:r w:rsidRPr="00E34BFE">
                  <w:rPr>
                    <w:rStyle w:val="Hyperlink"/>
                    <w:noProof/>
                  </w:rPr>
                  <w:t>Smart Robot (Cozmo)</w:t>
                </w:r>
                <w:r>
                  <w:rPr>
                    <w:noProof/>
                    <w:webHidden/>
                  </w:rPr>
                  <w:tab/>
                </w:r>
                <w:r>
                  <w:rPr>
                    <w:noProof/>
                    <w:webHidden/>
                  </w:rPr>
                  <w:fldChar w:fldCharType="begin"/>
                </w:r>
                <w:r>
                  <w:rPr>
                    <w:noProof/>
                    <w:webHidden/>
                  </w:rPr>
                  <w:instrText xml:space="preserve"> PAGEREF _Toc2014014 \h </w:instrText>
                </w:r>
                <w:r>
                  <w:rPr>
                    <w:noProof/>
                    <w:webHidden/>
                  </w:rPr>
                </w:r>
                <w:r>
                  <w:rPr>
                    <w:noProof/>
                    <w:webHidden/>
                  </w:rPr>
                  <w:fldChar w:fldCharType="separate"/>
                </w:r>
                <w:r>
                  <w:rPr>
                    <w:noProof/>
                    <w:webHidden/>
                  </w:rPr>
                  <w:t>32</w:t>
                </w:r>
                <w:r>
                  <w:rPr>
                    <w:noProof/>
                    <w:webHidden/>
                  </w:rPr>
                  <w:fldChar w:fldCharType="end"/>
                </w:r>
              </w:hyperlink>
            </w:p>
            <w:p w14:paraId="577B04A7" w14:textId="77777777" w:rsidR="003D382B" w:rsidRDefault="003D382B">
              <w:pPr>
                <w:pStyle w:val="TOC3"/>
                <w:tabs>
                  <w:tab w:val="left" w:pos="1320"/>
                  <w:tab w:val="right" w:leader="dot" w:pos="9016"/>
                </w:tabs>
                <w:rPr>
                  <w:rFonts w:eastAsiaTheme="minorEastAsia"/>
                  <w:noProof/>
                  <w:lang w:eastAsia="en-GB"/>
                </w:rPr>
              </w:pPr>
              <w:hyperlink w:anchor="_Toc2014015" w:history="1">
                <w:r w:rsidRPr="00E34BFE">
                  <w:rPr>
                    <w:rStyle w:val="Hyperlink"/>
                    <w:noProof/>
                  </w:rPr>
                  <w:t>7.1.15</w:t>
                </w:r>
                <w:r>
                  <w:rPr>
                    <w:rFonts w:eastAsiaTheme="minorEastAsia"/>
                    <w:noProof/>
                    <w:lang w:eastAsia="en-GB"/>
                  </w:rPr>
                  <w:tab/>
                </w:r>
                <w:r w:rsidRPr="00E34BFE">
                  <w:rPr>
                    <w:rStyle w:val="Hyperlink"/>
                    <w:noProof/>
                  </w:rPr>
                  <w:t>Settings Screen</w:t>
                </w:r>
                <w:r>
                  <w:rPr>
                    <w:noProof/>
                    <w:webHidden/>
                  </w:rPr>
                  <w:tab/>
                </w:r>
                <w:r>
                  <w:rPr>
                    <w:noProof/>
                    <w:webHidden/>
                  </w:rPr>
                  <w:fldChar w:fldCharType="begin"/>
                </w:r>
                <w:r>
                  <w:rPr>
                    <w:noProof/>
                    <w:webHidden/>
                  </w:rPr>
                  <w:instrText xml:space="preserve"> PAGEREF _Toc2014015 \h </w:instrText>
                </w:r>
                <w:r>
                  <w:rPr>
                    <w:noProof/>
                    <w:webHidden/>
                  </w:rPr>
                </w:r>
                <w:r>
                  <w:rPr>
                    <w:noProof/>
                    <w:webHidden/>
                  </w:rPr>
                  <w:fldChar w:fldCharType="separate"/>
                </w:r>
                <w:r>
                  <w:rPr>
                    <w:noProof/>
                    <w:webHidden/>
                  </w:rPr>
                  <w:t>32</w:t>
                </w:r>
                <w:r>
                  <w:rPr>
                    <w:noProof/>
                    <w:webHidden/>
                  </w:rPr>
                  <w:fldChar w:fldCharType="end"/>
                </w:r>
              </w:hyperlink>
            </w:p>
            <w:p w14:paraId="256E6465" w14:textId="77777777" w:rsidR="003D382B" w:rsidRDefault="003D382B">
              <w:pPr>
                <w:pStyle w:val="TOC1"/>
                <w:tabs>
                  <w:tab w:val="left" w:pos="440"/>
                  <w:tab w:val="right" w:leader="dot" w:pos="9016"/>
                </w:tabs>
                <w:rPr>
                  <w:rFonts w:eastAsiaTheme="minorEastAsia"/>
                  <w:noProof/>
                  <w:lang w:eastAsia="en-GB"/>
                </w:rPr>
              </w:pPr>
              <w:hyperlink w:anchor="_Toc2014016" w:history="1">
                <w:r w:rsidRPr="00E34BFE">
                  <w:rPr>
                    <w:rStyle w:val="Hyperlink"/>
                    <w:noProof/>
                  </w:rPr>
                  <w:t>8</w:t>
                </w:r>
                <w:r>
                  <w:rPr>
                    <w:rFonts w:eastAsiaTheme="minorEastAsia"/>
                    <w:noProof/>
                    <w:lang w:eastAsia="en-GB"/>
                  </w:rPr>
                  <w:tab/>
                </w:r>
                <w:r w:rsidRPr="00E34BFE">
                  <w:rPr>
                    <w:rStyle w:val="Hyperlink"/>
                    <w:noProof/>
                  </w:rPr>
                  <w:t>Logbook</w:t>
                </w:r>
                <w:r>
                  <w:rPr>
                    <w:noProof/>
                    <w:webHidden/>
                  </w:rPr>
                  <w:tab/>
                </w:r>
                <w:r>
                  <w:rPr>
                    <w:noProof/>
                    <w:webHidden/>
                  </w:rPr>
                  <w:fldChar w:fldCharType="begin"/>
                </w:r>
                <w:r>
                  <w:rPr>
                    <w:noProof/>
                    <w:webHidden/>
                  </w:rPr>
                  <w:instrText xml:space="preserve"> PAGEREF _Toc2014016 \h </w:instrText>
                </w:r>
                <w:r>
                  <w:rPr>
                    <w:noProof/>
                    <w:webHidden/>
                  </w:rPr>
                </w:r>
                <w:r>
                  <w:rPr>
                    <w:noProof/>
                    <w:webHidden/>
                  </w:rPr>
                  <w:fldChar w:fldCharType="separate"/>
                </w:r>
                <w:r>
                  <w:rPr>
                    <w:noProof/>
                    <w:webHidden/>
                  </w:rPr>
                  <w:t>32</w:t>
                </w:r>
                <w:r>
                  <w:rPr>
                    <w:noProof/>
                    <w:webHidden/>
                  </w:rPr>
                  <w:fldChar w:fldCharType="end"/>
                </w:r>
              </w:hyperlink>
            </w:p>
            <w:p w14:paraId="170E357C" w14:textId="77777777" w:rsidR="003D382B" w:rsidRDefault="003D382B">
              <w:pPr>
                <w:pStyle w:val="TOC1"/>
                <w:tabs>
                  <w:tab w:val="left" w:pos="440"/>
                  <w:tab w:val="right" w:leader="dot" w:pos="9016"/>
                </w:tabs>
                <w:rPr>
                  <w:rFonts w:eastAsiaTheme="minorEastAsia"/>
                  <w:noProof/>
                  <w:lang w:eastAsia="en-GB"/>
                </w:rPr>
              </w:pPr>
              <w:hyperlink w:anchor="_Toc2014017" w:history="1">
                <w:r w:rsidRPr="00E34BFE">
                  <w:rPr>
                    <w:rStyle w:val="Hyperlink"/>
                    <w:noProof/>
                  </w:rPr>
                  <w:t>9</w:t>
                </w:r>
                <w:r>
                  <w:rPr>
                    <w:rFonts w:eastAsiaTheme="minorEastAsia"/>
                    <w:noProof/>
                    <w:lang w:eastAsia="en-GB"/>
                  </w:rPr>
                  <w:tab/>
                </w:r>
                <w:r w:rsidRPr="00E34BFE">
                  <w:rPr>
                    <w:rStyle w:val="Hyperlink"/>
                    <w:noProof/>
                  </w:rPr>
                  <w:t>References</w:t>
                </w:r>
                <w:r>
                  <w:rPr>
                    <w:noProof/>
                    <w:webHidden/>
                  </w:rPr>
                  <w:tab/>
                </w:r>
                <w:r>
                  <w:rPr>
                    <w:noProof/>
                    <w:webHidden/>
                  </w:rPr>
                  <w:fldChar w:fldCharType="begin"/>
                </w:r>
                <w:r>
                  <w:rPr>
                    <w:noProof/>
                    <w:webHidden/>
                  </w:rPr>
                  <w:instrText xml:space="preserve"> PAGEREF _Toc2014017 \h </w:instrText>
                </w:r>
                <w:r>
                  <w:rPr>
                    <w:noProof/>
                    <w:webHidden/>
                  </w:rPr>
                </w:r>
                <w:r>
                  <w:rPr>
                    <w:noProof/>
                    <w:webHidden/>
                  </w:rPr>
                  <w:fldChar w:fldCharType="separate"/>
                </w:r>
                <w:r>
                  <w:rPr>
                    <w:noProof/>
                    <w:webHidden/>
                  </w:rPr>
                  <w:t>38</w:t>
                </w:r>
                <w:r>
                  <w:rPr>
                    <w:noProof/>
                    <w:webHidden/>
                  </w:rPr>
                  <w:fldChar w:fldCharType="end"/>
                </w:r>
              </w:hyperlink>
            </w:p>
            <w:p w14:paraId="3CB08FC2" w14:textId="77777777" w:rsidR="00CE146E" w:rsidRPr="00226506" w:rsidRDefault="00226506">
              <w:r>
                <w:rPr>
                  <w:b/>
                  <w:bCs/>
                  <w:noProof/>
                </w:rPr>
                <w:fldChar w:fldCharType="end"/>
              </w:r>
            </w:p>
          </w:sdtContent>
        </w:sdt>
      </w:sdtContent>
    </w:sdt>
    <w:p w14:paraId="5C87D6FF" w14:textId="77777777" w:rsidR="003B37FF" w:rsidRPr="00D63904" w:rsidRDefault="003B37FF" w:rsidP="00015C9C">
      <w:pPr>
        <w:pStyle w:val="Heading1"/>
        <w:spacing w:before="240" w:after="120" w:line="360" w:lineRule="auto"/>
        <w:ind w:left="431" w:hanging="431"/>
      </w:pPr>
      <w:bookmarkStart w:id="1" w:name="_Toc2013958"/>
      <w:r w:rsidRPr="00D63904">
        <w:t>Background</w:t>
      </w:r>
      <w:bookmarkEnd w:id="1"/>
    </w:p>
    <w:p w14:paraId="624FE673" w14:textId="77777777" w:rsidR="003B37FF" w:rsidRDefault="003B37FF" w:rsidP="00F2257A">
      <w:pPr>
        <w:pStyle w:val="NoSpacing"/>
        <w:rPr>
          <w:b/>
          <w:i/>
        </w:rPr>
      </w:pPr>
    </w:p>
    <w:p w14:paraId="2E48C69C" w14:textId="77777777"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w:t>
      </w:r>
      <w:r>
        <w:lastRenderedPageBreak/>
        <w:t xml:space="preserve">and tips to decrease this, and a mechanism to request a small robot fetch small items of use within the home. </w:t>
      </w:r>
    </w:p>
    <w:p w14:paraId="020280ED" w14:textId="77777777" w:rsidR="006421CE" w:rsidRDefault="003B37FF" w:rsidP="0089361A">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w:t>
      </w:r>
      <w:r w:rsidR="006421CE">
        <w:t xml:space="preserve">also providing  a </w:t>
      </w:r>
      <w:r w:rsidR="00A868BA">
        <w:t xml:space="preserve">useful link to the helpful robot. </w:t>
      </w:r>
    </w:p>
    <w:p w14:paraId="38F819AD" w14:textId="60CD568F" w:rsidR="00911080" w:rsidRPr="0089361A" w:rsidRDefault="00A868BA" w:rsidP="0089361A">
      <w:pPr>
        <w:spacing w:line="360" w:lineRule="auto"/>
        <w:ind w:left="397"/>
      </w:pPr>
      <w:r>
        <w:t xml:space="preserve">This has led the design to provide ‘button’ </w:t>
      </w:r>
      <w:r w:rsidRPr="006421CE">
        <w:t>icons which depict the function which pressing that ‘button’ will provide.</w:t>
      </w:r>
      <w:r>
        <w:t xml:space="preserve"> The intention is to make the screen facilities describe themselves to the user so there is no requirement to puzzle out</w:t>
      </w:r>
      <w:r w:rsidR="008E4B4D">
        <w:t xml:space="preserve"> what can be done through interaction</w:t>
      </w:r>
      <w:r>
        <w:t xml:space="preserve"> or </w:t>
      </w:r>
      <w:r w:rsidR="008E4B4D">
        <w:t xml:space="preserve">to </w:t>
      </w:r>
      <w:r>
        <w:t>find the manual to know how to use the screens</w:t>
      </w:r>
      <w:r w:rsidR="00923EDE">
        <w:t xml:space="preserve">. A similar approach was taken to the robotic interaction with the </w:t>
      </w:r>
      <w:r w:rsidR="00F91F57">
        <w:t xml:space="preserve">application </w:t>
      </w:r>
      <w:r w:rsidR="00923EDE">
        <w:t>and the robot working in harmony to guide a user through the interaction</w:t>
      </w:r>
      <w:r>
        <w:t xml:space="preserve">. </w:t>
      </w:r>
      <w:r w:rsidR="00F91F57">
        <w:t xml:space="preserve">Application </w:t>
      </w:r>
      <w:r w:rsidR="00911080">
        <w:t>buttons</w:t>
      </w:r>
      <w:r w:rsidR="00A50A06">
        <w:t xml:space="preserve"> are </w:t>
      </w:r>
      <w:r w:rsidR="00911080">
        <w:t>a larger size</w:t>
      </w:r>
      <w:r w:rsidR="00A50A06">
        <w:t xml:space="preserve"> than most apps in circulation</w:t>
      </w:r>
      <w:r w:rsidR="00911080">
        <w:t>, partly to enhance their usability but also to ensure a screen layout with only a few images on it</w:t>
      </w:r>
      <w:r w:rsidR="00A50A06">
        <w:t xml:space="preserve"> to reduce busyness and distraction</w:t>
      </w:r>
      <w:r w:rsidR="00267F2B">
        <w:t>; see Figure 1 below</w:t>
      </w:r>
      <w:r w:rsidR="00911080">
        <w:t xml:space="preserve">. </w:t>
      </w:r>
    </w:p>
    <w:p w14:paraId="20FDD4DF" w14:textId="77777777" w:rsidR="00911080" w:rsidRDefault="0089361A" w:rsidP="00911080">
      <w:pPr>
        <w:pStyle w:val="Caption"/>
      </w:pPr>
      <w:r w:rsidRPr="00A47B0E">
        <w:rPr>
          <w:i/>
          <w:noProof/>
          <w:lang w:eastAsia="en-GB"/>
        </w:rPr>
        <w:drawing>
          <wp:anchor distT="0" distB="0" distL="114300" distR="114300" simplePos="0" relativeHeight="251653120" behindDoc="0" locked="0" layoutInCell="1" allowOverlap="1" wp14:anchorId="5407D051" wp14:editId="43CCD0A5">
            <wp:simplePos x="0" y="0"/>
            <wp:positionH relativeFrom="column">
              <wp:posOffset>3459438</wp:posOffset>
            </wp:positionH>
            <wp:positionV relativeFrom="paragraph">
              <wp:posOffset>5080</wp:posOffset>
            </wp:positionV>
            <wp:extent cx="2739474" cy="1741805"/>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474" cy="1741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44DC2C61" w14:textId="11449D4E" w:rsidR="00911080" w:rsidRPr="00A47B0E" w:rsidRDefault="00911080" w:rsidP="00911080">
      <w:pPr>
        <w:pStyle w:val="Caption"/>
        <w:ind w:left="431"/>
        <w:rPr>
          <w:i/>
        </w:rPr>
      </w:pPr>
      <w:r>
        <w:t xml:space="preserve">Figure </w:t>
      </w:r>
      <w:fldSimple w:instr=" SEQ Figure \* ARABIC ">
        <w:r w:rsidR="00D32626">
          <w:rPr>
            <w:noProof/>
          </w:rPr>
          <w:t>1</w:t>
        </w:r>
      </w:fldSimple>
      <w:r>
        <w:t xml:space="preserve"> - A screen comparison to show the relative size of buttons and icons. </w:t>
      </w:r>
      <w:r w:rsidR="00923EDE">
        <w:t xml:space="preserve">The </w:t>
      </w:r>
      <w:r w:rsidR="00F91F57">
        <w:t xml:space="preserve">application </w:t>
      </w:r>
      <w:r w:rsidR="00923EDE">
        <w:t>design ensure</w:t>
      </w:r>
      <w:r w:rsidR="0089361A">
        <w:t>s</w:t>
      </w:r>
      <w:r w:rsidR="00923EDE">
        <w:t xml:space="preserve"> that buttons </w:t>
      </w:r>
      <w:r w:rsidR="0089361A">
        <w:t xml:space="preserve">are </w:t>
      </w:r>
      <w:r w:rsidR="00923EDE">
        <w:t xml:space="preserve">easy to press and difficult to miss. Unlike the BBC news </w:t>
      </w:r>
      <w:r w:rsidR="00F91F57">
        <w:t xml:space="preserve">application </w:t>
      </w:r>
      <w:r w:rsidR="00923EDE">
        <w:t xml:space="preserve">which </w:t>
      </w:r>
      <w:r w:rsidR="0089361A">
        <w:t xml:space="preserve">has smaller buttons which are also difficult to see due to them being the same as the background (see the title bar) </w:t>
      </w:r>
      <w:r>
        <w:t>Both screens have been created the same height and width</w:t>
      </w:r>
      <w:r w:rsidR="0089361A">
        <w:t xml:space="preserve"> </w:t>
      </w:r>
      <w:r>
        <w:t>(BBC, 2019). This is an indicator of how large the icons and buttons</w:t>
      </w:r>
      <w:r w:rsidR="0089361A">
        <w:t xml:space="preserve"> </w:t>
      </w:r>
      <w:r>
        <w:t>for the proposed Interactive design.</w:t>
      </w:r>
      <w:r w:rsidR="00A50A06">
        <w:t xml:space="preserve"> It clearly demonstrates the simplicity and ease of interaction with the main screen opposed to the distraction presented by the BBC.</w:t>
      </w:r>
    </w:p>
    <w:p w14:paraId="4D9F5603" w14:textId="77777777" w:rsidR="00911080" w:rsidRDefault="00911080" w:rsidP="00911080">
      <w:pPr>
        <w:spacing w:line="360" w:lineRule="auto"/>
        <w:ind w:left="1440"/>
      </w:pPr>
    </w:p>
    <w:p w14:paraId="74B38395" w14:textId="77777777" w:rsidR="00D63904" w:rsidRPr="00D63904" w:rsidRDefault="003B37FF" w:rsidP="00015C9C">
      <w:pPr>
        <w:pStyle w:val="Heading1"/>
        <w:spacing w:before="240" w:after="120" w:line="360" w:lineRule="auto"/>
        <w:ind w:left="431" w:hanging="431"/>
      </w:pPr>
      <w:bookmarkStart w:id="2" w:name="_Toc2013959"/>
      <w:r>
        <w:t>Stakeholder and Task Analysi</w:t>
      </w:r>
      <w:r w:rsidR="00D63904">
        <w:t>s</w:t>
      </w:r>
      <w:bookmarkEnd w:id="2"/>
    </w:p>
    <w:p w14:paraId="25CBEACF" w14:textId="77777777"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14:paraId="1AFBCE75" w14:textId="77777777" w:rsidR="003B37FF" w:rsidRDefault="003B37FF" w:rsidP="00522A00">
      <w:pPr>
        <w:pStyle w:val="NoSpacing"/>
        <w:numPr>
          <w:ilvl w:val="0"/>
          <w:numId w:val="14"/>
        </w:numPr>
      </w:pPr>
      <w:r>
        <w:lastRenderedPageBreak/>
        <w:t>Individual in home: primary user</w:t>
      </w:r>
    </w:p>
    <w:p w14:paraId="492C2E61" w14:textId="77777777" w:rsidR="003B37FF" w:rsidRDefault="003B37FF" w:rsidP="00522A00">
      <w:pPr>
        <w:pStyle w:val="NoSpacing"/>
        <w:numPr>
          <w:ilvl w:val="0"/>
          <w:numId w:val="14"/>
        </w:numPr>
      </w:pPr>
      <w:r>
        <w:t>Medical staff: doctor, nurse, therapists</w:t>
      </w:r>
    </w:p>
    <w:p w14:paraId="3EFC0AD7" w14:textId="77777777" w:rsidR="003B37FF" w:rsidRDefault="003B37FF" w:rsidP="00522A00">
      <w:pPr>
        <w:pStyle w:val="NoSpacing"/>
        <w:numPr>
          <w:ilvl w:val="0"/>
          <w:numId w:val="14"/>
        </w:numPr>
      </w:pPr>
      <w:r>
        <w:t>Emergency services: ambulance, fire personnel</w:t>
      </w:r>
    </w:p>
    <w:p w14:paraId="29F16A5A" w14:textId="215F1619" w:rsidR="003B37FF" w:rsidRDefault="00F91F57" w:rsidP="00522A00">
      <w:pPr>
        <w:pStyle w:val="NoSpacing"/>
        <w:numPr>
          <w:ilvl w:val="0"/>
          <w:numId w:val="14"/>
        </w:numPr>
      </w:pPr>
      <w:r>
        <w:t>Developers</w:t>
      </w:r>
      <w:r w:rsidR="00066A16">
        <w:t>:</w:t>
      </w:r>
      <w:r w:rsidR="003B37FF">
        <w:t xml:space="preserve"> robot, interaction system</w:t>
      </w:r>
    </w:p>
    <w:p w14:paraId="2D89D277" w14:textId="77777777" w:rsidR="00495E25" w:rsidRDefault="00495E25" w:rsidP="00E95C78">
      <w:pPr>
        <w:pStyle w:val="NoSpacing"/>
        <w:spacing w:line="360" w:lineRule="auto"/>
        <w:ind w:left="397"/>
      </w:pPr>
    </w:p>
    <w:p w14:paraId="1B5BFBEB" w14:textId="77777777" w:rsidR="003B37FF" w:rsidRDefault="003B37FF" w:rsidP="00750A68">
      <w:pPr>
        <w:spacing w:line="360" w:lineRule="auto"/>
        <w:ind w:left="397"/>
      </w:pPr>
      <w:r>
        <w:t>The location in which this device will be used:</w:t>
      </w:r>
    </w:p>
    <w:p w14:paraId="32DC344C" w14:textId="2BB8BEA8" w:rsidR="003B37FF" w:rsidRDefault="003B37FF" w:rsidP="003B37FF">
      <w:pPr>
        <w:pStyle w:val="NoSpacing"/>
        <w:numPr>
          <w:ilvl w:val="0"/>
          <w:numId w:val="11"/>
        </w:numPr>
      </w:pPr>
      <w:r>
        <w:t>Primary use within home which has smart</w:t>
      </w:r>
      <w:r w:rsidR="00A50A06">
        <w:t xml:space="preserve"> </w:t>
      </w:r>
      <w:r>
        <w:t>device monitoring of energy use</w:t>
      </w:r>
    </w:p>
    <w:p w14:paraId="44CF1DDA" w14:textId="77777777" w:rsidR="003B37FF" w:rsidRDefault="003B37FF" w:rsidP="003B37FF">
      <w:pPr>
        <w:pStyle w:val="NoSpacing"/>
        <w:numPr>
          <w:ilvl w:val="0"/>
          <w:numId w:val="11"/>
        </w:numPr>
      </w:pPr>
      <w:r>
        <w:t>Secondary use within medical offices of doctor, nurse, and variety of therapist locations</w:t>
      </w:r>
    </w:p>
    <w:p w14:paraId="58B910A8" w14:textId="77777777" w:rsidR="00071BB6" w:rsidRDefault="00071BB6" w:rsidP="00071BB6">
      <w:pPr>
        <w:pStyle w:val="NoSpacing"/>
        <w:ind w:left="1080"/>
      </w:pPr>
    </w:p>
    <w:p w14:paraId="12661665" w14:textId="2806CD45" w:rsidR="00A50A06" w:rsidRDefault="00A50A06" w:rsidP="00750A68">
      <w:pPr>
        <w:spacing w:line="360" w:lineRule="auto"/>
        <w:ind w:left="397"/>
      </w:pPr>
      <w:r w:rsidRPr="00F91F57">
        <w:t>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w:t>
      </w:r>
      <w:r>
        <w:t xml:space="preserve"> </w:t>
      </w:r>
    </w:p>
    <w:p w14:paraId="57D4B11D" w14:textId="36D8F6FA"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F91F57">
        <w:t>6.2</w:t>
      </w:r>
      <w:r w:rsidR="00CE146E">
        <w:fldChar w:fldCharType="end"/>
      </w:r>
      <w:r w:rsidR="00CE146E">
        <w:t xml:space="preserve"> Personae</w:t>
      </w:r>
      <w:r>
        <w:t>.</w:t>
      </w:r>
      <w:r w:rsidR="00FB1EFF">
        <w:t xml:space="preserve"> </w:t>
      </w:r>
    </w:p>
    <w:p w14:paraId="159B80E0" w14:textId="77777777" w:rsidR="00C13D92" w:rsidRDefault="00F2257A" w:rsidP="00071BB6">
      <w:pPr>
        <w:pStyle w:val="Heading1"/>
        <w:spacing w:before="240" w:after="120" w:line="360" w:lineRule="auto"/>
        <w:ind w:left="431" w:hanging="431"/>
      </w:pPr>
      <w:bookmarkStart w:id="3" w:name="_Toc2013960"/>
      <w:r>
        <w:t>Requirements Analysis</w:t>
      </w:r>
      <w:bookmarkEnd w:id="3"/>
    </w:p>
    <w:p w14:paraId="09ABD4F7" w14:textId="3A1E699B"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exercise, reminders to take medication on time, information on home energy use with tips to minimise when desired, and a home robot to fetch items</w:t>
      </w:r>
      <w:r w:rsidR="00A50A06">
        <w:t xml:space="preserve">. The </w:t>
      </w:r>
      <w:r w:rsidR="00185412">
        <w:t xml:space="preserve">requirements </w:t>
      </w:r>
      <w:r w:rsidR="00F41B5A">
        <w:t xml:space="preserve">were extended </w:t>
      </w:r>
      <w:r w:rsidR="00185412">
        <w:t xml:space="preserve">to support </w:t>
      </w:r>
      <w:r w:rsidR="00F41B5A">
        <w:t xml:space="preserve">interaction with medical staff as the group believed this would be a useful addition.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14:paraId="2015B510" w14:textId="77777777" w:rsidR="000D1F1D" w:rsidRDefault="00CE29C6" w:rsidP="00CE29C6">
      <w:pPr>
        <w:pStyle w:val="NoSpacing"/>
        <w:numPr>
          <w:ilvl w:val="0"/>
          <w:numId w:val="13"/>
        </w:numPr>
      </w:pPr>
      <w:r>
        <w:t>Log-in Screen</w:t>
      </w:r>
      <w:r w:rsidR="00073740">
        <w:t xml:space="preserve"> </w:t>
      </w:r>
    </w:p>
    <w:p w14:paraId="7BCFFC87" w14:textId="77777777" w:rsidR="00CE29C6" w:rsidRDefault="00CE29C6" w:rsidP="00CE29C6">
      <w:pPr>
        <w:pStyle w:val="NoSpacing"/>
        <w:numPr>
          <w:ilvl w:val="0"/>
          <w:numId w:val="13"/>
        </w:numPr>
      </w:pPr>
      <w:r>
        <w:t>‘Home’ Screen</w:t>
      </w:r>
      <w:r w:rsidR="00FB1EFF">
        <w:t xml:space="preserve"> </w:t>
      </w:r>
    </w:p>
    <w:p w14:paraId="7517BF73" w14:textId="77777777" w:rsidR="00CE29C6" w:rsidRDefault="00CE29C6" w:rsidP="00CE29C6">
      <w:pPr>
        <w:pStyle w:val="NoSpacing"/>
        <w:numPr>
          <w:ilvl w:val="1"/>
          <w:numId w:val="13"/>
        </w:numPr>
      </w:pPr>
      <w:r>
        <w:t>Medic</w:t>
      </w:r>
      <w:r w:rsidR="00185412">
        <w:t>ation</w:t>
      </w:r>
    </w:p>
    <w:p w14:paraId="2B189B16" w14:textId="77777777" w:rsidR="00CE29C6" w:rsidRDefault="00CE29C6" w:rsidP="00CE29C6">
      <w:pPr>
        <w:pStyle w:val="NoSpacing"/>
        <w:numPr>
          <w:ilvl w:val="2"/>
          <w:numId w:val="13"/>
        </w:numPr>
      </w:pPr>
      <w:r>
        <w:t>Medication Taken</w:t>
      </w:r>
    </w:p>
    <w:p w14:paraId="6A025BA7" w14:textId="77777777" w:rsidR="00CE29C6" w:rsidRDefault="00CE29C6" w:rsidP="00185412">
      <w:pPr>
        <w:pStyle w:val="NoSpacing"/>
        <w:numPr>
          <w:ilvl w:val="3"/>
          <w:numId w:val="13"/>
        </w:numPr>
      </w:pPr>
      <w:r>
        <w:t>Add Medication</w:t>
      </w:r>
    </w:p>
    <w:p w14:paraId="77830C80" w14:textId="77777777" w:rsidR="00CE29C6" w:rsidRDefault="00CE29C6" w:rsidP="00185412">
      <w:pPr>
        <w:pStyle w:val="NoSpacing"/>
        <w:numPr>
          <w:ilvl w:val="3"/>
          <w:numId w:val="13"/>
        </w:numPr>
      </w:pPr>
      <w:r>
        <w:t>Medication - Details</w:t>
      </w:r>
    </w:p>
    <w:p w14:paraId="79838DD9" w14:textId="77777777" w:rsidR="00CE29C6" w:rsidRDefault="00CE29C6" w:rsidP="00CE29C6">
      <w:pPr>
        <w:pStyle w:val="NoSpacing"/>
        <w:numPr>
          <w:ilvl w:val="1"/>
          <w:numId w:val="13"/>
        </w:numPr>
      </w:pPr>
      <w:r>
        <w:t>Home Energy</w:t>
      </w:r>
    </w:p>
    <w:p w14:paraId="46E5A7B5" w14:textId="77777777" w:rsidR="00CE29C6" w:rsidRDefault="00CE29C6" w:rsidP="00CE29C6">
      <w:pPr>
        <w:pStyle w:val="NoSpacing"/>
        <w:numPr>
          <w:ilvl w:val="2"/>
          <w:numId w:val="13"/>
        </w:numPr>
      </w:pPr>
      <w:r>
        <w:t>Weekly Energy Usage Chart</w:t>
      </w:r>
    </w:p>
    <w:p w14:paraId="735F978D" w14:textId="77777777" w:rsidR="00CE29C6" w:rsidRDefault="00CE29C6" w:rsidP="00CE29C6">
      <w:pPr>
        <w:pStyle w:val="NoSpacing"/>
        <w:numPr>
          <w:ilvl w:val="3"/>
          <w:numId w:val="13"/>
        </w:numPr>
      </w:pPr>
      <w:r>
        <w:t>Energy</w:t>
      </w:r>
      <w:r w:rsidR="00CA3ED3">
        <w:t xml:space="preserve"> in Use Now</w:t>
      </w:r>
    </w:p>
    <w:p w14:paraId="35460365" w14:textId="77777777" w:rsidR="00CA3ED3" w:rsidRDefault="00CA3ED3" w:rsidP="00CE29C6">
      <w:pPr>
        <w:pStyle w:val="NoSpacing"/>
        <w:numPr>
          <w:ilvl w:val="3"/>
          <w:numId w:val="13"/>
        </w:numPr>
      </w:pPr>
      <w:r>
        <w:t>Add Smart Appliances</w:t>
      </w:r>
    </w:p>
    <w:p w14:paraId="59FD073E" w14:textId="77777777" w:rsidR="00CE29C6" w:rsidRDefault="00CE29C6" w:rsidP="00CE29C6">
      <w:pPr>
        <w:pStyle w:val="NoSpacing"/>
        <w:numPr>
          <w:ilvl w:val="1"/>
          <w:numId w:val="13"/>
        </w:numPr>
      </w:pPr>
      <w:r>
        <w:t>Exercise</w:t>
      </w:r>
    </w:p>
    <w:p w14:paraId="5B0BAF49" w14:textId="77777777" w:rsidR="00CA3ED3" w:rsidRDefault="00CA3ED3" w:rsidP="00CA3ED3">
      <w:pPr>
        <w:pStyle w:val="NoSpacing"/>
        <w:numPr>
          <w:ilvl w:val="2"/>
          <w:numId w:val="13"/>
        </w:numPr>
      </w:pPr>
      <w:r>
        <w:t xml:space="preserve">Available Exercises </w:t>
      </w:r>
    </w:p>
    <w:p w14:paraId="6A507496" w14:textId="77777777" w:rsidR="00CA3ED3" w:rsidRDefault="00CA3ED3" w:rsidP="00CA3ED3">
      <w:pPr>
        <w:pStyle w:val="NoSpacing"/>
        <w:numPr>
          <w:ilvl w:val="3"/>
          <w:numId w:val="13"/>
        </w:numPr>
      </w:pPr>
      <w:r>
        <w:t>Exercise Run-Through</w:t>
      </w:r>
    </w:p>
    <w:p w14:paraId="2B957C01" w14:textId="77777777" w:rsidR="00CA3ED3" w:rsidRDefault="00CA3ED3" w:rsidP="00CA3ED3">
      <w:pPr>
        <w:pStyle w:val="NoSpacing"/>
        <w:numPr>
          <w:ilvl w:val="2"/>
          <w:numId w:val="13"/>
        </w:numPr>
      </w:pPr>
      <w:r>
        <w:t>Add Exercises</w:t>
      </w:r>
    </w:p>
    <w:p w14:paraId="20C30037" w14:textId="77777777" w:rsidR="00CE29C6" w:rsidRDefault="00CE29C6" w:rsidP="00CE29C6">
      <w:pPr>
        <w:pStyle w:val="NoSpacing"/>
        <w:numPr>
          <w:ilvl w:val="1"/>
          <w:numId w:val="13"/>
        </w:numPr>
      </w:pPr>
      <w:r>
        <w:t>Robot</w:t>
      </w:r>
    </w:p>
    <w:p w14:paraId="73EC0D40" w14:textId="77777777" w:rsidR="00CA3ED3" w:rsidRDefault="00CA3ED3" w:rsidP="00CA3ED3">
      <w:pPr>
        <w:pStyle w:val="NoSpacing"/>
        <w:numPr>
          <w:ilvl w:val="2"/>
          <w:numId w:val="13"/>
        </w:numPr>
      </w:pPr>
      <w:r>
        <w:t>Ask robot to bring item</w:t>
      </w:r>
    </w:p>
    <w:p w14:paraId="41C55732" w14:textId="77777777" w:rsidR="00CA3ED3" w:rsidRDefault="00CA3ED3" w:rsidP="00CA3ED3">
      <w:pPr>
        <w:pStyle w:val="NoSpacing"/>
        <w:numPr>
          <w:ilvl w:val="0"/>
          <w:numId w:val="13"/>
        </w:numPr>
      </w:pPr>
      <w:r>
        <w:lastRenderedPageBreak/>
        <w:t>Settings Screen</w:t>
      </w:r>
    </w:p>
    <w:p w14:paraId="4AAEF83F" w14:textId="77777777" w:rsidR="00E717E8" w:rsidRDefault="00E717E8" w:rsidP="00E717E8">
      <w:pPr>
        <w:pStyle w:val="NoSpacing"/>
        <w:ind w:left="432"/>
      </w:pPr>
    </w:p>
    <w:p w14:paraId="20041532" w14:textId="545D0AF6" w:rsidR="00F41B5A" w:rsidRDefault="008E4B4D" w:rsidP="00E717E8">
      <w:pPr>
        <w:spacing w:line="360" w:lineRule="auto"/>
        <w:ind w:left="431"/>
        <w:rPr>
          <w:ins w:id="4" w:author="Gordon Rennie" w:date="2019-02-23T14:56:00Z"/>
        </w:rPr>
      </w:pPr>
      <w:r>
        <w:t>Simplicity and consistency were</w:t>
      </w:r>
      <w:r w:rsidR="00E717E8">
        <w:t xml:space="preserve"> key concept</w:t>
      </w:r>
      <w:r>
        <w:t xml:space="preserve">s </w:t>
      </w:r>
      <w:r w:rsidR="00F41B5A">
        <w:t xml:space="preserve">during the </w:t>
      </w:r>
      <w:r w:rsidR="00E717E8">
        <w:t xml:space="preserve">design </w:t>
      </w:r>
      <w:r w:rsidR="00F41B5A">
        <w:t xml:space="preserve">process. </w:t>
      </w:r>
      <w:r w:rsidR="00E717E8">
        <w:t>For this reason</w:t>
      </w:r>
      <w:r w:rsidR="00F41B5A">
        <w:t>,</w:t>
      </w:r>
      <w:r w:rsidR="00E717E8">
        <w:t xml:space="preserve"> the </w:t>
      </w:r>
      <w:r w:rsidR="00C471CE">
        <w:t>screens were</w:t>
      </w:r>
      <w:r w:rsidR="00E717E8">
        <w:t xml:space="preserve"> designed to convey as much information about the function of the application with as little text as possible. </w:t>
      </w:r>
      <w:r w:rsidR="00F41B5A">
        <w:t xml:space="preserve">As mentioned above </w:t>
      </w:r>
      <w:r w:rsidR="00C471CE">
        <w:t>l</w:t>
      </w:r>
      <w:r w:rsidR="00E717E8">
        <w:t>arge buttons with a 3</w:t>
      </w:r>
      <w:r w:rsidR="00F41B5A">
        <w:t>D</w:t>
      </w:r>
      <w:r w:rsidR="00E717E8">
        <w:t xml:space="preserve"> effect have been used throughout the application to make it clear what can be pressed. Isakovic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Iskovic </w:t>
      </w:r>
      <w:r>
        <w:rPr>
          <w:i/>
        </w:rPr>
        <w:t>et al</w:t>
      </w:r>
      <w:r>
        <w:t>. (2016)</w:t>
      </w:r>
      <w:r w:rsidR="00E717E8">
        <w:t xml:space="preserve"> chose colours which were muted and </w:t>
      </w:r>
      <w:r w:rsidR="00F41B5A">
        <w:t xml:space="preserve">restricted the functionality of each screen </w:t>
      </w:r>
      <w:r w:rsidR="00E717E8">
        <w:t>in their design of an interactive device for older diabetics.</w:t>
      </w:r>
      <w:r w:rsidR="00F41B5A">
        <w:t xml:space="preserve"> Our </w:t>
      </w:r>
      <w:r w:rsidR="00F91F57">
        <w:t xml:space="preserve">application </w:t>
      </w:r>
      <w:r w:rsidR="00987D07">
        <w:t>allows users to personalise the colour scheme</w:t>
      </w:r>
      <w:r w:rsidR="00F41B5A">
        <w:t xml:space="preserve">. </w:t>
      </w:r>
    </w:p>
    <w:p w14:paraId="357675FC" w14:textId="771843F4" w:rsidR="00E717E8" w:rsidRDefault="00E717E8" w:rsidP="00E717E8">
      <w:pPr>
        <w:spacing w:line="360" w:lineRule="auto"/>
        <w:ind w:left="431"/>
      </w:pPr>
      <w:r>
        <w:t xml:space="preserve">The UK Government has provided </w:t>
      </w:r>
      <w:r w:rsidR="008E4B4D">
        <w:t>additional</w:t>
      </w:r>
      <w:r>
        <w:t xml:space="preserve"> design </w:t>
      </w:r>
      <w:r w:rsidR="00F41B5A">
        <w:t xml:space="preserve">advice </w:t>
      </w:r>
      <w:r>
        <w:t xml:space="preserve">for all services </w:t>
      </w:r>
      <w:r w:rsidR="00F41B5A">
        <w:t xml:space="preserve">with </w:t>
      </w:r>
      <w:r>
        <w:t>disabl</w:t>
      </w:r>
      <w:r w:rsidR="00F41B5A">
        <w:t xml:space="preserve">ed users </w:t>
      </w:r>
      <w:r>
        <w:t xml:space="preserve">(Pun, 2016). </w:t>
      </w:r>
      <w:r w:rsidR="00987D07">
        <w:t xml:space="preserve">Their advice suggested </w:t>
      </w:r>
      <w:r>
        <w:t xml:space="preserve"> screen elements have a large space around them while not crowding interactions</w:t>
      </w:r>
      <w:r w:rsidR="00987D07">
        <w:t>;</w:t>
      </w:r>
      <w:r w:rsidR="008E4B4D">
        <w:t xml:space="preserve"> </w:t>
      </w:r>
      <w:r w:rsidR="00987D07">
        <w:t xml:space="preserve">they should </w:t>
      </w:r>
      <w:r w:rsidR="008E4B4D">
        <w:t>utilise consistent layouts</w:t>
      </w:r>
      <w:r>
        <w:t xml:space="preserve">. </w:t>
      </w:r>
      <w:r w:rsidR="008E4B4D">
        <w:t xml:space="preserve">This advice has been </w:t>
      </w:r>
      <w:r>
        <w:t>implemented in our design.</w:t>
      </w:r>
      <w:r w:rsidR="008E4B4D">
        <w:t xml:space="preserve"> Consistency is achieved</w:t>
      </w:r>
      <w:r w:rsidR="00C471CE">
        <w:t xml:space="preserve"> through</w:t>
      </w:r>
      <w:r w:rsidR="008E4B4D">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Default="00F2257A" w:rsidP="00E717E8">
      <w:pPr>
        <w:pStyle w:val="Heading1"/>
        <w:spacing w:before="240" w:after="120" w:line="360" w:lineRule="auto"/>
        <w:ind w:left="431" w:hanging="431"/>
      </w:pPr>
      <w:bookmarkStart w:id="5" w:name="_Toc2013961"/>
      <w:r>
        <w:t>Storyboard Design</w:t>
      </w:r>
      <w:bookmarkEnd w:id="5"/>
    </w:p>
    <w:p w14:paraId="3621B0D0" w14:textId="5F5996D3"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w:t>
      </w:r>
      <w:r>
        <w:fldChar w:fldCharType="begin"/>
      </w:r>
      <w:r>
        <w:instrText xml:space="preserve"> REF _Ref1546011 \r \h </w:instrText>
      </w:r>
      <w:r>
        <w:fldChar w:fldCharType="separate"/>
      </w:r>
      <w:r>
        <w:t>6.4</w:t>
      </w:r>
      <w:r>
        <w:fldChar w:fldCharType="end"/>
      </w:r>
      <w:r>
        <w:t xml:space="preserve">. A number of alterations were made on the basis of the feedback received from the presentation and also </w:t>
      </w:r>
      <w:r w:rsidR="00D062CB">
        <w:t xml:space="preserve">on subsequent </w:t>
      </w:r>
      <w:r>
        <w:t>lecture material</w:t>
      </w:r>
      <w:r w:rsidR="006739A8">
        <w:t xml:space="preserve">. </w:t>
      </w:r>
    </w:p>
    <w:p w14:paraId="6D0B2656" w14:textId="379E245B" w:rsidR="00F41B5A" w:rsidRDefault="00F41B5A" w:rsidP="006739A8">
      <w:pPr>
        <w:spacing w:line="360" w:lineRule="auto"/>
        <w:ind w:left="397"/>
      </w:pPr>
      <w:r>
        <w:t>Alterations due to feedback:</w:t>
      </w:r>
    </w:p>
    <w:p w14:paraId="0E1753AA" w14:textId="77777777" w:rsidR="00EE41E4" w:rsidRDefault="00F41B5A" w:rsidP="00F41B5A">
      <w:pPr>
        <w:pStyle w:val="ListParagraph"/>
        <w:numPr>
          <w:ilvl w:val="0"/>
          <w:numId w:val="32"/>
        </w:numPr>
        <w:spacing w:line="360" w:lineRule="auto"/>
      </w:pPr>
      <w:r>
        <w:t xml:space="preserve">The design </w:t>
      </w:r>
      <w:r w:rsidR="006739A8">
        <w:t xml:space="preserve">did not notify the user when a designated time to take a medicine had been missed.  </w:t>
      </w:r>
      <w:r w:rsidR="00EE41E4">
        <w:t xml:space="preserve">The medication button on the home page now </w:t>
      </w:r>
      <w:r w:rsidR="006739A8">
        <w:t xml:space="preserve">flashes if it is time to take a prescribed medication. </w:t>
      </w:r>
    </w:p>
    <w:p w14:paraId="5B3F0646" w14:textId="7E32D6E8" w:rsidR="00EE41E4" w:rsidRDefault="00EE41E4" w:rsidP="00987D07">
      <w:pPr>
        <w:pStyle w:val="ListParagraph"/>
        <w:numPr>
          <w:ilvl w:val="0"/>
          <w:numId w:val="32"/>
        </w:numPr>
        <w:spacing w:line="360" w:lineRule="auto"/>
        <w:ind w:left="1134" w:hanging="396"/>
      </w:pPr>
      <w:r>
        <w:t xml:space="preserve">The </w:t>
      </w:r>
      <w:r w:rsidR="006739A8">
        <w:t>design for exercises did not provid</w:t>
      </w:r>
      <w:r>
        <w:t xml:space="preserve">e </w:t>
      </w:r>
      <w:r w:rsidR="006739A8">
        <w:t>motivation for the user to engage in exercise</w:t>
      </w:r>
      <w:r>
        <w:t xml:space="preserve"> (as per the original specification). Additional </w:t>
      </w:r>
      <w:r w:rsidR="006739A8">
        <w:t>research was conducted to pinpoint ways in which our personae – elderly people with limited mobility – might be motivated. One observation found in several websites is that people will tend to do an activity or exercise if it</w:t>
      </w:r>
      <w:r w:rsidR="00D062CB">
        <w:t xml:space="preserve"> is</w:t>
      </w:r>
      <w:r w:rsidR="006739A8">
        <w:t xml:space="preserve"> something they enjoy (Baylor Scott &amp; White Health, 2012; Myers, 2015). Two sports highlighted by Myers (2015) </w:t>
      </w:r>
      <w:r w:rsidR="00D062CB">
        <w:t xml:space="preserve">as </w:t>
      </w:r>
      <w:r w:rsidR="006739A8">
        <w:t xml:space="preserve">enjoyed by older people are golf and </w:t>
      </w:r>
      <w:r w:rsidR="006739A8">
        <w:lastRenderedPageBreak/>
        <w:t>bowling. These sports</w:t>
      </w:r>
      <w:r w:rsidR="00D062CB">
        <w:t>, bowling and golf,</w:t>
      </w:r>
      <w:r w:rsidR="006739A8">
        <w:t xml:space="preserve"> were </w:t>
      </w:r>
      <w:r w:rsidR="00D062CB">
        <w:t>added</w:t>
      </w:r>
      <w:r>
        <w:t xml:space="preserve">. All </w:t>
      </w:r>
      <w:r w:rsidR="006739A8">
        <w:t xml:space="preserve">exercises make use of </w:t>
      </w:r>
      <w:r>
        <w:t xml:space="preserve">tracking sensors through which the </w:t>
      </w:r>
      <w:r w:rsidR="00F91F57">
        <w:t xml:space="preserve">application </w:t>
      </w:r>
      <w:r>
        <w:t xml:space="preserve">gives feedback for good-form. Congratulating users when they achieve the exercises. </w:t>
      </w:r>
    </w:p>
    <w:p w14:paraId="245D0F63" w14:textId="77777777" w:rsidR="006E1873" w:rsidRDefault="00EE41E4" w:rsidP="00987D07">
      <w:pPr>
        <w:pStyle w:val="ListParagraph"/>
        <w:numPr>
          <w:ilvl w:val="0"/>
          <w:numId w:val="32"/>
        </w:numPr>
        <w:spacing w:line="360" w:lineRule="auto"/>
        <w:ind w:left="1134"/>
      </w:pPr>
      <w:r>
        <w:t xml:space="preserve">The </w:t>
      </w:r>
      <w:r w:rsidR="005644E4">
        <w:t xml:space="preserve">design </w:t>
      </w:r>
      <w:r>
        <w:t xml:space="preserve">of the </w:t>
      </w:r>
      <w:r w:rsidR="005644E4">
        <w:t>energy screen did not encourage engagement</w:t>
      </w:r>
      <w:r>
        <w:t>.</w:t>
      </w:r>
      <w:r w:rsidR="005644E4">
        <w:t xml:space="preserve"> </w:t>
      </w:r>
      <w:r>
        <w:t xml:space="preserve">The </w:t>
      </w:r>
      <w:r w:rsidR="005644E4">
        <w:t xml:space="preserve">screens did not contain an indication of daily usage which might be a motivation to interact with the energy displays. Amendments were made </w:t>
      </w:r>
      <w:r w:rsidR="00D062CB">
        <w:t>to the energy use screens</w:t>
      </w:r>
      <w:r w:rsidR="00DA2050">
        <w:t xml:space="preserve">. Energy usage for the past </w:t>
      </w:r>
      <w:r w:rsidR="00954440">
        <w:t>week</w:t>
      </w:r>
      <w:r w:rsidR="00DA2050">
        <w:t xml:space="preserve"> was shown through a bar graph. </w:t>
      </w:r>
      <w:r w:rsidR="00D062CB">
        <w:t>A tip</w:t>
      </w:r>
      <w:r w:rsidR="00DA2050">
        <w:t xml:space="preserve"> bar was </w:t>
      </w:r>
      <w:r w:rsidR="00D062CB">
        <w:t xml:space="preserve">added with a suggestion of how energy consumption might be lowered. A further interaction </w:t>
      </w:r>
      <w:r w:rsidR="00DA2050">
        <w:t xml:space="preserve">was </w:t>
      </w:r>
      <w:r w:rsidR="00D062CB">
        <w:t xml:space="preserve">added so that the user can select the bar of a given day and be shown </w:t>
      </w:r>
      <w:r w:rsidR="00DA2050">
        <w:t>what devices are consuming what energy</w:t>
      </w:r>
      <w:r w:rsidR="00D062CB">
        <w:t xml:space="preserve">, with a further comparison to usage on that day for each of three weeks previous. </w:t>
      </w:r>
      <w:r w:rsidR="00954440">
        <w:t>The second screen was amended to remove the floor</w:t>
      </w:r>
      <w:r w:rsidR="00DA2050">
        <w:t>-</w:t>
      </w:r>
      <w:r w:rsidR="00954440">
        <w:t xml:space="preserve">plan and offer a simple method for adding/deleting a smart appliance. </w:t>
      </w:r>
    </w:p>
    <w:p w14:paraId="4F8B1E28" w14:textId="57ADE112" w:rsidR="00015C9C" w:rsidRPr="006E1873" w:rsidRDefault="00954440" w:rsidP="00987D07">
      <w:pPr>
        <w:pStyle w:val="ListParagraph"/>
        <w:numPr>
          <w:ilvl w:val="0"/>
          <w:numId w:val="32"/>
        </w:numPr>
        <w:spacing w:line="360" w:lineRule="auto"/>
        <w:ind w:left="1134"/>
      </w:pPr>
      <w:r>
        <w:t xml:space="preserve">Following a course lecture regarding security, the group agreed </w:t>
      </w:r>
      <w:r w:rsidR="00D062CB">
        <w:t xml:space="preserve">the design </w:t>
      </w:r>
      <w:r>
        <w:t xml:space="preserve">needed a log-in screen. To make this log-in as effortless as possible for the user, </w:t>
      </w:r>
      <w:r w:rsidR="006E1873">
        <w:t xml:space="preserve">the </w:t>
      </w:r>
      <w:r w:rsidR="00F91F57">
        <w:t xml:space="preserve">application </w:t>
      </w:r>
      <w:r w:rsidR="006E1873">
        <w:t xml:space="preserve">utilises </w:t>
      </w:r>
      <w:r w:rsidR="00AF3480">
        <w:t>a facial-recognition</w:t>
      </w:r>
      <w:r>
        <w:t xml:space="preserve"> camera so that the user would not have to remember a password. Recognizing that there are other stakeholders, such as medical staff, a </w:t>
      </w:r>
      <w:r w:rsidR="00397025">
        <w:t>password</w:t>
      </w:r>
      <w:r w:rsidR="006E1873">
        <w:t xml:space="preserve"> </w:t>
      </w:r>
      <w:r>
        <w:t>input</w:t>
      </w:r>
      <w:r w:rsidR="00397025">
        <w:t xml:space="preserve"> box</w:t>
      </w:r>
      <w:r>
        <w:t xml:space="preserve"> </w:t>
      </w:r>
      <w:r w:rsidR="006E1873">
        <w:t xml:space="preserve">was added </w:t>
      </w:r>
      <w:r>
        <w:t xml:space="preserve">so that </w:t>
      </w:r>
      <w:r w:rsidR="00397025">
        <w:t>other stakeholders</w:t>
      </w:r>
      <w:r>
        <w:t xml:space="preserve"> could interact with the system but only after passing the security check of entering the correct details. </w:t>
      </w:r>
    </w:p>
    <w:p w14:paraId="2710B41B" w14:textId="77777777" w:rsidR="00E717E8" w:rsidRDefault="00E717E8" w:rsidP="00015C9C">
      <w:pPr>
        <w:pStyle w:val="Heading1"/>
        <w:spacing w:before="240" w:after="120" w:line="360" w:lineRule="auto"/>
        <w:ind w:left="431" w:hanging="431"/>
      </w:pPr>
      <w:bookmarkStart w:id="6" w:name="_Toc2013962"/>
      <w:r>
        <w:t>Prototype Development</w:t>
      </w:r>
      <w:bookmarkEnd w:id="6"/>
    </w:p>
    <w:p w14:paraId="46DA45E7" w14:textId="77777777" w:rsidR="00523323" w:rsidRDefault="00523323" w:rsidP="00015C9C">
      <w:pPr>
        <w:pStyle w:val="Heading2"/>
        <w:spacing w:before="120" w:after="120" w:line="360" w:lineRule="auto"/>
        <w:ind w:left="850" w:hanging="578"/>
      </w:pPr>
      <w:bookmarkStart w:id="7" w:name="_Toc2013963"/>
      <w:r>
        <w:t>Introduction</w:t>
      </w:r>
      <w:bookmarkEnd w:id="7"/>
    </w:p>
    <w:p w14:paraId="3EB87D71" w14:textId="2317582C"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xml:space="preserve">, but an outline of each is given here along </w:t>
      </w:r>
      <w:r w:rsidR="00015AF9">
        <w:t xml:space="preserve">with </w:t>
      </w:r>
      <w:r>
        <w:t>supporting research</w:t>
      </w:r>
      <w:r w:rsidR="00597718">
        <w:t xml:space="preserve">.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14:paraId="46B13FAD" w14:textId="77777777" w:rsidR="00C14FA3" w:rsidRDefault="00C14FA3" w:rsidP="00015C9C">
      <w:pPr>
        <w:pStyle w:val="Heading2"/>
        <w:spacing w:before="120" w:after="120" w:line="360" w:lineRule="auto"/>
        <w:ind w:left="850" w:hanging="578"/>
      </w:pPr>
      <w:bookmarkStart w:id="8" w:name="_Toc2013964"/>
      <w:r>
        <w:t>Log</w:t>
      </w:r>
      <w:r w:rsidR="00722707">
        <w:t>-</w:t>
      </w:r>
      <w:r>
        <w:t xml:space="preserve">in </w:t>
      </w:r>
      <w:r w:rsidR="00722707">
        <w:t>Screen</w:t>
      </w:r>
      <w:bookmarkEnd w:id="8"/>
    </w:p>
    <w:p w14:paraId="18E4B1B5" w14:textId="77777777"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r>
        <w:t>Prohibit</w:t>
      </w:r>
      <w:r w:rsidR="00021B0D">
        <w:t>s</w:t>
      </w:r>
      <w:r>
        <w:t xml:space="preserve"> fraudulent use of system.</w:t>
      </w:r>
    </w:p>
    <w:p w14:paraId="188228C6" w14:textId="77777777"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14:paraId="5462FA5D" w14:textId="6AC79990" w:rsidR="000D1F1D" w:rsidRDefault="00934523" w:rsidP="00397025">
      <w:pPr>
        <w:pStyle w:val="NoSpacing"/>
        <w:spacing w:after="120" w:line="360" w:lineRule="auto"/>
        <w:ind w:left="947" w:hanging="720"/>
      </w:pPr>
      <w:r w:rsidRPr="00523323">
        <w:rPr>
          <w:b/>
        </w:rPr>
        <w:lastRenderedPageBreak/>
        <w:t>Log-In ‘Password’ entry box</w:t>
      </w:r>
      <w:r w:rsidRPr="00523323">
        <w:t xml:space="preserve">: </w:t>
      </w:r>
      <w:r w:rsidR="00987D07">
        <w:t>Password allows a user to bypass the facial recognition.</w:t>
      </w:r>
    </w:p>
    <w:p w14:paraId="742B91BB" w14:textId="5290AB12" w:rsidR="003D3572" w:rsidRPr="003D3572" w:rsidRDefault="00015AF9" w:rsidP="00987D07">
      <w:pPr>
        <w:pStyle w:val="NoSpacing"/>
        <w:spacing w:after="120" w:line="360" w:lineRule="auto"/>
        <w:ind w:left="993" w:hanging="766"/>
      </w:pPr>
      <w:r>
        <w:rPr>
          <w:b/>
        </w:rPr>
        <w:t xml:space="preserve">Supporting Research: </w:t>
      </w:r>
      <w:r w:rsidR="003D3572">
        <w:t xml:space="preserve">In a web article MedConfidential (2018) considered that a patient’s trust that their medical information is secure from outside knowledge as vital for full disclosure. </w:t>
      </w:r>
      <w:r w:rsidR="00B37830">
        <w:t xml:space="preserve">Kontomanolis </w:t>
      </w:r>
      <w:r w:rsidR="00B37830">
        <w:rPr>
          <w:i/>
        </w:rPr>
        <w:t xml:space="preserve">et </w:t>
      </w:r>
      <w:r w:rsidR="00B37830" w:rsidRPr="00B37830">
        <w:t>al</w:t>
      </w:r>
      <w:r w:rsidR="00B37830">
        <w:t xml:space="preserve">. (2017) highlighted how public knowledge of some medical conditions can have devastating consequences on the social position of patients. </w:t>
      </w:r>
      <w:r w:rsidR="00C471CE" w:rsidRPr="00B37830">
        <w:t>With</w:t>
      </w:r>
      <w:r w:rsidR="00C471CE">
        <w:t xml:space="preserve"> the possibility of</w:t>
      </w:r>
      <w:r w:rsidR="003D3572">
        <w:t xml:space="preserve"> a malicious intruder in the home </w:t>
      </w:r>
      <w:r w:rsidR="00C471CE">
        <w:t>accessing</w:t>
      </w:r>
      <w:r w:rsidR="003D3572">
        <w:t xml:space="preserve"> a host of unsecured application mechanisms, a secure system that only permits access to authorised people </w:t>
      </w:r>
      <w:r w:rsidR="00021B0D">
        <w:t>gives</w:t>
      </w:r>
      <w:r w:rsidR="003D3572">
        <w:t xml:space="preserve"> peace of mind </w:t>
      </w:r>
      <w:r w:rsidR="00237CFC">
        <w:t>to</w:t>
      </w:r>
      <w:r w:rsidR="00987D07">
        <w:t xml:space="preserve"> the</w:t>
      </w:r>
      <w:r w:rsidR="00237CFC">
        <w:t xml:space="preserve"> user</w:t>
      </w:r>
      <w:r w:rsidR="00987D07">
        <w:t>.</w:t>
      </w:r>
    </w:p>
    <w:p w14:paraId="4682ABDE" w14:textId="77777777" w:rsidR="00F2257A" w:rsidRDefault="00F2257A" w:rsidP="00826C0E">
      <w:pPr>
        <w:pStyle w:val="Heading2"/>
        <w:spacing w:before="120" w:after="120" w:line="360" w:lineRule="auto"/>
        <w:ind w:left="720" w:hanging="578"/>
      </w:pPr>
      <w:bookmarkStart w:id="9" w:name="_Ref1145344"/>
      <w:bookmarkStart w:id="10" w:name="_Toc2013965"/>
      <w:r>
        <w:t xml:space="preserve">Home </w:t>
      </w:r>
      <w:bookmarkEnd w:id="9"/>
      <w:r w:rsidR="00445E25">
        <w:t>Screen</w:t>
      </w:r>
      <w:bookmarkEnd w:id="10"/>
    </w:p>
    <w:p w14:paraId="1E084415" w14:textId="31E85841"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w:t>
      </w:r>
      <w:r w:rsidR="00237CFC">
        <w:t xml:space="preserve"> </w:t>
      </w:r>
      <w:r>
        <w:t>screen.</w:t>
      </w:r>
    </w:p>
    <w:p w14:paraId="3E28AAB4" w14:textId="21BF232C"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rsidR="00237CFC">
        <w:t>F</w:t>
      </w:r>
      <w:r w:rsidR="00F2257A">
        <w:t>ive buttons</w:t>
      </w:r>
      <w:r w:rsidR="00934523">
        <w:t xml:space="preserve"> which have </w:t>
      </w:r>
      <w:r w:rsidR="00C471CE">
        <w:t>a</w:t>
      </w:r>
      <w:r w:rsidR="00934523">
        <w:t xml:space="preserve"> unique </w:t>
      </w:r>
      <w:r w:rsidR="00F2257A">
        <w:t>colour:</w:t>
      </w:r>
    </w:p>
    <w:p w14:paraId="39298366" w14:textId="77777777" w:rsidR="00F2257A" w:rsidRDefault="00F2257A" w:rsidP="00987D07">
      <w:pPr>
        <w:pStyle w:val="ListParagraph"/>
        <w:numPr>
          <w:ilvl w:val="0"/>
          <w:numId w:val="18"/>
        </w:numPr>
        <w:spacing w:line="360" w:lineRule="auto"/>
        <w:ind w:left="1276"/>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14:paraId="08A2A8E4" w14:textId="71525363" w:rsidR="00F2257A" w:rsidRDefault="00F2257A" w:rsidP="00987D07">
      <w:pPr>
        <w:pStyle w:val="ListParagraph"/>
        <w:numPr>
          <w:ilvl w:val="0"/>
          <w:numId w:val="18"/>
        </w:numPr>
        <w:spacing w:line="360" w:lineRule="auto"/>
        <w:ind w:left="1276"/>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xml:space="preserve">). </w:t>
      </w:r>
    </w:p>
    <w:p w14:paraId="6335D538" w14:textId="7E55E9D5" w:rsidR="00F2257A" w:rsidRDefault="00F2257A" w:rsidP="00987D07">
      <w:pPr>
        <w:pStyle w:val="ListParagraph"/>
        <w:numPr>
          <w:ilvl w:val="0"/>
          <w:numId w:val="18"/>
        </w:numPr>
        <w:spacing w:line="360" w:lineRule="auto"/>
        <w:ind w:left="1276"/>
      </w:pPr>
      <w:r>
        <w:t>Blue, exercise button.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14:paraId="2341AD7F" w14:textId="40F88DBC" w:rsidR="00F2257A" w:rsidRDefault="00F2257A" w:rsidP="00987D07">
      <w:pPr>
        <w:pStyle w:val="ListParagraph"/>
        <w:numPr>
          <w:ilvl w:val="0"/>
          <w:numId w:val="18"/>
        </w:numPr>
        <w:spacing w:line="360" w:lineRule="auto"/>
        <w:ind w:left="1276"/>
      </w:pPr>
      <w:r>
        <w:t>Purple “robot” button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14:paraId="29A9A70C" w14:textId="1BCDE5A6" w:rsidR="00F2257A" w:rsidRDefault="00F2257A" w:rsidP="00987D07">
      <w:pPr>
        <w:pStyle w:val="ListParagraph"/>
        <w:numPr>
          <w:ilvl w:val="0"/>
          <w:numId w:val="18"/>
        </w:numPr>
        <w:spacing w:line="360" w:lineRule="auto"/>
        <w:ind w:left="1276"/>
      </w:pPr>
      <w:r>
        <w:t>Settings button</w:t>
      </w:r>
      <w:r w:rsidR="00237CFC">
        <w:t xml:space="preserve"> </w:t>
      </w:r>
      <w:r>
        <w:t>(see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14:paraId="44EFC2FB" w14:textId="574F1D07" w:rsidR="003C2224" w:rsidRDefault="003C2224" w:rsidP="00987D07">
      <w:pPr>
        <w:pStyle w:val="ListParagraph"/>
        <w:numPr>
          <w:ilvl w:val="0"/>
          <w:numId w:val="18"/>
        </w:numPr>
        <w:spacing w:line="360" w:lineRule="auto"/>
        <w:ind w:left="1276"/>
      </w:pPr>
      <w:r>
        <w:t xml:space="preserve">Help button that will give contact </w:t>
      </w:r>
      <w:r w:rsidR="00951A75">
        <w:t>information for support.</w:t>
      </w:r>
    </w:p>
    <w:p w14:paraId="6C7A3CE4" w14:textId="77777777" w:rsidR="00750A68" w:rsidRPr="00015C9C" w:rsidRDefault="00750A68" w:rsidP="00015C9C">
      <w:pPr>
        <w:pStyle w:val="Heading2"/>
        <w:spacing w:before="120" w:after="120" w:line="360" w:lineRule="auto"/>
        <w:ind w:left="850" w:hanging="578"/>
      </w:pPr>
      <w:bookmarkStart w:id="11" w:name="_Ref1145265"/>
      <w:bookmarkStart w:id="12" w:name="_Ref1655006"/>
      <w:bookmarkStart w:id="13" w:name="_Ref1145289"/>
      <w:bookmarkStart w:id="14" w:name="_Toc2013966"/>
      <w:r w:rsidRPr="00015C9C">
        <w:t>Medication</w:t>
      </w:r>
      <w:bookmarkEnd w:id="11"/>
      <w:r w:rsidRPr="00015C9C">
        <w:t xml:space="preserve"> </w:t>
      </w:r>
      <w:r w:rsidR="00FC0DDB">
        <w:t>Screen</w:t>
      </w:r>
      <w:bookmarkEnd w:id="12"/>
      <w:bookmarkEnd w:id="14"/>
    </w:p>
    <w:p w14:paraId="287EE640" w14:textId="77777777"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14:paraId="2753DCA0" w14:textId="6B87F9A6"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w:t>
      </w:r>
      <w:r w:rsidR="00237CFC">
        <w:t>m</w:t>
      </w:r>
      <w:r>
        <w:t xml:space="preserve">edication </w:t>
      </w:r>
      <w:r w:rsidR="00237CFC">
        <w:t xml:space="preserve">button </w:t>
      </w:r>
      <w:r>
        <w:t>on the home</w:t>
      </w:r>
      <w:r w:rsidR="00237CFC">
        <w:t xml:space="preserve"> </w:t>
      </w:r>
      <w:r>
        <w:t>screen</w:t>
      </w:r>
      <w:r w:rsidR="00556BF3">
        <w:t xml:space="preserve"> and a chiming sound </w:t>
      </w:r>
      <w:r w:rsidR="00237CFC">
        <w:t>is played</w:t>
      </w:r>
      <w:r>
        <w:t xml:space="preserve">. </w:t>
      </w:r>
    </w:p>
    <w:p w14:paraId="11942061" w14:textId="77777777" w:rsidR="009B626A" w:rsidRDefault="008F49C5" w:rsidP="00FD4A83">
      <w:pPr>
        <w:spacing w:line="360" w:lineRule="auto"/>
        <w:ind w:left="992" w:hanging="720"/>
      </w:pPr>
      <w:r>
        <w:rPr>
          <w:b/>
        </w:rPr>
        <w:t>User Interaction:</w:t>
      </w:r>
      <w:r>
        <w:t xml:space="preserve"> </w:t>
      </w:r>
    </w:p>
    <w:p w14:paraId="5A814519" w14:textId="7AAAEA33" w:rsidR="008F49C5" w:rsidRDefault="008F49C5" w:rsidP="009B626A">
      <w:pPr>
        <w:pStyle w:val="ListParagraph"/>
        <w:numPr>
          <w:ilvl w:val="0"/>
          <w:numId w:val="34"/>
        </w:numPr>
        <w:spacing w:line="360" w:lineRule="auto"/>
      </w:pPr>
      <w:r>
        <w:t>Users can select taken for medication. Users can navigate to the edit area. Users can access detailed information on a medication by pressing its picture.</w:t>
      </w:r>
    </w:p>
    <w:p w14:paraId="08F38D86" w14:textId="09443936" w:rsidR="00E050D3" w:rsidRDefault="00E050D3" w:rsidP="009B626A">
      <w:pPr>
        <w:pStyle w:val="ListParagraph"/>
        <w:numPr>
          <w:ilvl w:val="0"/>
          <w:numId w:val="34"/>
        </w:numPr>
        <w:spacing w:line="360" w:lineRule="auto"/>
      </w:pPr>
      <w:r>
        <w:t>The day shown can be changed by pressing the “change day” button.</w:t>
      </w:r>
    </w:p>
    <w:p w14:paraId="79F81F11" w14:textId="45590B0D" w:rsidR="009B626A" w:rsidRDefault="009B626A" w:rsidP="00CA463C">
      <w:pPr>
        <w:pStyle w:val="NoSpacing"/>
        <w:numPr>
          <w:ilvl w:val="0"/>
          <w:numId w:val="34"/>
        </w:numPr>
        <w:spacing w:line="360" w:lineRule="auto"/>
      </w:pPr>
      <w:r>
        <w:lastRenderedPageBreak/>
        <w:t xml:space="preserve">A ‘Change’ button on the </w:t>
      </w:r>
      <w:r w:rsidRPr="00CA463C">
        <w:t>lower right of the screen allows modifying the medication on the user’s list of medications to take.</w:t>
      </w:r>
      <w:r>
        <w:t xml:space="preserve"> </w:t>
      </w:r>
    </w:p>
    <w:p w14:paraId="5743A284" w14:textId="2AB3BECF" w:rsidR="00934523" w:rsidRDefault="00934523" w:rsidP="00CA463C">
      <w:pPr>
        <w:spacing w:line="360" w:lineRule="auto"/>
        <w:ind w:left="993"/>
      </w:pPr>
      <w:r w:rsidRPr="00B51CAB">
        <w:rPr>
          <w:b/>
        </w:rPr>
        <w:t>Screen Warning</w:t>
      </w:r>
      <w:r>
        <w:t xml:space="preserve">: If the user </w:t>
      </w:r>
      <w:r w:rsidR="00CA463C">
        <w:t>presses</w:t>
      </w:r>
      <w:r>
        <w:t xml:space="preserve"> </w:t>
      </w:r>
      <w:r w:rsidR="00237CFC">
        <w:t>‘t</w:t>
      </w:r>
      <w:r>
        <w:t>aken’ for a medication</w:t>
      </w:r>
      <w:r w:rsidR="00C5149A">
        <w:t xml:space="preserve"> out with the proper</w:t>
      </w:r>
      <w:r>
        <w:t xml:space="preserve"> time, a warning screen will overlay this screen with the message that</w:t>
      </w:r>
      <w:r w:rsidR="00556BF3">
        <w:t xml:space="preserve"> the medication should not yet be taken</w:t>
      </w:r>
      <w:r w:rsidR="0056035D">
        <w:t xml:space="preserve"> and what to do if the medication has already been taken</w:t>
      </w:r>
      <w:r w:rsidR="00556BF3">
        <w:t xml:space="preserve">. </w:t>
      </w:r>
      <w:r w:rsidR="00CA463C">
        <w:t xml:space="preserve">The facility to select taken on this screen is to avoid taking medication twice in the case of forgetful users and silences the warning on the home page. </w:t>
      </w:r>
      <w:r w:rsidR="00556BF3">
        <w:t>(See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14:paraId="752DA2A4" w14:textId="3C372D8F" w:rsidR="00821842" w:rsidRDefault="00C5149A" w:rsidP="00CA463C">
      <w:pPr>
        <w:spacing w:line="360" w:lineRule="auto"/>
        <w:ind w:left="993" w:hanging="721"/>
      </w:pPr>
      <w:r>
        <w:rPr>
          <w:b/>
        </w:rPr>
        <w:t xml:space="preserve">Supporting Research: </w:t>
      </w:r>
      <w:r w:rsidR="00997C1F">
        <w:t xml:space="preserve">In “8 Creative Ways to Remember” (2014), </w:t>
      </w:r>
      <w:r w:rsidR="00821842">
        <w:t xml:space="preserve">advice is </w:t>
      </w:r>
      <w:r w:rsidR="00997C1F">
        <w:t>given</w:t>
      </w:r>
      <w:r w:rsidR="00B73E67">
        <w:t xml:space="preserve"> on effective reminders</w:t>
      </w:r>
      <w:r w:rsidR="00997C1F">
        <w:t>. One suggestion</w:t>
      </w:r>
      <w:r w:rsidR="00FC0DDB">
        <w:t xml:space="preserve"> given</w:t>
      </w:r>
      <w:r w:rsidR="00997C1F">
        <w:t xml:space="preserve"> </w:t>
      </w:r>
      <w:r w:rsidR="00B73E67">
        <w:t xml:space="preserve">was to use pictures. </w:t>
      </w:r>
      <w:r w:rsidR="00821842">
        <w:t xml:space="preserve">The </w:t>
      </w:r>
      <w:r w:rsidR="00F91F57">
        <w:t xml:space="preserve">application </w:t>
      </w:r>
      <w:r w:rsidR="00821842">
        <w:t xml:space="preserve">shows </w:t>
      </w:r>
      <w:r w:rsidR="00021B0D">
        <w:t xml:space="preserve">the number of pills and </w:t>
      </w:r>
      <w:r w:rsidR="00821842">
        <w:t>at what time to take them</w:t>
      </w:r>
      <w:r w:rsidR="00021B0D">
        <w:t xml:space="preserve">. </w:t>
      </w:r>
      <w:r w:rsidR="00821842">
        <w:t xml:space="preserve">This </w:t>
      </w:r>
      <w:r w:rsidR="00CA463C">
        <w:t>method of</w:t>
      </w:r>
      <w:r w:rsidR="00B73E67">
        <w:t xml:space="preserve"> </w:t>
      </w:r>
      <w:r w:rsidR="00821842">
        <w:t>communicat</w:t>
      </w:r>
      <w:r w:rsidR="00B73E67">
        <w:t xml:space="preserve">ion is in line with the above advice and ensures </w:t>
      </w:r>
      <w:r w:rsidR="00821842">
        <w:t xml:space="preserve">vital information </w:t>
      </w:r>
      <w:r w:rsidR="00B73E67">
        <w:t xml:space="preserve">is given </w:t>
      </w:r>
      <w:r w:rsidR="00821842">
        <w:t xml:space="preserve">quickly and clearly. </w:t>
      </w:r>
    </w:p>
    <w:p w14:paraId="06357674" w14:textId="3D7EEFAF" w:rsidR="009C637D" w:rsidRDefault="00E050D3" w:rsidP="009C637D">
      <w:pPr>
        <w:pStyle w:val="Heading3"/>
        <w:spacing w:line="360" w:lineRule="auto"/>
      </w:pPr>
      <w:bookmarkStart w:id="15" w:name="_Ref1146298"/>
      <w:bookmarkStart w:id="16" w:name="_Toc2013967"/>
      <w:r>
        <w:t>Change</w:t>
      </w:r>
      <w:r w:rsidR="00A0311E">
        <w:t xml:space="preserve"> </w:t>
      </w:r>
      <w:r>
        <w:t>Day Screen</w:t>
      </w:r>
      <w:bookmarkEnd w:id="16"/>
    </w:p>
    <w:p w14:paraId="3EF6E11B" w14:textId="73B8622C" w:rsidR="00E050D3" w:rsidRDefault="00E050D3" w:rsidP="00CA463C">
      <w:pPr>
        <w:spacing w:line="360" w:lineRule="auto"/>
        <w:ind w:left="993" w:hanging="721"/>
      </w:pPr>
      <w:r w:rsidRPr="00590C1E">
        <w:rPr>
          <w:b/>
        </w:rPr>
        <w:t>Purpose of Screen:</w:t>
      </w:r>
      <w:r>
        <w:t xml:space="preserve">  The day</w:t>
      </w:r>
      <w:r w:rsidR="00A0311E">
        <w:t xml:space="preserve"> to</w:t>
      </w:r>
      <w:r>
        <w:t xml:space="preserve"> be shown can be selected</w:t>
      </w:r>
      <w:r w:rsidR="00CA463C">
        <w:t>, from a calendar</w:t>
      </w:r>
      <w:r w:rsidR="009C637D">
        <w:t>, i</w:t>
      </w:r>
      <w:r>
        <w:t>f the user wishes to see what medication they need to take on any given day.</w:t>
      </w:r>
      <w:r w:rsidR="00CA463C">
        <w:t xml:space="preserve"> </w:t>
      </w:r>
      <w:r w:rsidR="00CA463C" w:rsidRPr="00CA463C">
        <w:t xml:space="preserve">This screen makes it simple for a user to switch quickly between </w:t>
      </w:r>
      <w:r w:rsidR="009C637D">
        <w:t>days, both past and future,</w:t>
      </w:r>
      <w:r w:rsidR="00CA463C" w:rsidRPr="00CA463C">
        <w:t xml:space="preserve"> to allow them to see their medication schedule.</w:t>
      </w:r>
    </w:p>
    <w:p w14:paraId="6F18F4EC" w14:textId="5133EA02" w:rsidR="00A0311E" w:rsidRDefault="00A0311E" w:rsidP="00A0311E">
      <w:pPr>
        <w:pStyle w:val="NoSpacing"/>
        <w:keepNext/>
        <w:spacing w:line="360" w:lineRule="auto"/>
        <w:ind w:left="992" w:hanging="720"/>
      </w:pPr>
      <w:r>
        <w:rPr>
          <w:b/>
        </w:rPr>
        <w:t>User Interaction:</w:t>
      </w:r>
      <w:r>
        <w:t xml:space="preserve"> There is one interaction devices on this screen:</w:t>
      </w:r>
    </w:p>
    <w:p w14:paraId="4FA53A66" w14:textId="3EAC93C4" w:rsidR="00A0311E" w:rsidRDefault="00A0311E" w:rsidP="00CA463C">
      <w:pPr>
        <w:pStyle w:val="NoSpacing"/>
        <w:keepNext/>
        <w:numPr>
          <w:ilvl w:val="0"/>
          <w:numId w:val="33"/>
        </w:numPr>
        <w:spacing w:line="360" w:lineRule="auto"/>
        <w:ind w:left="1418"/>
      </w:pPr>
      <w:r>
        <w:t xml:space="preserve">The user can select a day they wish to view their medication timetable using the </w:t>
      </w:r>
      <w:r w:rsidR="009C637D">
        <w:t>calendar</w:t>
      </w:r>
      <w:r>
        <w:t xml:space="preserve"> buttons.</w:t>
      </w:r>
    </w:p>
    <w:p w14:paraId="1B602875" w14:textId="77777777" w:rsidR="00E050D3" w:rsidRDefault="00E050D3" w:rsidP="00E050D3">
      <w:pPr>
        <w:spacing w:line="360" w:lineRule="auto"/>
        <w:ind w:left="272"/>
      </w:pPr>
    </w:p>
    <w:p w14:paraId="262ADCCA" w14:textId="77777777" w:rsidR="00E050D3" w:rsidRDefault="00E050D3" w:rsidP="00E050D3">
      <w:pPr>
        <w:pStyle w:val="Heading3"/>
        <w:spacing w:after="120" w:line="360" w:lineRule="auto"/>
        <w:ind w:left="992"/>
      </w:pPr>
      <w:bookmarkStart w:id="17" w:name="_Toc2013968"/>
      <w:r>
        <w:t>Add Medication Screen</w:t>
      </w:r>
      <w:bookmarkEnd w:id="17"/>
    </w:p>
    <w:p w14:paraId="5564F125" w14:textId="74E2E8D4" w:rsidR="00E050D3" w:rsidRDefault="00E050D3" w:rsidP="00E050D3">
      <w:pPr>
        <w:pStyle w:val="NoSpacing"/>
        <w:keepNext/>
        <w:spacing w:line="360" w:lineRule="auto"/>
        <w:ind w:left="992" w:hanging="720"/>
      </w:pPr>
      <w:r w:rsidRPr="00590C1E">
        <w:rPr>
          <w:b/>
        </w:rPr>
        <w:t>Purpose of Screen:</w:t>
      </w:r>
      <w:r>
        <w:t xml:space="preserve">  Drugs can be searched for and added into the user’s medication. This screen </w:t>
      </w:r>
      <w:r w:rsidR="009C637D">
        <w:t>could be used</w:t>
      </w:r>
      <w:r>
        <w:t xml:space="preserve"> in conjunction with a doctor.</w:t>
      </w:r>
    </w:p>
    <w:p w14:paraId="1C840863" w14:textId="77777777" w:rsidR="00E050D3" w:rsidRDefault="00E050D3" w:rsidP="00E050D3">
      <w:pPr>
        <w:pStyle w:val="NoSpacing"/>
        <w:keepNext/>
        <w:spacing w:line="360" w:lineRule="auto"/>
        <w:ind w:left="992" w:hanging="720"/>
      </w:pPr>
    </w:p>
    <w:p w14:paraId="10427FAE" w14:textId="0E368796" w:rsidR="00E050D3" w:rsidRDefault="00E050D3" w:rsidP="00E050D3">
      <w:pPr>
        <w:pStyle w:val="NoSpacing"/>
        <w:keepNext/>
        <w:spacing w:line="360" w:lineRule="auto"/>
        <w:ind w:left="992" w:hanging="720"/>
      </w:pPr>
      <w:r>
        <w:rPr>
          <w:b/>
        </w:rPr>
        <w:t>User Interaction:</w:t>
      </w:r>
      <w:r>
        <w:t xml:space="preserve"> There are t</w:t>
      </w:r>
      <w:r w:rsidR="00A0311E">
        <w:t>wo</w:t>
      </w:r>
      <w:r>
        <w:t xml:space="preserve"> interaction devices on this screen:</w:t>
      </w:r>
    </w:p>
    <w:p w14:paraId="6228F526" w14:textId="77777777" w:rsidR="00E050D3" w:rsidRDefault="00E050D3" w:rsidP="009C637D">
      <w:pPr>
        <w:pStyle w:val="NoSpacing"/>
        <w:keepNext/>
        <w:numPr>
          <w:ilvl w:val="0"/>
          <w:numId w:val="33"/>
        </w:numPr>
        <w:spacing w:line="360" w:lineRule="auto"/>
        <w:ind w:left="1418"/>
      </w:pPr>
      <w:r>
        <w:t xml:space="preserve">There is a search box through which a list of medicines can be requested. </w:t>
      </w:r>
    </w:p>
    <w:p w14:paraId="5851A2D2" w14:textId="77777777" w:rsidR="00E050D3" w:rsidRDefault="00E050D3" w:rsidP="009C637D">
      <w:pPr>
        <w:pStyle w:val="NoSpacing"/>
        <w:keepNext/>
        <w:numPr>
          <w:ilvl w:val="0"/>
          <w:numId w:val="33"/>
        </w:numPr>
        <w:spacing w:line="360" w:lineRule="auto"/>
        <w:ind w:left="1418"/>
      </w:pPr>
      <w:r>
        <w:t xml:space="preserve">From a list of possible medications returned, the desired medication is selected </w:t>
      </w:r>
    </w:p>
    <w:p w14:paraId="4EE04155" w14:textId="77777777" w:rsidR="00E050D3" w:rsidRDefault="00E050D3" w:rsidP="00E050D3">
      <w:pPr>
        <w:pStyle w:val="NoSpacing"/>
        <w:keepNext/>
        <w:spacing w:line="360" w:lineRule="auto"/>
        <w:ind w:left="992" w:hanging="720"/>
      </w:pPr>
    </w:p>
    <w:p w14:paraId="3BC6350E" w14:textId="400B0E44" w:rsidR="009C637D" w:rsidRDefault="00E050D3" w:rsidP="009C637D">
      <w:pPr>
        <w:pStyle w:val="NoSpacing"/>
        <w:keepNext/>
        <w:spacing w:line="360" w:lineRule="auto"/>
        <w:ind w:left="993"/>
      </w:pPr>
      <w:r>
        <w:t>This screen was added as a support screen. The team decided there would almost certainly be a need for medication amendments. The team designed the screen intending that medical staff and the user would work in collaboration to update the app</w:t>
      </w:r>
      <w:r w:rsidR="009C637D">
        <w:t>lication</w:t>
      </w:r>
      <w:r>
        <w:t xml:space="preserve">. </w:t>
      </w:r>
      <w:r>
        <w:lastRenderedPageBreak/>
        <w:t>However, a user can access this area alone. This was included to ensure patient rights were not infringed</w:t>
      </w:r>
      <w:r w:rsidR="009C637D">
        <w:t>.</w:t>
      </w:r>
      <w:r>
        <w:t xml:space="preserve"> </w:t>
      </w:r>
    </w:p>
    <w:p w14:paraId="299FC88F" w14:textId="77777777" w:rsidR="009C637D" w:rsidRDefault="009C637D" w:rsidP="009C637D">
      <w:pPr>
        <w:pStyle w:val="NoSpacing"/>
        <w:keepNext/>
        <w:spacing w:line="360" w:lineRule="auto"/>
      </w:pPr>
    </w:p>
    <w:p w14:paraId="0C373B10" w14:textId="78AF1179" w:rsidR="00E050D3" w:rsidRDefault="009C637D" w:rsidP="009C637D">
      <w:pPr>
        <w:pStyle w:val="NoSpacing"/>
        <w:keepNext/>
        <w:spacing w:line="360" w:lineRule="auto"/>
        <w:ind w:left="993" w:hanging="709"/>
      </w:pPr>
      <w:r>
        <w:rPr>
          <w:b/>
        </w:rPr>
        <w:t xml:space="preserve">Supporting Research: </w:t>
      </w:r>
      <w:r>
        <w:t>B</w:t>
      </w:r>
      <w:r w:rsidR="00E050D3">
        <w:t>ased on the 10 rights of medication administration (Edwards &amp; Axe, 2015) a patient must have the right to refuse medication.</w:t>
      </w:r>
      <w:r>
        <w:t xml:space="preserve"> We interpreted this to </w:t>
      </w:r>
      <w:r w:rsidR="00E050D3">
        <w:t>include the ability to alter the medication prescribed and the reminders present</w:t>
      </w:r>
      <w:r>
        <w:t>ed</w:t>
      </w:r>
      <w:r w:rsidR="00E050D3">
        <w:t xml:space="preserve"> on a users’ </w:t>
      </w:r>
      <w:r>
        <w:t>application.</w:t>
      </w:r>
      <w:r w:rsidR="00E050D3">
        <w:t xml:space="preserve"> </w:t>
      </w:r>
    </w:p>
    <w:bookmarkEnd w:id="15"/>
    <w:p w14:paraId="3B1F615D" w14:textId="77777777" w:rsidR="00326926" w:rsidRDefault="00326926" w:rsidP="009C637D">
      <w:pPr>
        <w:pStyle w:val="NoSpacing"/>
        <w:keepNext/>
        <w:spacing w:line="360" w:lineRule="auto"/>
      </w:pPr>
    </w:p>
    <w:p w14:paraId="3DE7080C" w14:textId="77777777" w:rsidR="00750A68" w:rsidRDefault="00750A68" w:rsidP="000D1F1D">
      <w:pPr>
        <w:pStyle w:val="Heading3"/>
        <w:spacing w:before="120" w:after="120" w:line="360" w:lineRule="auto"/>
        <w:ind w:left="992"/>
      </w:pPr>
      <w:bookmarkStart w:id="18" w:name="_Ref1146355"/>
      <w:bookmarkStart w:id="19" w:name="_Toc2013969"/>
      <w:r w:rsidRPr="00185412">
        <w:t>Medication Details</w:t>
      </w:r>
      <w:bookmarkEnd w:id="18"/>
      <w:r w:rsidR="009B0205">
        <w:t xml:space="preserve"> Screen</w:t>
      </w:r>
      <w:bookmarkEnd w:id="19"/>
    </w:p>
    <w:p w14:paraId="632C9756" w14:textId="77777777"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14:paraId="40B6BC6C" w14:textId="2B3D6F87" w:rsidR="00D9755B" w:rsidRDefault="00D8509A" w:rsidP="001F0B20">
      <w:pPr>
        <w:spacing w:after="120" w:line="360" w:lineRule="auto"/>
        <w:ind w:left="992" w:hanging="720"/>
      </w:pPr>
      <w:r>
        <w:rPr>
          <w:b/>
        </w:rPr>
        <w:t>User Interaction:</w:t>
      </w:r>
      <w:r>
        <w:t xml:space="preserve"> The user may select the </w:t>
      </w:r>
      <w:r w:rsidR="002D2A0A">
        <w:t>t</w:t>
      </w:r>
      <w:r>
        <w:t>aken</w:t>
      </w:r>
      <w:r w:rsidR="002D2A0A">
        <w:t xml:space="preserve"> </w:t>
      </w:r>
      <w:r>
        <w:t>button. This will</w:t>
      </w:r>
      <w:r w:rsidR="005122B5">
        <w:t xml:space="preserve"> </w:t>
      </w:r>
      <w:r>
        <w:t xml:space="preserve">replicate </w:t>
      </w:r>
      <w:r w:rsidR="005122B5">
        <w:t xml:space="preserve">pressing taken on screen </w:t>
      </w:r>
      <w:r>
        <w:t>5.4.</w:t>
      </w:r>
    </w:p>
    <w:p w14:paraId="6EEC5526" w14:textId="7B8B7B1A" w:rsidR="009C637D" w:rsidRDefault="009C637D" w:rsidP="009C637D">
      <w:pPr>
        <w:spacing w:after="120" w:line="360" w:lineRule="auto"/>
        <w:ind w:left="992" w:firstLine="1"/>
      </w:pPr>
      <w:r>
        <w:t>The screen was developed as a support screen so that the user could clarify to themselves what a medication was and what possible side effects it might have before choosing to take it.</w:t>
      </w:r>
    </w:p>
    <w:p w14:paraId="757C1D16" w14:textId="0B7A512A" w:rsidR="00B06623" w:rsidRDefault="00C81399" w:rsidP="009C637D">
      <w:pPr>
        <w:spacing w:after="0" w:line="360" w:lineRule="auto"/>
        <w:ind w:left="993" w:hanging="709"/>
      </w:pPr>
      <w:r>
        <w:rPr>
          <w:b/>
        </w:rPr>
        <w:t>Supporting</w:t>
      </w:r>
      <w:r w:rsidR="00B06623">
        <w:rPr>
          <w:b/>
        </w:rPr>
        <w:t xml:space="preserve"> Research: </w:t>
      </w:r>
      <w:r>
        <w:t>Research showed that medication compliance increases as health literacy increases (</w:t>
      </w:r>
      <w:r w:rsidRPr="00BF31DA">
        <w:t xml:space="preserve">Vlasnik, Aliotta </w:t>
      </w:r>
      <w:r>
        <w:t xml:space="preserve">&amp; </w:t>
      </w:r>
      <w:r w:rsidRPr="00BF31DA">
        <w:t>DeLor</w:t>
      </w:r>
      <w:r>
        <w:t>,</w:t>
      </w:r>
      <w:r w:rsidRPr="00BF31DA">
        <w:t xml:space="preserve"> </w:t>
      </w:r>
      <w:r>
        <w:t>2005). Health literacy refers to a patients’ knowledge of medication instructions and information about what the medication is and why to take it. By increasing health literacy</w:t>
      </w:r>
      <w:r w:rsidR="009C637D">
        <w:t>,</w:t>
      </w:r>
      <w:r>
        <w:t xml:space="preserve"> it is hoped compliance will also be increased. </w:t>
      </w:r>
    </w:p>
    <w:p w14:paraId="3F8B1356" w14:textId="77777777" w:rsidR="00185412" w:rsidRDefault="00185412" w:rsidP="00015C9C">
      <w:pPr>
        <w:pStyle w:val="Heading2"/>
        <w:spacing w:before="120" w:after="120" w:line="360" w:lineRule="auto"/>
        <w:ind w:left="850" w:hanging="578"/>
      </w:pPr>
      <w:bookmarkStart w:id="20" w:name="_Ref1145281"/>
      <w:bookmarkStart w:id="21" w:name="_Ref1735118"/>
      <w:bookmarkStart w:id="22" w:name="_Ref1735741"/>
      <w:bookmarkStart w:id="23" w:name="_Ref1736151"/>
      <w:bookmarkStart w:id="24" w:name="_Toc2013970"/>
      <w:r>
        <w:t xml:space="preserve">Energy </w:t>
      </w:r>
      <w:bookmarkEnd w:id="20"/>
      <w:r w:rsidR="009B0205">
        <w:t>Screen</w:t>
      </w:r>
      <w:bookmarkEnd w:id="21"/>
      <w:bookmarkEnd w:id="22"/>
      <w:bookmarkEnd w:id="23"/>
      <w:bookmarkEnd w:id="24"/>
      <w:r>
        <w:t xml:space="preserve"> </w:t>
      </w:r>
    </w:p>
    <w:p w14:paraId="55718E5A" w14:textId="3084B5A0"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us</w:t>
      </w:r>
      <w:r w:rsidR="002F45B9">
        <w:t xml:space="preserve">ing a </w:t>
      </w:r>
      <w:r>
        <w:t>bar</w:t>
      </w:r>
      <w:r w:rsidR="002F45B9">
        <w:t xml:space="preserve"> graph</w:t>
      </w:r>
      <w:r>
        <w:t xml:space="preserve">, one </w:t>
      </w:r>
      <w:r w:rsidR="002F45B9">
        <w:t xml:space="preserve">bar </w:t>
      </w:r>
      <w:r>
        <w:t xml:space="preserve">for each day, a ‘legend’ </w:t>
      </w:r>
      <w:r w:rsidR="002F45B9">
        <w:t>is used to clarify the meaning of the bars</w:t>
      </w:r>
      <w:r>
        <w:t>.</w:t>
      </w:r>
    </w:p>
    <w:p w14:paraId="08B53C11" w14:textId="77777777" w:rsidR="00860F77" w:rsidRDefault="00860F77" w:rsidP="00860F77">
      <w:pPr>
        <w:spacing w:after="0" w:line="360" w:lineRule="auto"/>
        <w:ind w:left="993"/>
      </w:pPr>
      <w:r>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Default="00860F77" w:rsidP="009B0205">
      <w:pPr>
        <w:spacing w:after="120" w:line="360" w:lineRule="auto"/>
        <w:ind w:left="992" w:hanging="720"/>
      </w:pPr>
    </w:p>
    <w:p w14:paraId="006EF0CF" w14:textId="4AFF3AFB" w:rsidR="00D9755B" w:rsidRDefault="009B0205" w:rsidP="009B0205">
      <w:pPr>
        <w:spacing w:after="120" w:line="360" w:lineRule="auto"/>
        <w:ind w:left="992" w:hanging="720"/>
      </w:pPr>
      <w:r>
        <w:rPr>
          <w:b/>
        </w:rPr>
        <w:t>User Interaction:</w:t>
      </w:r>
      <w:r>
        <w:t xml:space="preserve"> </w:t>
      </w:r>
    </w:p>
    <w:p w14:paraId="3B18EE12" w14:textId="77777777" w:rsidR="00D9755B" w:rsidRDefault="00D9755B" w:rsidP="009C637D">
      <w:pPr>
        <w:pStyle w:val="ListParagraph"/>
        <w:numPr>
          <w:ilvl w:val="0"/>
          <w:numId w:val="35"/>
        </w:numPr>
        <w:spacing w:after="120" w:line="360" w:lineRule="auto"/>
      </w:pPr>
      <w:r>
        <w:lastRenderedPageBreak/>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14:paraId="4671FD36" w14:textId="77777777" w:rsidR="009B0205" w:rsidRPr="009B0205" w:rsidRDefault="00D9755B" w:rsidP="009C637D">
      <w:pPr>
        <w:pStyle w:val="ListParagraph"/>
        <w:numPr>
          <w:ilvl w:val="0"/>
          <w:numId w:val="35"/>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14:paraId="028E5D7D" w14:textId="77777777" w:rsidR="009C637D" w:rsidRDefault="003E79CC" w:rsidP="009C637D">
      <w:pPr>
        <w:spacing w:after="0" w:line="360" w:lineRule="auto"/>
        <w:ind w:left="993"/>
      </w:pPr>
      <w:r>
        <w:t xml:space="preserve">The </w:t>
      </w:r>
      <w:r w:rsidR="009B0205">
        <w:t>design is intended to motivate</w:t>
      </w:r>
      <w:r>
        <w:t xml:space="preserve"> </w:t>
      </w:r>
      <w:r w:rsidR="009B0205">
        <w:t>the user to consider their current energy usage</w:t>
      </w:r>
      <w:r w:rsidR="00D9755B">
        <w:t xml:space="preserve"> by showing </w:t>
      </w:r>
      <w:r>
        <w:t xml:space="preserve">a </w:t>
      </w:r>
      <w:r w:rsidR="00D9755B">
        <w:t xml:space="preserve">comparison with </w:t>
      </w:r>
      <w:r>
        <w:t xml:space="preserve">previous </w:t>
      </w:r>
      <w:r w:rsidR="00C471CE">
        <w:t>usage</w:t>
      </w:r>
      <w:r w:rsidR="009B0205">
        <w:t xml:space="preserve">. </w:t>
      </w:r>
      <w:r>
        <w:t xml:space="preserve">This was intended to put the user in competition with themselves. </w:t>
      </w:r>
    </w:p>
    <w:p w14:paraId="21CAB535" w14:textId="77777777" w:rsidR="009C637D" w:rsidRDefault="009C637D" w:rsidP="009C637D">
      <w:pPr>
        <w:spacing w:after="0" w:line="360" w:lineRule="auto"/>
        <w:ind w:left="993"/>
      </w:pPr>
    </w:p>
    <w:p w14:paraId="43B38240" w14:textId="77777777" w:rsidR="00860F77" w:rsidRDefault="009C637D" w:rsidP="00860F77">
      <w:pPr>
        <w:spacing w:after="0" w:line="360" w:lineRule="auto"/>
        <w:ind w:left="993" w:hanging="709"/>
      </w:pPr>
      <w:r w:rsidRPr="009C637D">
        <w:rPr>
          <w:b/>
        </w:rPr>
        <w:t>Supporting Research:</w:t>
      </w:r>
      <w:r>
        <w:t xml:space="preserve"> </w:t>
      </w:r>
      <w:r w:rsidR="003E79CC">
        <w:t>Competitions have been shown to increase engagement and likelihood of reaching self-imposed targets (Bonino, D., Corno, F. &amp; De Russis, L. 2012)</w:t>
      </w:r>
      <w:r w:rsidR="007D7683">
        <w:t>.</w:t>
      </w:r>
      <w:r w:rsidR="003E79CC">
        <w:t xml:space="preserve"> </w:t>
      </w:r>
      <w:bookmarkStart w:id="25" w:name="_Ref1655243"/>
      <w:bookmarkStart w:id="26" w:name="_Ref1735624"/>
      <w:bookmarkStart w:id="27" w:name="_Ref1146644"/>
      <w:bookmarkStart w:id="28" w:name="_Ref1655345"/>
    </w:p>
    <w:p w14:paraId="7547133F" w14:textId="77777777" w:rsidR="00860F77" w:rsidRDefault="00860F77" w:rsidP="00860F77">
      <w:pPr>
        <w:spacing w:after="0" w:line="360" w:lineRule="auto"/>
        <w:ind w:left="993" w:hanging="709"/>
      </w:pPr>
    </w:p>
    <w:p w14:paraId="453649CB" w14:textId="5898B43B" w:rsidR="00073E05" w:rsidRDefault="00073E05" w:rsidP="00860F77">
      <w:pPr>
        <w:pStyle w:val="Heading3"/>
      </w:pPr>
      <w:bookmarkStart w:id="29" w:name="_Toc2013971"/>
      <w:r>
        <w:t>Breakdown of Energy Usage</w:t>
      </w:r>
      <w:bookmarkEnd w:id="25"/>
      <w:r>
        <w:t xml:space="preserve"> Screen</w:t>
      </w:r>
      <w:bookmarkEnd w:id="26"/>
      <w:bookmarkEnd w:id="29"/>
    </w:p>
    <w:p w14:paraId="4EB9BAC6" w14:textId="77777777" w:rsidR="00073E05" w:rsidRDefault="00073E05" w:rsidP="00073E05">
      <w:pPr>
        <w:spacing w:after="0" w:line="360" w:lineRule="auto"/>
        <w:ind w:left="720"/>
      </w:pPr>
    </w:p>
    <w:p w14:paraId="463F2974" w14:textId="75208323" w:rsidR="00D9755B" w:rsidRDefault="00073E05" w:rsidP="00073E05">
      <w:pPr>
        <w:spacing w:after="120" w:line="360" w:lineRule="auto"/>
        <w:ind w:left="992" w:hanging="720"/>
      </w:pPr>
      <w:r>
        <w:rPr>
          <w:b/>
        </w:rPr>
        <w:t>Purpose of Screen:</w:t>
      </w:r>
      <w:r>
        <w:t xml:space="preserve"> </w:t>
      </w:r>
      <w:r w:rsidR="00D9755B">
        <w:t>This screen displays how energy is presently being used</w:t>
      </w:r>
      <w:r w:rsidR="00860F77">
        <w:t>.</w:t>
      </w:r>
    </w:p>
    <w:p w14:paraId="002613B9" w14:textId="4BD56EEA"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w:t>
      </w:r>
      <w:r w:rsidR="00860F77">
        <w:t xml:space="preserve">further </w:t>
      </w:r>
      <w:r>
        <w:t>user interaction for this screen.</w:t>
      </w:r>
    </w:p>
    <w:p w14:paraId="4FCF45BF" w14:textId="565F4665" w:rsidR="00073E05" w:rsidRDefault="00D9755B" w:rsidP="00860F77">
      <w:pPr>
        <w:spacing w:after="120" w:line="360" w:lineRule="auto"/>
        <w:ind w:left="993"/>
      </w:pPr>
      <w:r>
        <w:t xml:space="preserve">The </w:t>
      </w:r>
      <w:r w:rsidR="00860F77">
        <w:t xml:space="preserve">screen </w:t>
      </w:r>
      <w:r>
        <w:t xml:space="preserve">presents a </w:t>
      </w:r>
      <w:r w:rsidR="00C471CE">
        <w:t>pie chart</w:t>
      </w:r>
      <w:r>
        <w:t xml:space="preserve"> showing what has used what percentage of the day’s energy usage. </w:t>
      </w:r>
      <w:r w:rsidR="00F32BAE">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3ADF7631" w:rsidR="00434106" w:rsidRPr="001E3195" w:rsidRDefault="00434106" w:rsidP="00FB5984">
      <w:pPr>
        <w:spacing w:after="120" w:line="360" w:lineRule="auto"/>
        <w:ind w:left="964" w:hanging="964"/>
      </w:pPr>
      <w:commentRangeStart w:id="30"/>
      <w:r w:rsidRPr="009C637D">
        <w:rPr>
          <w:b/>
        </w:rPr>
        <w:t>Supporting Research</w:t>
      </w:r>
      <w:r>
        <w:rPr>
          <w:b/>
        </w:rPr>
        <w:t>:</w:t>
      </w:r>
      <w:commentRangeEnd w:id="30"/>
      <w:r>
        <w:rPr>
          <w:rStyle w:val="CommentReference"/>
        </w:rPr>
        <w:commentReference w:id="30"/>
      </w:r>
      <w:r w:rsidR="001E3195">
        <w:rPr>
          <w:b/>
        </w:rPr>
        <w:t xml:space="preserve"> </w:t>
      </w:r>
      <w:r w:rsidR="001E3195">
        <w:t>Two separate reports into energy conservation suggested that ‘smart’ monitoring such as is currently provided by several energy companies offers the most effective and most long-lasting motivation to cut energy usage (</w:t>
      </w:r>
      <w:r w:rsidR="00A01B14">
        <w:t xml:space="preserve">Darby, 2006; </w:t>
      </w:r>
      <w:r w:rsidR="00FB5984">
        <w:t>Allen and Janda, 2006). While the design team considered displaying usage at a specific time, the decision was taken to show what devices were using the energy along with a tip that could tie the usage to an opportunity to save on usage.</w:t>
      </w:r>
    </w:p>
    <w:p w14:paraId="5DB38A4D" w14:textId="77777777" w:rsidR="00185412" w:rsidRDefault="00185412" w:rsidP="00073E05">
      <w:pPr>
        <w:pStyle w:val="Heading3"/>
        <w:spacing w:before="120" w:after="120" w:line="360" w:lineRule="auto"/>
        <w:ind w:left="992"/>
      </w:pPr>
      <w:bookmarkStart w:id="31" w:name="_Ref1735795"/>
      <w:bookmarkStart w:id="32" w:name="_Ref1736192"/>
      <w:bookmarkStart w:id="33" w:name="_Ref1736268"/>
      <w:bookmarkStart w:id="34" w:name="_Toc2013972"/>
      <w:r w:rsidRPr="00E52D46">
        <w:t xml:space="preserve">Smart </w:t>
      </w:r>
      <w:r w:rsidR="009B0205">
        <w:t>A</w:t>
      </w:r>
      <w:r w:rsidRPr="00E52D46">
        <w:t>ppliances</w:t>
      </w:r>
      <w:bookmarkEnd w:id="27"/>
      <w:r w:rsidRPr="00E52D46">
        <w:t xml:space="preserve"> </w:t>
      </w:r>
      <w:r w:rsidR="009B0205">
        <w:t>Screen</w:t>
      </w:r>
      <w:bookmarkEnd w:id="28"/>
      <w:bookmarkEnd w:id="31"/>
      <w:bookmarkEnd w:id="32"/>
      <w:bookmarkEnd w:id="33"/>
      <w:bookmarkEnd w:id="34"/>
    </w:p>
    <w:p w14:paraId="4BCD9300" w14:textId="359C5623" w:rsidR="00073E05" w:rsidRDefault="00073E05" w:rsidP="00073E05">
      <w:pPr>
        <w:spacing w:after="120" w:line="360" w:lineRule="auto"/>
        <w:ind w:left="992" w:hanging="720"/>
      </w:pPr>
      <w:r>
        <w:rPr>
          <w:b/>
        </w:rPr>
        <w:t>Purpose of Screen:</w:t>
      </w:r>
      <w:r>
        <w:t xml:space="preserve"> </w:t>
      </w:r>
      <w:r w:rsidR="00D9755B">
        <w:t>This screen offers the facility to move smart</w:t>
      </w:r>
      <w:r w:rsidR="00334671">
        <w:t xml:space="preserve"> </w:t>
      </w:r>
      <w:r w:rsidR="00D9755B">
        <w:t xml:space="preserve">appliances into or out of the monitoring done by </w:t>
      </w:r>
      <w:r w:rsidR="00334671">
        <w:t xml:space="preserve">the </w:t>
      </w:r>
      <w:r w:rsidR="009C637D">
        <w:t>application.</w:t>
      </w:r>
    </w:p>
    <w:p w14:paraId="01FAA6DA" w14:textId="4988C50A" w:rsidR="004F19FB" w:rsidRPr="00073E05" w:rsidRDefault="00073E05" w:rsidP="004F19FB">
      <w:pPr>
        <w:spacing w:after="120" w:line="360" w:lineRule="auto"/>
        <w:ind w:left="992" w:hanging="720"/>
      </w:pPr>
      <w:r>
        <w:rPr>
          <w:b/>
        </w:rPr>
        <w:t>User Interaction:</w:t>
      </w:r>
      <w:r>
        <w:t xml:space="preserve"> </w:t>
      </w:r>
      <w:r w:rsidR="00A84D6E">
        <w:t xml:space="preserve">The user can add appliances to be monitored or </w:t>
      </w:r>
      <w:r w:rsidR="00CC1378">
        <w:t xml:space="preserve">remove </w:t>
      </w:r>
      <w:r w:rsidR="00A84D6E">
        <w:t xml:space="preserve">appliances </w:t>
      </w:r>
      <w:r w:rsidR="00CC1378">
        <w:t>to cease monitoring</w:t>
      </w:r>
      <w:r w:rsidR="00A84D6E">
        <w:t>.</w:t>
      </w:r>
      <w:r w:rsidR="00CC1378">
        <w:t xml:space="preserve"> A user can press refresh if a new appliance is not shown on the </w:t>
      </w:r>
      <w:r w:rsidR="009C637D">
        <w:t>application.</w:t>
      </w:r>
      <w:r w:rsidR="00CC1378">
        <w:t xml:space="preserve"> </w:t>
      </w:r>
      <w:r w:rsidR="00CC1378">
        <w:lastRenderedPageBreak/>
        <w:t>After two consecutive presses common issues and solutions will be provided in a tip box</w:t>
      </w:r>
      <w:r w:rsidR="0056035D">
        <w:t xml:space="preserve"> such as to reset the smart device</w:t>
      </w:r>
      <w:r w:rsidR="00CC1378">
        <w:t>.</w:t>
      </w:r>
    </w:p>
    <w:p w14:paraId="30A27C5A" w14:textId="6083C424" w:rsidR="00F2257A" w:rsidRDefault="00F2257A" w:rsidP="0008337D">
      <w:pPr>
        <w:pStyle w:val="Heading2"/>
        <w:spacing w:before="240" w:after="120" w:line="360" w:lineRule="auto"/>
        <w:ind w:left="850" w:hanging="578"/>
      </w:pPr>
      <w:bookmarkStart w:id="35" w:name="_Ref1310533"/>
      <w:bookmarkStart w:id="36" w:name="_Ref1737018"/>
      <w:bookmarkStart w:id="37" w:name="_Ref1737310"/>
      <w:bookmarkStart w:id="38" w:name="_Toc2013973"/>
      <w:r>
        <w:t xml:space="preserve">Exercise </w:t>
      </w:r>
      <w:bookmarkEnd w:id="13"/>
      <w:bookmarkEnd w:id="35"/>
      <w:r w:rsidR="00A84D6E">
        <w:t>Screen</w:t>
      </w:r>
      <w:bookmarkEnd w:id="36"/>
      <w:bookmarkEnd w:id="37"/>
      <w:bookmarkEnd w:id="38"/>
      <w:r>
        <w:t xml:space="preserve"> </w:t>
      </w:r>
    </w:p>
    <w:p w14:paraId="64894E74" w14:textId="5C6A0FC0" w:rsidR="00A84D6E" w:rsidRDefault="00A84D6E" w:rsidP="00A84D6E">
      <w:pPr>
        <w:spacing w:after="0" w:line="360" w:lineRule="auto"/>
        <w:ind w:left="992" w:hanging="720"/>
      </w:pPr>
      <w:r>
        <w:rPr>
          <w:b/>
        </w:rPr>
        <w:t>Purpose of Screen:</w:t>
      </w:r>
      <w:r>
        <w:t xml:space="preserve"> This screen offers a series of </w:t>
      </w:r>
      <w:r w:rsidR="0095219F">
        <w:t xml:space="preserve">personalised </w:t>
      </w:r>
      <w:r>
        <w:t xml:space="preserve">exercises from which the user can select one to participate in. Each exercise </w:t>
      </w:r>
      <w:r w:rsidR="004842A5">
        <w:t xml:space="preserve">displays </w:t>
      </w:r>
      <w:r>
        <w:t>a time estimate for completion.</w:t>
      </w:r>
    </w:p>
    <w:p w14:paraId="0293961B" w14:textId="77777777" w:rsidR="00A84D6E" w:rsidRDefault="00A84D6E" w:rsidP="00A84D6E">
      <w:pPr>
        <w:spacing w:after="0" w:line="360" w:lineRule="auto"/>
        <w:ind w:left="992" w:hanging="720"/>
      </w:pPr>
    </w:p>
    <w:p w14:paraId="72F234BD" w14:textId="11828AEA" w:rsidR="00A84D6E" w:rsidRDefault="00A84D6E" w:rsidP="006E147D">
      <w:pPr>
        <w:spacing w:after="0" w:line="360" w:lineRule="auto"/>
        <w:ind w:left="992" w:hanging="720"/>
      </w:pPr>
      <w:r>
        <w:rPr>
          <w:b/>
        </w:rPr>
        <w:t>User Interaction:</w:t>
      </w:r>
      <w:r>
        <w:t xml:space="preserve"> </w:t>
      </w:r>
      <w:r w:rsidR="006E147D">
        <w:t>They can begin an exercise by pressing the icon</w:t>
      </w:r>
      <w:r w:rsidR="00F75791">
        <w:t xml:space="preserve"> taking them to screen </w:t>
      </w:r>
      <w:r w:rsidR="00F75791">
        <w:fldChar w:fldCharType="begin"/>
      </w:r>
      <w:r w:rsidR="00F75791">
        <w:instrText xml:space="preserve"> REF _Ref1145377 \r \h </w:instrText>
      </w:r>
      <w:r w:rsidR="00F75791">
        <w:fldChar w:fldCharType="separate"/>
      </w:r>
      <w:r w:rsidR="00F75791">
        <w:t>5.6.2</w:t>
      </w:r>
      <w:r w:rsidR="00F75791">
        <w:fldChar w:fldCharType="end"/>
      </w:r>
      <w:r w:rsidR="00F75791">
        <w:t xml:space="preserve"> Exercise Run-Through</w:t>
      </w:r>
      <w:r w:rsidR="006E147D">
        <w:t xml:space="preserve">.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r w:rsidR="0095219F">
        <w:t>, this screen also shows more in-depth information about an exercise</w:t>
      </w:r>
      <w:r w:rsidR="006E147D">
        <w:t>.</w:t>
      </w:r>
    </w:p>
    <w:p w14:paraId="50DE39F0" w14:textId="77777777" w:rsidR="006E147D" w:rsidRPr="00A84D6E" w:rsidRDefault="006E147D" w:rsidP="006E147D">
      <w:pPr>
        <w:spacing w:after="0" w:line="360" w:lineRule="auto"/>
        <w:ind w:left="992" w:hanging="720"/>
      </w:pPr>
    </w:p>
    <w:p w14:paraId="17775579" w14:textId="77777777" w:rsidR="0095219F" w:rsidRDefault="0095219F" w:rsidP="0095219F">
      <w:pPr>
        <w:spacing w:after="0" w:line="360" w:lineRule="auto"/>
        <w:rPr>
          <w:b/>
        </w:rPr>
      </w:pPr>
    </w:p>
    <w:p w14:paraId="4F6E1714" w14:textId="03BFAD2D" w:rsidR="00851F2F" w:rsidRDefault="0095219F" w:rsidP="00434106">
      <w:pPr>
        <w:spacing w:after="0" w:line="360" w:lineRule="auto"/>
        <w:ind w:left="993" w:hanging="709"/>
      </w:pPr>
      <w:r>
        <w:rPr>
          <w:b/>
        </w:rPr>
        <w:t xml:space="preserve">Supporting Research: </w:t>
      </w:r>
      <w:r w:rsidR="00B96EF5">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14:paraId="6B635BFB" w14:textId="77777777" w:rsidR="00434106" w:rsidRPr="00434106" w:rsidRDefault="00434106" w:rsidP="00434106">
      <w:pPr>
        <w:spacing w:after="0" w:line="360" w:lineRule="auto"/>
        <w:ind w:left="993" w:hanging="709"/>
        <w:rPr>
          <w:b/>
        </w:rPr>
      </w:pPr>
    </w:p>
    <w:p w14:paraId="4D7834B4" w14:textId="674B4D03" w:rsidR="00B96EF5" w:rsidRPr="001C44BF" w:rsidRDefault="00B96EF5" w:rsidP="00434106">
      <w:pPr>
        <w:spacing w:after="0" w:line="360" w:lineRule="auto"/>
        <w:ind w:left="993"/>
      </w:pPr>
      <w:r>
        <w:t>The group discussed the possibility of Tai Chi</w:t>
      </w:r>
      <w:r w:rsidR="0095219F">
        <w:t xml:space="preserve"> </w:t>
      </w:r>
      <w:r>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t>Myers (2015) highlighted that many older people enjoy golf and bowling</w:t>
      </w:r>
      <w:r w:rsidR="0095219F">
        <w:t>,</w:t>
      </w:r>
      <w:r w:rsidR="001C44BF">
        <w:t xml:space="preserve"> these exercises have been added. </w:t>
      </w:r>
      <w:r w:rsidR="001C44BF" w:rsidRPr="00434106">
        <w:t xml:space="preserve">Robinson </w:t>
      </w:r>
      <w:r w:rsidR="001C44BF" w:rsidRPr="00434106">
        <w:rPr>
          <w:i/>
        </w:rPr>
        <w:t xml:space="preserve">et al. </w:t>
      </w:r>
      <w:r w:rsidR="001C44BF" w:rsidRPr="00434106">
        <w:t xml:space="preserve">(2019) suggest that adding in activities that are enjoyable, such as listening to music or </w:t>
      </w:r>
      <w:r w:rsidR="003D23B9" w:rsidRPr="00434106">
        <w:t>to the radio, while exercising can overcome reluctance to an exercise regime.</w:t>
      </w:r>
      <w:r w:rsidR="003D23B9">
        <w:t xml:space="preserve"> </w:t>
      </w:r>
    </w:p>
    <w:p w14:paraId="178AC073" w14:textId="77777777" w:rsidR="00F2257A" w:rsidRDefault="00F2257A" w:rsidP="0008337D">
      <w:pPr>
        <w:pStyle w:val="Heading3"/>
        <w:spacing w:before="120" w:after="120" w:line="360" w:lineRule="auto"/>
        <w:ind w:left="992"/>
      </w:pPr>
      <w:bookmarkStart w:id="39" w:name="_Ref1145826"/>
      <w:bookmarkStart w:id="40" w:name="_Ref1737180"/>
      <w:bookmarkStart w:id="41" w:name="_Toc2013974"/>
      <w:r>
        <w:t xml:space="preserve">Add </w:t>
      </w:r>
      <w:r w:rsidR="006E147D">
        <w:t>E</w:t>
      </w:r>
      <w:r>
        <w:t>xercises</w:t>
      </w:r>
      <w:bookmarkEnd w:id="39"/>
      <w:r>
        <w:t xml:space="preserve"> </w:t>
      </w:r>
      <w:r w:rsidR="006E147D">
        <w:t>Screen</w:t>
      </w:r>
      <w:bookmarkEnd w:id="40"/>
      <w:bookmarkEnd w:id="41"/>
    </w:p>
    <w:p w14:paraId="4105B433" w14:textId="60DE5660" w:rsidR="004842A5" w:rsidRDefault="004842A5" w:rsidP="004842A5">
      <w:pPr>
        <w:spacing w:after="0" w:line="360" w:lineRule="auto"/>
        <w:ind w:left="992" w:hanging="720"/>
      </w:pPr>
      <w:r>
        <w:rPr>
          <w:b/>
        </w:rPr>
        <w:t>Purpose of Screen:</w:t>
      </w:r>
      <w:r>
        <w:t xml:space="preserve"> This screen offers the facility to add further exercises from a </w:t>
      </w:r>
      <w:r w:rsidR="0095219F">
        <w:t xml:space="preserve">full </w:t>
      </w:r>
      <w:r>
        <w:t>selection</w:t>
      </w:r>
      <w:r w:rsidR="0095219F">
        <w:t xml:space="preserve"> of all available</w:t>
      </w:r>
      <w:r>
        <w:t xml:space="preserve">. It is expected that in most cases </w:t>
      </w:r>
      <w:r w:rsidR="00C471CE">
        <w:t>a</w:t>
      </w:r>
      <w:r>
        <w:t xml:space="preserve"> </w:t>
      </w:r>
      <w:r w:rsidR="0095219F">
        <w:t xml:space="preserve">user along with medical staff </w:t>
      </w:r>
      <w:r>
        <w:t>would</w:t>
      </w:r>
      <w:r w:rsidR="00434106">
        <w:t xml:space="preserve"> collaborate to</w:t>
      </w:r>
      <w:r>
        <w:t xml:space="preserve"> make the selectio</w:t>
      </w:r>
      <w:r w:rsidR="00434106">
        <w:t>n</w:t>
      </w:r>
      <w:r>
        <w:t>,</w:t>
      </w:r>
      <w:r w:rsidR="0095219F">
        <w:t xml:space="preserve"> considering preference and usefulness in treatment</w:t>
      </w:r>
      <w:r w:rsidR="00434106">
        <w:t>.</w:t>
      </w:r>
      <w:r w:rsidR="0095219F">
        <w:t xml:space="preserve"> </w:t>
      </w:r>
      <w:r w:rsidR="00434106">
        <w:t>U</w:t>
      </w:r>
      <w:r w:rsidR="0095219F">
        <w:t>sers</w:t>
      </w:r>
      <w:r w:rsidR="00434106">
        <w:t xml:space="preserve"> can also</w:t>
      </w:r>
      <w:r w:rsidR="0095219F">
        <w:t xml:space="preserve"> do this independently.</w:t>
      </w:r>
    </w:p>
    <w:p w14:paraId="12DED9C1" w14:textId="77777777" w:rsidR="004842A5" w:rsidRDefault="004842A5" w:rsidP="004842A5">
      <w:pPr>
        <w:spacing w:after="0" w:line="360" w:lineRule="auto"/>
        <w:ind w:left="992" w:hanging="720"/>
      </w:pPr>
    </w:p>
    <w:p w14:paraId="0A5470B2" w14:textId="77777777"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Default="004842A5" w:rsidP="00B11D30">
      <w:pPr>
        <w:spacing w:after="0" w:line="360" w:lineRule="auto"/>
        <w:ind w:left="720"/>
      </w:pPr>
    </w:p>
    <w:p w14:paraId="5593101E" w14:textId="77777777"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14:paraId="05DE3002" w14:textId="77777777" w:rsidR="0089443A" w:rsidRPr="0008337D" w:rsidRDefault="0089443A" w:rsidP="0008337D">
      <w:pPr>
        <w:pStyle w:val="Heading3"/>
        <w:spacing w:before="120" w:after="120" w:line="360" w:lineRule="auto"/>
        <w:ind w:left="992"/>
      </w:pPr>
      <w:bookmarkStart w:id="42" w:name="_Ref1145377"/>
      <w:bookmarkStart w:id="43" w:name="_Toc2013975"/>
      <w:r w:rsidRPr="0008337D">
        <w:t xml:space="preserve">Exercise </w:t>
      </w:r>
      <w:r w:rsidR="0008337D">
        <w:t>R</w:t>
      </w:r>
      <w:r w:rsidRPr="0008337D">
        <w:t>un-</w:t>
      </w:r>
      <w:r w:rsidR="0008337D">
        <w:t>T</w:t>
      </w:r>
      <w:r w:rsidRPr="0008337D">
        <w:t>hrough</w:t>
      </w:r>
      <w:bookmarkEnd w:id="42"/>
      <w:bookmarkEnd w:id="43"/>
    </w:p>
    <w:p w14:paraId="37E47FCA" w14:textId="160A443C"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r w:rsidR="009B626A">
        <w:t xml:space="preserve"> along with background music that helps motivate the user to do the exercise</w:t>
      </w:r>
      <w:r>
        <w:t>.</w:t>
      </w:r>
      <w:r w:rsidR="0095219F">
        <w:t xml:space="preserve"> An overlay of the users’ current movement is also shown to give instant feedback for how well as user is completing the activity.</w:t>
      </w:r>
    </w:p>
    <w:p w14:paraId="540731A9" w14:textId="43769667" w:rsidR="004842A5" w:rsidRDefault="004842A5" w:rsidP="004842A5">
      <w:pPr>
        <w:spacing w:after="0" w:line="360" w:lineRule="auto"/>
        <w:ind w:left="992" w:hanging="720"/>
      </w:pPr>
      <w:r>
        <w:rPr>
          <w:b/>
        </w:rPr>
        <w:t>User Interaction:</w:t>
      </w:r>
      <w:r>
        <w:t xml:space="preserve"> The user may interact with this screen using the</w:t>
      </w:r>
      <w:r w:rsidR="0095219F">
        <w:t xml:space="preserve"> p</w:t>
      </w:r>
      <w:r>
        <w:t>ause</w:t>
      </w:r>
      <w:r w:rsidR="0095219F">
        <w:t xml:space="preserve"> </w:t>
      </w:r>
      <w:r>
        <w:t xml:space="preserve">button at the lower right of the display. </w:t>
      </w:r>
      <w:r w:rsidR="00430ABE">
        <w:t xml:space="preserve">The user can leave the exercise by pressing the back button which will take the user to the previous screen (either </w:t>
      </w:r>
      <w:r w:rsidR="00430ABE">
        <w:fldChar w:fldCharType="begin"/>
      </w:r>
      <w:r w:rsidR="00430ABE">
        <w:instrText xml:space="preserve"> REF _Ref1664224 \r \h </w:instrText>
      </w:r>
      <w:r w:rsidR="00430ABE">
        <w:fldChar w:fldCharType="separate"/>
      </w:r>
      <w:r w:rsidR="00430ABE">
        <w:t>6.6.11</w:t>
      </w:r>
      <w:r w:rsidR="00430ABE">
        <w:fldChar w:fldCharType="end"/>
      </w:r>
      <w:r w:rsidR="00430ABE">
        <w:t xml:space="preserve"> Add Exercises Screen or </w:t>
      </w:r>
      <w:r w:rsidR="00430ABE">
        <w:fldChar w:fldCharType="begin"/>
      </w:r>
      <w:r w:rsidR="00430ABE">
        <w:instrText xml:space="preserve"> REF _Ref1664261 \r \h </w:instrText>
      </w:r>
      <w:r w:rsidR="00430ABE">
        <w:fldChar w:fldCharType="separate"/>
      </w:r>
      <w:r w:rsidR="00430ABE">
        <w:t>6.6.10</w:t>
      </w:r>
      <w:r w:rsidR="00430ABE">
        <w:fldChar w:fldCharType="end"/>
      </w:r>
      <w:r w:rsidR="00430ABE">
        <w:t xml:space="preserve"> Exercise page).</w:t>
      </w:r>
    </w:p>
    <w:p w14:paraId="7E2936CA" w14:textId="3774D0D9" w:rsidR="0089443A" w:rsidRPr="00430ABE" w:rsidRDefault="0095219F" w:rsidP="00430ABE">
      <w:pPr>
        <w:spacing w:after="0" w:line="360" w:lineRule="auto"/>
        <w:ind w:left="993" w:hanging="709"/>
        <w:rPr>
          <w:b/>
        </w:rPr>
      </w:pPr>
      <w:r w:rsidRPr="0095219F">
        <w:rPr>
          <w:b/>
        </w:rPr>
        <w:t>Supporting Research:</w:t>
      </w:r>
      <w:r w:rsidR="00430ABE">
        <w:rPr>
          <w:b/>
        </w:rPr>
        <w:t xml:space="preserve"> </w:t>
      </w:r>
      <w:r>
        <w:t xml:space="preserve">The use of the overlay to provide feedback was inspired by the popular game franchise </w:t>
      </w:r>
      <w:r w:rsidR="00AF3480">
        <w:t xml:space="preserve">‘Just Dance’ </w:t>
      </w:r>
      <w:r w:rsidR="00CC4E49">
        <w:t xml:space="preserve">(ArthurVideoSong, 2018). </w:t>
      </w:r>
      <w:r w:rsidR="0089443A">
        <w:t xml:space="preserve">Exercises work by having an animated video of a person doing the activity with an overlay of the user giving immediate feedback on how well the user is doing.  </w:t>
      </w:r>
      <w:r>
        <w:t xml:space="preserve">Additional pop-ups </w:t>
      </w:r>
      <w:r w:rsidR="0089443A">
        <w:t>also appear on screen showing</w:t>
      </w:r>
      <w:r>
        <w:t>,</w:t>
      </w:r>
      <w:r w:rsidR="0089443A">
        <w:t xml:space="preserve"> for instance</w:t>
      </w:r>
      <w:r>
        <w:t>,</w:t>
      </w:r>
      <w:r w:rsidR="0089443A">
        <w:t xml:space="preserve"> how long the user must hold a certain position. </w:t>
      </w:r>
    </w:p>
    <w:p w14:paraId="0E27D1E8" w14:textId="77777777" w:rsidR="00851F2F" w:rsidRDefault="00851F2F" w:rsidP="00851F2F">
      <w:pPr>
        <w:spacing w:after="0" w:line="360" w:lineRule="auto"/>
        <w:ind w:left="720"/>
      </w:pPr>
    </w:p>
    <w:p w14:paraId="7A1E5E38" w14:textId="31889F8C" w:rsidR="00E168FA" w:rsidRDefault="009A599D" w:rsidP="00430ABE">
      <w:pPr>
        <w:spacing w:after="0" w:line="360" w:lineRule="auto"/>
        <w:ind w:left="993"/>
      </w:pPr>
      <w:r>
        <w:t>T</w:t>
      </w:r>
      <w:r w:rsidR="00B96EF5">
        <w:t>he initial design of exercises focused on giving the user feedback in the form of a</w:t>
      </w:r>
      <w:r w:rsidR="00F54F33">
        <w:t>n</w:t>
      </w:r>
      <w:r w:rsidR="00B96EF5">
        <w:t xml:space="preserve"> </w:t>
      </w:r>
      <w:r>
        <w:t xml:space="preserve">animated </w:t>
      </w:r>
      <w:r w:rsidR="00B96EF5">
        <w:t xml:space="preserve">human with </w:t>
      </w:r>
      <w:r>
        <w:t xml:space="preserve">a </w:t>
      </w:r>
      <w:r w:rsidR="00B96EF5">
        <w:t xml:space="preserve">line skeleton overlaid and sensor points on that line skeleton. </w:t>
      </w:r>
      <w:r>
        <w:t>The skeleton represents the users</w:t>
      </w:r>
      <w:r w:rsidR="00F54F33">
        <w:t>’</w:t>
      </w:r>
      <w:r>
        <w:t xml:space="preserve"> current position and is gleaned from </w:t>
      </w:r>
      <w:r w:rsidR="00F54F33">
        <w:t xml:space="preserve">sensors the user would be holding. </w:t>
      </w:r>
      <w:r w:rsidR="00385310">
        <w:t xml:space="preserve">This form of ‘augmentation’ is discussed by Preece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00B96EF5" w:rsidRPr="00385310">
        <w:t>The</w:t>
      </w:r>
      <w:r w:rsidR="00B96EF5">
        <w:t xml:space="preserve"> display guide</w:t>
      </w:r>
      <w:r w:rsidR="00E168FA">
        <w:t>s</w:t>
      </w:r>
      <w:r w:rsidR="00B96EF5">
        <w:t xml:space="preserve"> the user through </w:t>
      </w:r>
      <w:r w:rsidR="00E168FA">
        <w:t xml:space="preserve">the activity by asking them to follow the animated figure with their own movements. </w:t>
      </w:r>
    </w:p>
    <w:p w14:paraId="615D9992" w14:textId="77777777" w:rsidR="00430ABE" w:rsidRDefault="00430ABE" w:rsidP="00430ABE">
      <w:pPr>
        <w:spacing w:after="0" w:line="360" w:lineRule="auto"/>
        <w:ind w:left="993"/>
      </w:pPr>
    </w:p>
    <w:p w14:paraId="28AC61C3" w14:textId="5ED95C77" w:rsidR="0089443A" w:rsidRDefault="00B96EF5" w:rsidP="00430ABE">
      <w:pPr>
        <w:spacing w:after="0" w:line="360" w:lineRule="auto"/>
        <w:ind w:left="993"/>
      </w:pPr>
      <w:r>
        <w:t xml:space="preserve">The feedback highlighted in the initial design </w:t>
      </w:r>
      <w:r w:rsidR="00E168FA">
        <w:t xml:space="preserve">was adapted to include colour coding of how close the users’ movement mirrored the ideal. For example, </w:t>
      </w:r>
      <w:r>
        <w:t>a red colour</w:t>
      </w:r>
      <w:r w:rsidR="00385310">
        <w:t xml:space="preserve"> of the skeletal overlay</w:t>
      </w:r>
      <w:r>
        <w:t xml:space="preserve"> will suggest that the </w:t>
      </w:r>
      <w:r w:rsidR="00E168FA">
        <w:t xml:space="preserve">users’ </w:t>
      </w:r>
      <w:r>
        <w:t>position</w:t>
      </w:r>
      <w:r w:rsidR="00E168FA">
        <w:t xml:space="preserve">ing </w:t>
      </w:r>
      <w:r>
        <w:t xml:space="preserve">during the exercise is out of </w:t>
      </w:r>
      <w:r>
        <w:lastRenderedPageBreak/>
        <w:t>alignment with what is</w:t>
      </w:r>
      <w:r w:rsidR="00E168FA">
        <w:t xml:space="preserve"> ideal. This n</w:t>
      </w:r>
      <w:r w:rsidR="00D16CF5">
        <w:t xml:space="preserve">on-verbal </w:t>
      </w:r>
      <w:r w:rsidR="00E168FA">
        <w:t xml:space="preserve">feedback </w:t>
      </w:r>
      <w:r w:rsidR="00D16CF5">
        <w:t xml:space="preserve">overcomes the potential for confusion from a series of words </w:t>
      </w:r>
      <w:r w:rsidR="00E168FA">
        <w:t xml:space="preserve">in line with </w:t>
      </w:r>
      <w:r w:rsidR="00BA572E">
        <w:t>UK government guideline</w:t>
      </w:r>
      <w:r w:rsidR="00E168FA">
        <w:t>s</w:t>
      </w:r>
      <w:r w:rsidR="00BA572E">
        <w:t xml:space="preserve"> to not create ‘walls of text’ (Pun, 2016).</w:t>
      </w:r>
    </w:p>
    <w:p w14:paraId="782F3D51" w14:textId="77777777" w:rsidR="001A50B4" w:rsidRDefault="001A50B4" w:rsidP="00727C8E">
      <w:pPr>
        <w:pStyle w:val="Heading2"/>
        <w:spacing w:before="240" w:after="120" w:line="360" w:lineRule="auto"/>
        <w:ind w:left="850" w:hanging="578"/>
      </w:pPr>
      <w:bookmarkStart w:id="44" w:name="_Ref1310564"/>
      <w:bookmarkStart w:id="45" w:name="_Toc2013976"/>
      <w:r>
        <w:t>Smart Robot (Cozmo)</w:t>
      </w:r>
      <w:bookmarkEnd w:id="44"/>
      <w:bookmarkEnd w:id="45"/>
    </w:p>
    <w:p w14:paraId="47505791" w14:textId="00493DCB" w:rsidR="001F0B20" w:rsidRDefault="001F0B20" w:rsidP="00385310">
      <w:pPr>
        <w:spacing w:after="120" w:line="360" w:lineRule="auto"/>
        <w:ind w:left="992" w:hanging="720"/>
      </w:pPr>
      <w:r w:rsidRPr="003D3572">
        <w:rPr>
          <w:b/>
        </w:rPr>
        <w:t>Purpose of Screen</w:t>
      </w:r>
      <w:r>
        <w:t xml:space="preserve">: This screen provides interactive communication with Cozmo. It offers several choices </w:t>
      </w:r>
      <w:r w:rsidR="00385913">
        <w:t xml:space="preserve">of objects </w:t>
      </w:r>
      <w:r>
        <w:t>for the robot to fetch.</w:t>
      </w:r>
    </w:p>
    <w:p w14:paraId="703C3B5A" w14:textId="2B1BAA67"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14:paraId="7F672FEA" w14:textId="41D132AA" w:rsidR="003157D7" w:rsidRPr="00430ABE" w:rsidRDefault="00385913" w:rsidP="00430ABE">
      <w:pPr>
        <w:spacing w:line="360" w:lineRule="auto"/>
        <w:ind w:left="992" w:hanging="720"/>
        <w:rPr>
          <w:b/>
        </w:rPr>
      </w:pPr>
      <w:r w:rsidRPr="00385913">
        <w:rPr>
          <w:b/>
        </w:rPr>
        <w:t>Supporting Research</w:t>
      </w:r>
      <w:r w:rsidR="00430ABE">
        <w:rPr>
          <w:b/>
        </w:rPr>
        <w:t xml:space="preserve">: </w:t>
      </w:r>
      <w:r>
        <w:t xml:space="preserve">A graphical user interface was chosen for the interaction as </w:t>
      </w:r>
      <w:r w:rsidR="00430ABE">
        <w:t>C</w:t>
      </w:r>
      <w:r>
        <w:t xml:space="preserve">ozmo is unable to use voice recognition. The possibility of using facial recognition was discussed. However, </w:t>
      </w:r>
      <w:r w:rsidR="00430ABE">
        <w:t>C</w:t>
      </w:r>
      <w:r>
        <w:t>ozmo’s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Default="003157D7" w:rsidP="007A02D4">
      <w:pPr>
        <w:spacing w:line="360" w:lineRule="auto"/>
        <w:ind w:left="992"/>
      </w:pPr>
      <w:r>
        <w:t xml:space="preserve">The use of a GUI ensures the consistency throughout the </w:t>
      </w:r>
      <w:r w:rsidR="00F91F57">
        <w:t xml:space="preserve">application </w:t>
      </w:r>
      <w:r>
        <w:t xml:space="preserve">is kept. Cozmo interacts with the user through various phrases. These phrases guide the user through the interaction. Letting them know what </w:t>
      </w:r>
      <w:r w:rsidR="0026492B">
        <w:t>C</w:t>
      </w:r>
      <w:r>
        <w:t xml:space="preserve">ozmo is doing and prompt interaction when it is needed, such as confirming </w:t>
      </w:r>
      <w:r w:rsidR="0026492B">
        <w:t>C</w:t>
      </w:r>
      <w:r>
        <w:t xml:space="preserve">ozmo has the right object. This method of guidance through the interaction was used in accordance with advice </w:t>
      </w:r>
      <w:r w:rsidR="00BC3CEA">
        <w:t xml:space="preserve">provided by Montemerlo, Pineau, Roy, Thrun and Verma (2002) </w:t>
      </w:r>
      <w:r>
        <w:t xml:space="preserve">such as keeping sentences short </w:t>
      </w:r>
      <w:r w:rsidR="00FD6056">
        <w:t>and simple</w:t>
      </w:r>
      <w:r w:rsidR="00BC3CEA">
        <w:t xml:space="preserve"> when interacting with elderly users</w:t>
      </w:r>
      <w:r w:rsidR="00980FAD">
        <w:t>.</w:t>
      </w:r>
    </w:p>
    <w:p w14:paraId="68755427" w14:textId="134EB22D" w:rsidR="00B2115F" w:rsidRDefault="00B2115F" w:rsidP="007A02D4">
      <w:pPr>
        <w:spacing w:line="360" w:lineRule="auto"/>
        <w:ind w:left="992"/>
      </w:pPr>
      <w:r>
        <w:t xml:space="preserve">A complete use case for the interaction is shown at appendix 6.3.13. This use case was revised due to feedback from the presentation to have Cozmo begin and end on the charger. </w:t>
      </w:r>
    </w:p>
    <w:p w14:paraId="4D16361F" w14:textId="41999C5F" w:rsidR="00043B9A" w:rsidRPr="00385913" w:rsidRDefault="00043B9A" w:rsidP="00E12731">
      <w:pPr>
        <w:ind w:left="992"/>
      </w:pPr>
      <w:r>
        <w:t xml:space="preserve">Link to github repository containing code: </w:t>
      </w:r>
      <w:r w:rsidRPr="00B2115F">
        <w:t>https://github.com/Gordo851/DesignCourseworkSubmissionGroup4.git</w:t>
      </w:r>
    </w:p>
    <w:p w14:paraId="51BDD831" w14:textId="77777777" w:rsidR="001A50B4" w:rsidRDefault="001A50B4" w:rsidP="00727C8E">
      <w:pPr>
        <w:pStyle w:val="Heading2"/>
        <w:spacing w:before="240" w:after="120" w:line="360" w:lineRule="auto"/>
        <w:ind w:left="850" w:hanging="578"/>
      </w:pPr>
      <w:bookmarkStart w:id="46" w:name="_Ref1310581"/>
      <w:bookmarkStart w:id="47" w:name="_Ref1737456"/>
      <w:bookmarkStart w:id="48" w:name="_Ref1737530"/>
      <w:bookmarkStart w:id="49" w:name="_Toc2013977"/>
      <w:r>
        <w:t>Settings</w:t>
      </w:r>
      <w:bookmarkEnd w:id="46"/>
      <w:r w:rsidR="001F0B20">
        <w:t xml:space="preserve"> Screen</w:t>
      </w:r>
      <w:bookmarkEnd w:id="47"/>
      <w:bookmarkEnd w:id="48"/>
      <w:bookmarkEnd w:id="49"/>
    </w:p>
    <w:p w14:paraId="7B1BAA3C" w14:textId="77777777"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14:paraId="6F5EC936" w14:textId="72812941" w:rsidR="001F0B20" w:rsidRDefault="001F0B20" w:rsidP="001F0B20">
      <w:pPr>
        <w:spacing w:line="360" w:lineRule="auto"/>
        <w:ind w:left="862" w:hanging="720"/>
      </w:pPr>
      <w:r w:rsidRPr="003D3572">
        <w:rPr>
          <w:b/>
        </w:rPr>
        <w:lastRenderedPageBreak/>
        <w:t>User interaction</w:t>
      </w:r>
      <w:r>
        <w:rPr>
          <w:b/>
        </w:rPr>
        <w:t xml:space="preserve">: </w:t>
      </w:r>
      <w:r>
        <w:t xml:space="preserve">The user may select </w:t>
      </w:r>
      <w:r w:rsidR="007A02D4">
        <w:t xml:space="preserve">an area of the </w:t>
      </w:r>
      <w:r w:rsidR="00F91F57">
        <w:t xml:space="preserve">application </w:t>
      </w:r>
      <w:r w:rsidR="007A02D4">
        <w:t xml:space="preserve">and </w:t>
      </w:r>
      <w:r>
        <w:t>a colour by tapping a colour on the colour wheel or they may press the ‘Reset’ button to return the display to the default colour scheme.</w:t>
      </w:r>
    </w:p>
    <w:p w14:paraId="225A21EB" w14:textId="0C16888D" w:rsidR="001F0B20" w:rsidRPr="00430ABE" w:rsidRDefault="007A02D4" w:rsidP="00430ABE">
      <w:pPr>
        <w:spacing w:line="360" w:lineRule="auto"/>
        <w:ind w:left="851" w:hanging="709"/>
        <w:rPr>
          <w:b/>
        </w:rPr>
      </w:pPr>
      <w:r w:rsidRPr="007A02D4">
        <w:rPr>
          <w:b/>
        </w:rPr>
        <w:t>Supporting Research</w:t>
      </w:r>
      <w:r w:rsidR="00430ABE">
        <w:rPr>
          <w:b/>
        </w:rPr>
        <w:t xml:space="preserve">: </w:t>
      </w:r>
      <w:r w:rsidR="001F0B20">
        <w:t xml:space="preserve">The option to personalize the interactive display colours was built to </w:t>
      </w:r>
      <w:r w:rsidR="009D6208">
        <w:t xml:space="preserve">ensures </w:t>
      </w:r>
      <w:r w:rsidR="0029742D">
        <w:t>users</w:t>
      </w:r>
      <w:r w:rsidR="009D6208">
        <w:t xml:space="preserve"> with colour blindness or preferences could still effectively use</w:t>
      </w:r>
      <w:r w:rsidR="001F0B20">
        <w:t xml:space="preserve"> the system.</w:t>
      </w:r>
    </w:p>
    <w:p w14:paraId="606A9B70" w14:textId="0339DAD2" w:rsidR="00430ABE" w:rsidRDefault="000844C1" w:rsidP="00430ABE">
      <w:pPr>
        <w:pStyle w:val="Heading2"/>
        <w:spacing w:before="120" w:after="120" w:line="360" w:lineRule="auto"/>
        <w:ind w:left="850" w:hanging="578"/>
      </w:pPr>
      <w:bookmarkStart w:id="50" w:name="_Toc2013978"/>
      <w:r w:rsidRPr="00430ABE">
        <w:t>Prototype Design Summary</w:t>
      </w:r>
      <w:bookmarkEnd w:id="50"/>
    </w:p>
    <w:p w14:paraId="3E8D64BB" w14:textId="349C3853" w:rsidR="00D177AD" w:rsidRDefault="00D177AD" w:rsidP="003C2224">
      <w:pPr>
        <w:ind w:left="142"/>
      </w:pPr>
      <w:r>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310"/>
        <w:gridCol w:w="2310"/>
        <w:gridCol w:w="2311"/>
        <w:gridCol w:w="2311"/>
      </w:tblGrid>
      <w:tr w:rsidR="00D177AD" w14:paraId="79573D60" w14:textId="77777777" w:rsidTr="00D177AD">
        <w:tc>
          <w:tcPr>
            <w:tcW w:w="2310" w:type="dxa"/>
          </w:tcPr>
          <w:p w14:paraId="2238103C" w14:textId="0A4EFADC" w:rsidR="00D177AD" w:rsidRPr="00D177AD" w:rsidRDefault="00D177AD" w:rsidP="00D177AD">
            <w:pPr>
              <w:rPr>
                <w:b/>
              </w:rPr>
            </w:pPr>
            <w:r w:rsidRPr="00D177AD">
              <w:rPr>
                <w:b/>
              </w:rPr>
              <w:t>Mechanism</w:t>
            </w:r>
          </w:p>
        </w:tc>
        <w:tc>
          <w:tcPr>
            <w:tcW w:w="2310" w:type="dxa"/>
          </w:tcPr>
          <w:p w14:paraId="5BD3973A" w14:textId="06B138A8" w:rsidR="00D177AD" w:rsidRPr="00D177AD" w:rsidRDefault="00D177AD" w:rsidP="00D177AD">
            <w:pPr>
              <w:jc w:val="center"/>
              <w:rPr>
                <w:b/>
              </w:rPr>
            </w:pPr>
            <w:r w:rsidRPr="00D177AD">
              <w:rPr>
                <w:b/>
              </w:rPr>
              <w:t>Accessibility</w:t>
            </w:r>
          </w:p>
        </w:tc>
        <w:tc>
          <w:tcPr>
            <w:tcW w:w="2311" w:type="dxa"/>
          </w:tcPr>
          <w:p w14:paraId="5F5D6635" w14:textId="76FE80A1" w:rsidR="00D177AD" w:rsidRPr="00D177AD" w:rsidRDefault="00D177AD" w:rsidP="00D177AD">
            <w:pPr>
              <w:jc w:val="center"/>
              <w:rPr>
                <w:b/>
              </w:rPr>
            </w:pPr>
            <w:r w:rsidRPr="00D177AD">
              <w:rPr>
                <w:b/>
              </w:rPr>
              <w:t>Usability</w:t>
            </w:r>
          </w:p>
        </w:tc>
        <w:tc>
          <w:tcPr>
            <w:tcW w:w="2311" w:type="dxa"/>
          </w:tcPr>
          <w:p w14:paraId="1D26ECCD" w14:textId="12FA87E4" w:rsidR="00D177AD" w:rsidRPr="00D177AD" w:rsidRDefault="00D177AD" w:rsidP="00D177AD">
            <w:pPr>
              <w:jc w:val="center"/>
              <w:rPr>
                <w:b/>
              </w:rPr>
            </w:pPr>
            <w:r w:rsidRPr="00D177AD">
              <w:rPr>
                <w:b/>
              </w:rPr>
              <w:t>Personalisation</w:t>
            </w:r>
          </w:p>
        </w:tc>
      </w:tr>
      <w:tr w:rsidR="00D177AD" w14:paraId="70CB2435" w14:textId="77777777" w:rsidTr="00D177AD">
        <w:tc>
          <w:tcPr>
            <w:tcW w:w="2310" w:type="dxa"/>
          </w:tcPr>
          <w:p w14:paraId="22DA81F7" w14:textId="5B5A07F1" w:rsidR="00D177AD" w:rsidRDefault="00D177AD" w:rsidP="00D177AD">
            <w:r>
              <w:t>Only 15 screens</w:t>
            </w:r>
          </w:p>
        </w:tc>
        <w:tc>
          <w:tcPr>
            <w:tcW w:w="2310" w:type="dxa"/>
          </w:tcPr>
          <w:p w14:paraId="33B89E66" w14:textId="26D36D2A" w:rsidR="00D177AD" w:rsidRDefault="00D177AD" w:rsidP="003C2224">
            <w:pPr>
              <w:jc w:val="center"/>
            </w:pPr>
          </w:p>
        </w:tc>
        <w:tc>
          <w:tcPr>
            <w:tcW w:w="2311" w:type="dxa"/>
          </w:tcPr>
          <w:p w14:paraId="4CA17556" w14:textId="180FAA78" w:rsidR="00D177AD" w:rsidRDefault="003C2224" w:rsidP="003C2224">
            <w:pPr>
              <w:jc w:val="center"/>
            </w:pPr>
            <w:r>
              <w:t>X</w:t>
            </w:r>
          </w:p>
        </w:tc>
        <w:tc>
          <w:tcPr>
            <w:tcW w:w="2311" w:type="dxa"/>
          </w:tcPr>
          <w:p w14:paraId="691F4C9D" w14:textId="77777777" w:rsidR="00D177AD" w:rsidRDefault="00D177AD" w:rsidP="003C2224">
            <w:pPr>
              <w:jc w:val="center"/>
            </w:pPr>
          </w:p>
        </w:tc>
      </w:tr>
      <w:tr w:rsidR="00D177AD" w14:paraId="1845D635" w14:textId="77777777" w:rsidTr="00D177AD">
        <w:tc>
          <w:tcPr>
            <w:tcW w:w="2310" w:type="dxa"/>
          </w:tcPr>
          <w:p w14:paraId="3C390B27" w14:textId="7493A40E" w:rsidR="00D177AD" w:rsidRDefault="00D177AD" w:rsidP="00D177AD">
            <w:r>
              <w:t xml:space="preserve">Consistency of layout </w:t>
            </w:r>
          </w:p>
        </w:tc>
        <w:tc>
          <w:tcPr>
            <w:tcW w:w="2310" w:type="dxa"/>
          </w:tcPr>
          <w:p w14:paraId="736DA16B" w14:textId="2C0B78A4" w:rsidR="00D177AD" w:rsidRDefault="003C2224" w:rsidP="003C2224">
            <w:pPr>
              <w:jc w:val="center"/>
            </w:pPr>
            <w:r>
              <w:t>X</w:t>
            </w:r>
          </w:p>
        </w:tc>
        <w:tc>
          <w:tcPr>
            <w:tcW w:w="2311" w:type="dxa"/>
          </w:tcPr>
          <w:p w14:paraId="4FD6864C" w14:textId="4F1FE426" w:rsidR="00D177AD" w:rsidRDefault="003C2224" w:rsidP="003C2224">
            <w:pPr>
              <w:jc w:val="center"/>
            </w:pPr>
            <w:r>
              <w:t>X</w:t>
            </w:r>
          </w:p>
        </w:tc>
        <w:tc>
          <w:tcPr>
            <w:tcW w:w="2311" w:type="dxa"/>
          </w:tcPr>
          <w:p w14:paraId="73EAF855" w14:textId="77777777" w:rsidR="00D177AD" w:rsidRDefault="00D177AD" w:rsidP="003C2224">
            <w:pPr>
              <w:jc w:val="center"/>
            </w:pPr>
          </w:p>
        </w:tc>
      </w:tr>
      <w:tr w:rsidR="00D177AD" w14:paraId="13033FC9" w14:textId="77777777" w:rsidTr="00D177AD">
        <w:tc>
          <w:tcPr>
            <w:tcW w:w="2310" w:type="dxa"/>
          </w:tcPr>
          <w:p w14:paraId="4A377683" w14:textId="49D7A8B6" w:rsidR="00D177AD" w:rsidRDefault="00D177AD" w:rsidP="00D177AD">
            <w:r>
              <w:t>Change preferred exercises</w:t>
            </w:r>
          </w:p>
        </w:tc>
        <w:tc>
          <w:tcPr>
            <w:tcW w:w="2310" w:type="dxa"/>
          </w:tcPr>
          <w:p w14:paraId="4CCA4F77" w14:textId="28DED4AA" w:rsidR="00D177AD" w:rsidRDefault="003C2224" w:rsidP="003C2224">
            <w:pPr>
              <w:jc w:val="center"/>
            </w:pPr>
            <w:r>
              <w:t>X</w:t>
            </w:r>
          </w:p>
        </w:tc>
        <w:tc>
          <w:tcPr>
            <w:tcW w:w="2311" w:type="dxa"/>
          </w:tcPr>
          <w:p w14:paraId="085753D6" w14:textId="79AE256E" w:rsidR="00D177AD" w:rsidRDefault="003C2224" w:rsidP="003C2224">
            <w:pPr>
              <w:jc w:val="center"/>
            </w:pPr>
            <w:r>
              <w:t>X</w:t>
            </w:r>
          </w:p>
        </w:tc>
        <w:tc>
          <w:tcPr>
            <w:tcW w:w="2311" w:type="dxa"/>
          </w:tcPr>
          <w:p w14:paraId="1937F6C9" w14:textId="158064F7" w:rsidR="00D177AD" w:rsidRDefault="003C2224" w:rsidP="003C2224">
            <w:pPr>
              <w:jc w:val="center"/>
            </w:pPr>
            <w:r>
              <w:t>X</w:t>
            </w:r>
          </w:p>
        </w:tc>
      </w:tr>
      <w:tr w:rsidR="00D177AD" w14:paraId="2402D963" w14:textId="77777777" w:rsidTr="00D177AD">
        <w:tc>
          <w:tcPr>
            <w:tcW w:w="2310" w:type="dxa"/>
          </w:tcPr>
          <w:p w14:paraId="7EB2AF6C" w14:textId="0FE72DC2" w:rsidR="00D177AD" w:rsidRDefault="00D177AD" w:rsidP="00D177AD">
            <w:r>
              <w:t>Change medication</w:t>
            </w:r>
          </w:p>
        </w:tc>
        <w:tc>
          <w:tcPr>
            <w:tcW w:w="2310" w:type="dxa"/>
          </w:tcPr>
          <w:p w14:paraId="2800C549" w14:textId="07914039" w:rsidR="00D177AD" w:rsidRDefault="003C2224" w:rsidP="003C2224">
            <w:pPr>
              <w:jc w:val="center"/>
            </w:pPr>
            <w:r>
              <w:t>X</w:t>
            </w:r>
          </w:p>
        </w:tc>
        <w:tc>
          <w:tcPr>
            <w:tcW w:w="2311" w:type="dxa"/>
          </w:tcPr>
          <w:p w14:paraId="409D4F85" w14:textId="6A59829A" w:rsidR="00D177AD" w:rsidRDefault="003C2224" w:rsidP="003C2224">
            <w:pPr>
              <w:jc w:val="center"/>
            </w:pPr>
            <w:r>
              <w:t>X</w:t>
            </w:r>
          </w:p>
        </w:tc>
        <w:tc>
          <w:tcPr>
            <w:tcW w:w="2311" w:type="dxa"/>
          </w:tcPr>
          <w:p w14:paraId="6E007E86" w14:textId="06F43B1F" w:rsidR="00D177AD" w:rsidRDefault="003C2224" w:rsidP="003C2224">
            <w:pPr>
              <w:jc w:val="center"/>
            </w:pPr>
            <w:r>
              <w:t>X</w:t>
            </w:r>
          </w:p>
        </w:tc>
      </w:tr>
      <w:tr w:rsidR="00D177AD" w14:paraId="4E0EFFF5" w14:textId="77777777" w:rsidTr="00D177AD">
        <w:tc>
          <w:tcPr>
            <w:tcW w:w="2310" w:type="dxa"/>
          </w:tcPr>
          <w:p w14:paraId="168F9FBF" w14:textId="6F983152" w:rsidR="00D177AD" w:rsidRDefault="00D177AD" w:rsidP="00D177AD">
            <w:r>
              <w:t>Change display colour</w:t>
            </w:r>
          </w:p>
        </w:tc>
        <w:tc>
          <w:tcPr>
            <w:tcW w:w="2310" w:type="dxa"/>
          </w:tcPr>
          <w:p w14:paraId="1EF00F92" w14:textId="628CBA53" w:rsidR="00D177AD" w:rsidRDefault="003C2224" w:rsidP="003C2224">
            <w:pPr>
              <w:jc w:val="center"/>
            </w:pPr>
            <w:r>
              <w:t>X</w:t>
            </w:r>
          </w:p>
        </w:tc>
        <w:tc>
          <w:tcPr>
            <w:tcW w:w="2311" w:type="dxa"/>
          </w:tcPr>
          <w:p w14:paraId="7A921BD1" w14:textId="419ADED7" w:rsidR="00D177AD" w:rsidRDefault="003C2224" w:rsidP="003C2224">
            <w:pPr>
              <w:jc w:val="center"/>
            </w:pPr>
            <w:r>
              <w:t>X</w:t>
            </w:r>
          </w:p>
        </w:tc>
        <w:tc>
          <w:tcPr>
            <w:tcW w:w="2311" w:type="dxa"/>
          </w:tcPr>
          <w:p w14:paraId="52422194" w14:textId="4BD4E67B" w:rsidR="00D177AD" w:rsidRDefault="003C2224" w:rsidP="003C2224">
            <w:pPr>
              <w:jc w:val="center"/>
            </w:pPr>
            <w:r>
              <w:t>X</w:t>
            </w:r>
          </w:p>
        </w:tc>
      </w:tr>
      <w:tr w:rsidR="00D177AD" w14:paraId="26DB9FA1" w14:textId="77777777" w:rsidTr="00D177AD">
        <w:tc>
          <w:tcPr>
            <w:tcW w:w="2310" w:type="dxa"/>
          </w:tcPr>
          <w:p w14:paraId="3D785D82" w14:textId="6A7C10C5" w:rsidR="00D177AD" w:rsidRDefault="00D177AD" w:rsidP="00D177AD">
            <w:r>
              <w:t xml:space="preserve">Facial recognition </w:t>
            </w:r>
          </w:p>
        </w:tc>
        <w:tc>
          <w:tcPr>
            <w:tcW w:w="2310" w:type="dxa"/>
          </w:tcPr>
          <w:p w14:paraId="4DA82615" w14:textId="2549D3F3" w:rsidR="00D177AD" w:rsidRDefault="003C2224" w:rsidP="003C2224">
            <w:pPr>
              <w:jc w:val="center"/>
            </w:pPr>
            <w:r>
              <w:t>X</w:t>
            </w:r>
          </w:p>
        </w:tc>
        <w:tc>
          <w:tcPr>
            <w:tcW w:w="2311" w:type="dxa"/>
          </w:tcPr>
          <w:p w14:paraId="46C9D602" w14:textId="6D63B5FE" w:rsidR="00D177AD" w:rsidRDefault="003C2224" w:rsidP="003C2224">
            <w:pPr>
              <w:jc w:val="center"/>
            </w:pPr>
            <w:r>
              <w:t>X</w:t>
            </w:r>
          </w:p>
        </w:tc>
        <w:tc>
          <w:tcPr>
            <w:tcW w:w="2311" w:type="dxa"/>
          </w:tcPr>
          <w:p w14:paraId="4823F786" w14:textId="77777777" w:rsidR="00D177AD" w:rsidRDefault="00D177AD" w:rsidP="003C2224">
            <w:pPr>
              <w:jc w:val="center"/>
            </w:pPr>
          </w:p>
        </w:tc>
      </w:tr>
    </w:tbl>
    <w:p w14:paraId="6FB5D318" w14:textId="2627C5A8" w:rsidR="00D177AD" w:rsidRDefault="00D177AD" w:rsidP="00D177AD"/>
    <w:p w14:paraId="5ED681C4" w14:textId="406ECBB7" w:rsidR="003C2224" w:rsidRDefault="003C2224" w:rsidP="003C2224">
      <w:pPr>
        <w:ind w:left="142"/>
      </w:pPr>
      <w:r>
        <w:t>These three areas were selected as accessibility and usability are central to good design, while personalisation is key to continued use of the application.</w:t>
      </w:r>
    </w:p>
    <w:p w14:paraId="25F920AE" w14:textId="77777777" w:rsidR="0056035D" w:rsidRDefault="0056035D">
      <w:pPr>
        <w:rPr>
          <w:rFonts w:asciiTheme="majorHAnsi" w:eastAsiaTheme="majorEastAsia" w:hAnsiTheme="majorHAnsi" w:cstheme="majorBidi"/>
          <w:b/>
          <w:bCs/>
          <w:color w:val="365F91" w:themeColor="accent1" w:themeShade="BF"/>
          <w:sz w:val="28"/>
          <w:szCs w:val="28"/>
        </w:rPr>
      </w:pPr>
      <w:r>
        <w:br w:type="page"/>
      </w:r>
    </w:p>
    <w:p w14:paraId="66C9992D" w14:textId="0143ED74" w:rsidR="00F2257A" w:rsidRDefault="00F2257A" w:rsidP="00750A68">
      <w:pPr>
        <w:pStyle w:val="Heading1"/>
      </w:pPr>
      <w:bookmarkStart w:id="51" w:name="_Toc2013979"/>
      <w:r>
        <w:lastRenderedPageBreak/>
        <w:t>Appendix</w:t>
      </w:r>
      <w:bookmarkEnd w:id="51"/>
    </w:p>
    <w:p w14:paraId="5F064C35" w14:textId="77777777" w:rsidR="00E0791B" w:rsidRDefault="00E0791B" w:rsidP="00E0791B">
      <w:pPr>
        <w:pStyle w:val="Heading2"/>
      </w:pPr>
      <w:bookmarkStart w:id="52" w:name="_Toc2013980"/>
      <w:r>
        <w:t>Gantt Chart</w:t>
      </w:r>
      <w:bookmarkEnd w:id="52"/>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14:paraId="4F4478F8" w14:textId="77777777" w:rsidR="002136E2" w:rsidRPr="002136E2" w:rsidRDefault="009271F6" w:rsidP="002136E2">
      <w:r>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E198B7" w14:textId="77777777" w:rsidR="00E0791B" w:rsidRDefault="00E0791B" w:rsidP="00E0791B">
      <w:pPr>
        <w:pStyle w:val="Heading2"/>
      </w:pPr>
      <w:bookmarkStart w:id="53" w:name="_Ref442604"/>
      <w:bookmarkStart w:id="54" w:name="_Toc2013981"/>
      <w:r>
        <w:lastRenderedPageBreak/>
        <w:t>Personae</w:t>
      </w:r>
      <w:bookmarkEnd w:id="53"/>
      <w:bookmarkEnd w:id="54"/>
    </w:p>
    <w:p w14:paraId="39AC570F" w14:textId="283A5B78" w:rsidR="00E0791B" w:rsidRDefault="00E0791B" w:rsidP="00E0791B">
      <w:pPr>
        <w:pStyle w:val="Heading3"/>
      </w:pPr>
      <w:bookmarkStart w:id="55" w:name="_Toc2013982"/>
      <w:r>
        <w:t>Al</w:t>
      </w:r>
      <w:bookmarkEnd w:id="55"/>
      <w:r>
        <w:t xml:space="preserve">  </w:t>
      </w:r>
    </w:p>
    <w:p w14:paraId="2394A53B" w14:textId="77777777" w:rsidR="00E0791B" w:rsidRDefault="00E0791B" w:rsidP="00E0791B">
      <w:pPr>
        <w:pStyle w:val="NoSpacing"/>
        <w:ind w:left="1440"/>
      </w:pPr>
      <w:r>
        <w:t>Age</w:t>
      </w:r>
      <w:r>
        <w:tab/>
        <w:t>:</w:t>
      </w:r>
      <w:r>
        <w:tab/>
        <w:t>66</w:t>
      </w:r>
    </w:p>
    <w:p w14:paraId="1893868D" w14:textId="77777777" w:rsidR="00E0791B" w:rsidRDefault="00E0791B" w:rsidP="00E0791B">
      <w:pPr>
        <w:pStyle w:val="NoSpacing"/>
        <w:ind w:left="993"/>
      </w:pPr>
      <w:r>
        <w:tab/>
      </w:r>
      <w:r>
        <w:tab/>
        <w:t>:</w:t>
      </w:r>
      <w:r>
        <w:tab/>
        <w:t>Widowed, 8 years</w:t>
      </w:r>
    </w:p>
    <w:p w14:paraId="6E9D98F3" w14:textId="77777777" w:rsidR="00E0791B" w:rsidRDefault="00E0791B" w:rsidP="00E0791B">
      <w:pPr>
        <w:pStyle w:val="NoSpacing"/>
        <w:ind w:left="2160"/>
      </w:pPr>
      <w:r>
        <w:t>:</w:t>
      </w:r>
      <w:r>
        <w:tab/>
        <w:t>1 adult daughter, married with small children, lives in Australia</w:t>
      </w:r>
    </w:p>
    <w:p w14:paraId="2F01984A" w14:textId="77777777" w:rsidR="00E0791B" w:rsidRDefault="00E0791B" w:rsidP="00E0791B">
      <w:pPr>
        <w:pStyle w:val="NoSpacing"/>
        <w:ind w:left="2160" w:hanging="720"/>
      </w:pPr>
      <w:r>
        <w:t>Health</w:t>
      </w:r>
      <w:r>
        <w:tab/>
        <w:t>:</w:t>
      </w:r>
      <w:r>
        <w:tab/>
        <w:t>Suffered first stroke six weeks ago</w:t>
      </w:r>
    </w:p>
    <w:p w14:paraId="6B3C2C04" w14:textId="77777777" w:rsidR="0063256D" w:rsidRDefault="0063256D" w:rsidP="00E0791B">
      <w:pPr>
        <w:pStyle w:val="NoSpacing"/>
        <w:ind w:left="2160" w:hanging="720"/>
      </w:pPr>
    </w:p>
    <w:p w14:paraId="7E718D2F" w14:textId="77777777"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Default="0063256D" w:rsidP="00E0791B">
      <w:pPr>
        <w:pStyle w:val="NoSpacing"/>
        <w:ind w:left="2880"/>
      </w:pPr>
    </w:p>
    <w:p w14:paraId="3BC917F4" w14:textId="77777777"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Default="0063256D" w:rsidP="00E0791B">
      <w:pPr>
        <w:pStyle w:val="NoSpacing"/>
        <w:ind w:left="2880"/>
      </w:pPr>
    </w:p>
    <w:p w14:paraId="5F260E74" w14:textId="77777777"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14:paraId="5205580C" w14:textId="77777777" w:rsidR="0063256D" w:rsidRDefault="0063256D" w:rsidP="00E0791B">
      <w:pPr>
        <w:pStyle w:val="NoSpacing"/>
        <w:ind w:left="2880"/>
      </w:pPr>
    </w:p>
    <w:p w14:paraId="320FB162" w14:textId="77777777"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Default="0063256D" w:rsidP="00E0791B">
      <w:pPr>
        <w:pStyle w:val="NoSpacing"/>
        <w:ind w:left="2160" w:hanging="720"/>
      </w:pPr>
    </w:p>
    <w:p w14:paraId="795A4DEC" w14:textId="77777777" w:rsidR="00E0791B" w:rsidRDefault="00E0791B" w:rsidP="00E0791B">
      <w:pPr>
        <w:pStyle w:val="NoSpacing"/>
        <w:ind w:left="2160" w:hanging="720"/>
      </w:pPr>
      <w:r>
        <w:t>Next stages for improvement</w:t>
      </w:r>
    </w:p>
    <w:p w14:paraId="186C5E82" w14:textId="77777777" w:rsidR="00E0791B" w:rsidRDefault="00E0791B" w:rsidP="00E0791B">
      <w:pPr>
        <w:pStyle w:val="NoSpacing"/>
        <w:ind w:left="2160"/>
      </w:pPr>
      <w:r>
        <w:t>:</w:t>
      </w:r>
      <w:r>
        <w:tab/>
        <w:t>Al wants to be in his own home but to do this he needs to be able to</w:t>
      </w:r>
    </w:p>
    <w:p w14:paraId="107259CD" w14:textId="77777777" w:rsidR="00E0791B" w:rsidRDefault="00E0791B" w:rsidP="00E0791B">
      <w:pPr>
        <w:pStyle w:val="NoSpacing"/>
        <w:numPr>
          <w:ilvl w:val="0"/>
          <w:numId w:val="15"/>
        </w:numPr>
        <w:ind w:left="3240"/>
      </w:pPr>
      <w:r>
        <w:t>Walk through rooms, to bathroom, to kitchen. At present, he has difficulty doing this.</w:t>
      </w:r>
    </w:p>
    <w:p w14:paraId="0DEBC646" w14:textId="77777777" w:rsidR="00E0791B" w:rsidRDefault="00E0791B" w:rsidP="00E0791B">
      <w:pPr>
        <w:pStyle w:val="NoSpacing"/>
        <w:numPr>
          <w:ilvl w:val="0"/>
          <w:numId w:val="16"/>
        </w:numPr>
        <w:ind w:left="3600"/>
      </w:pPr>
      <w:r>
        <w:t>Needed: Exercises to improve muscle strength, balance coordination, overall activity.</w:t>
      </w:r>
    </w:p>
    <w:p w14:paraId="292212C5" w14:textId="77777777"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Default="00E0791B" w:rsidP="00E0791B">
      <w:pPr>
        <w:pStyle w:val="NoSpacing"/>
        <w:numPr>
          <w:ilvl w:val="0"/>
          <w:numId w:val="16"/>
        </w:numPr>
        <w:ind w:left="3600"/>
      </w:pPr>
      <w:r>
        <w:t>Needed: Exercises to improve control and coordination of hands.</w:t>
      </w:r>
    </w:p>
    <w:p w14:paraId="20F916BF" w14:textId="77777777"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14:paraId="0EEA5549" w14:textId="77777777" w:rsidR="00E0791B" w:rsidRDefault="00E0791B" w:rsidP="00E0791B">
      <w:pPr>
        <w:pStyle w:val="NoSpacing"/>
        <w:numPr>
          <w:ilvl w:val="0"/>
          <w:numId w:val="16"/>
        </w:numPr>
        <w:ind w:left="3600"/>
      </w:pPr>
      <w:r>
        <w:t>Needed: A method that makes it easier for Al to take his medication at the right times.</w:t>
      </w:r>
    </w:p>
    <w:p w14:paraId="4ED69854" w14:textId="77777777" w:rsidR="00E0791B" w:rsidRDefault="00E0791B" w:rsidP="00E0791B">
      <w:pPr>
        <w:pStyle w:val="NoSpacing"/>
        <w:numPr>
          <w:ilvl w:val="0"/>
          <w:numId w:val="15"/>
        </w:numPr>
        <w:ind w:left="3240"/>
      </w:pPr>
      <w:r>
        <w:t>Because Al has difficulty in walking, he needs extra assistance getting small, everyday items.</w:t>
      </w:r>
    </w:p>
    <w:p w14:paraId="199E9AF2" w14:textId="77777777"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Default="00E0791B" w:rsidP="00E0791B">
      <w:pPr>
        <w:pStyle w:val="NoSpacing"/>
        <w:ind w:left="2880"/>
      </w:pPr>
    </w:p>
    <w:p w14:paraId="5D5AE0E5" w14:textId="77777777"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14:paraId="0272893C" w14:textId="77777777" w:rsidR="00E0791B" w:rsidRDefault="00E0791B" w:rsidP="00E0791B">
      <w:pPr>
        <w:pStyle w:val="NoSpacing"/>
        <w:ind w:left="4593"/>
      </w:pPr>
    </w:p>
    <w:p w14:paraId="7F0786AE" w14:textId="77777777" w:rsidR="00E0791B" w:rsidRDefault="00E0791B" w:rsidP="002363FF">
      <w:pPr>
        <w:pStyle w:val="NoSpacing"/>
        <w:ind w:left="2880"/>
      </w:pPr>
      <w:r>
        <w:rPr>
          <w:i/>
        </w:rPr>
        <w:t>Nice to have:</w:t>
      </w:r>
    </w:p>
    <w:p w14:paraId="5EC6B0C8" w14:textId="77777777"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Default="002363FF" w:rsidP="002363FF">
      <w:pPr>
        <w:pStyle w:val="Heading3"/>
      </w:pPr>
      <w:r>
        <w:tab/>
      </w:r>
      <w:bookmarkStart w:id="56" w:name="_Toc2013983"/>
      <w:r>
        <w:t>Kitty</w:t>
      </w:r>
      <w:bookmarkEnd w:id="56"/>
      <w:r>
        <w:t xml:space="preserve"> </w:t>
      </w:r>
    </w:p>
    <w:p w14:paraId="3BCB4217" w14:textId="1149F2B9" w:rsidR="002363FF" w:rsidRDefault="005E2739" w:rsidP="005E2739">
      <w:pPr>
        <w:pStyle w:val="NoSpacing"/>
        <w:ind w:left="720" w:firstLine="720"/>
      </w:pPr>
      <w:r>
        <w:t>Age</w:t>
      </w:r>
      <w:r>
        <w:tab/>
      </w:r>
      <w:r w:rsidR="002363FF">
        <w:t>:</w:t>
      </w:r>
      <w:r w:rsidR="002363FF">
        <w:tab/>
        <w:t>78+</w:t>
      </w:r>
    </w:p>
    <w:p w14:paraId="7FB34691" w14:textId="5CF16930" w:rsidR="002363FF" w:rsidRDefault="002363FF" w:rsidP="002363FF">
      <w:pPr>
        <w:pStyle w:val="NoSpacing"/>
        <w:ind w:left="720"/>
      </w:pPr>
      <w:r>
        <w:tab/>
      </w:r>
      <w:r>
        <w:tab/>
        <w:t>:</w:t>
      </w:r>
      <w:r>
        <w:tab/>
        <w:t>Widowed, 23 years</w:t>
      </w:r>
    </w:p>
    <w:p w14:paraId="1BA71D31" w14:textId="77777777" w:rsidR="002363FF" w:rsidRDefault="002363FF" w:rsidP="001E3195">
      <w:pPr>
        <w:pStyle w:val="NoSpacing"/>
        <w:ind w:left="2160"/>
      </w:pPr>
      <w:r>
        <w:t>:</w:t>
      </w:r>
      <w:r>
        <w:tab/>
        <w:t>3 adult children, married, 5 grandchildren</w:t>
      </w:r>
    </w:p>
    <w:p w14:paraId="7517A5A8" w14:textId="5D53F6A5" w:rsidR="002363FF" w:rsidRDefault="005E2739" w:rsidP="005E2739">
      <w:pPr>
        <w:pStyle w:val="NoSpacing"/>
        <w:ind w:left="1440"/>
      </w:pPr>
      <w:r>
        <w:t>Health</w:t>
      </w:r>
      <w:r>
        <w:tab/>
      </w:r>
      <w:r w:rsidR="002363FF">
        <w:t>:</w:t>
      </w:r>
      <w:r w:rsidR="002363FF">
        <w:tab/>
        <w:t>Kitty uses a walker after a fall caused back damage.</w:t>
      </w:r>
    </w:p>
    <w:p w14:paraId="273B1B77" w14:textId="77777777" w:rsidR="0063256D" w:rsidRDefault="0063256D" w:rsidP="002363FF">
      <w:pPr>
        <w:pStyle w:val="NoSpacing"/>
        <w:ind w:left="4320" w:hanging="720"/>
      </w:pPr>
    </w:p>
    <w:p w14:paraId="21995A68" w14:textId="77777777" w:rsidR="002363FF" w:rsidRDefault="002363FF" w:rsidP="001E3195">
      <w:pPr>
        <w:pStyle w:val="NoSpacing"/>
        <w:ind w:left="3600" w:hanging="720"/>
      </w:pPr>
      <w:r>
        <w:t>Kitty gets less exercise than she once did and as a consequence her balance is deteriorating.</w:t>
      </w:r>
    </w:p>
    <w:p w14:paraId="132E07C6" w14:textId="77777777" w:rsidR="0063256D" w:rsidRDefault="0063256D" w:rsidP="001E3195">
      <w:pPr>
        <w:pStyle w:val="NoSpacing"/>
        <w:ind w:left="3600" w:hanging="720"/>
      </w:pPr>
    </w:p>
    <w:p w14:paraId="67ECEF0D" w14:textId="77777777" w:rsidR="002363FF" w:rsidRDefault="002363FF" w:rsidP="001E3195">
      <w:pPr>
        <w:pStyle w:val="NoSpacing"/>
        <w:ind w:left="3600" w:hanging="720"/>
      </w:pPr>
      <w:r>
        <w:t>Kitty worked a cook for a hotel restaurant until retiring at age 59. She likes puttering around in a small garden and playing card games with the ladies at the local centre for pensioners.</w:t>
      </w:r>
    </w:p>
    <w:p w14:paraId="079BA170" w14:textId="77777777" w:rsidR="0063256D" w:rsidRDefault="0063256D" w:rsidP="001E3195">
      <w:pPr>
        <w:pStyle w:val="NoSpacing"/>
        <w:ind w:left="3600" w:hanging="720"/>
      </w:pPr>
    </w:p>
    <w:p w14:paraId="788D05C0" w14:textId="77777777" w:rsidR="002363FF" w:rsidRDefault="002363FF" w:rsidP="001E3195">
      <w:pPr>
        <w:pStyle w:val="NoSpacing"/>
        <w:ind w:left="3600" w:hanging="720"/>
      </w:pPr>
      <w:r>
        <w:t>Kitty is forgetful so can miss a dose of prescribed medication without reminders.</w:t>
      </w:r>
    </w:p>
    <w:p w14:paraId="55227C34" w14:textId="77777777" w:rsidR="002363FF" w:rsidRDefault="002363FF" w:rsidP="005E2739">
      <w:pPr>
        <w:pStyle w:val="NoSpacing"/>
        <w:ind w:left="1440"/>
      </w:pPr>
      <w:r>
        <w:t>Next stages for improvement</w:t>
      </w:r>
    </w:p>
    <w:p w14:paraId="2703AEA2" w14:textId="77777777" w:rsidR="002363FF" w:rsidRDefault="002363FF" w:rsidP="001E3195">
      <w:pPr>
        <w:pStyle w:val="NoSpacing"/>
        <w:ind w:left="2880" w:hanging="720"/>
      </w:pPr>
      <w:r>
        <w:t>:</w:t>
      </w:r>
      <w:r>
        <w:tab/>
        <w:t>Kitty enjoys her independence as well as her social group at the local centre.</w:t>
      </w:r>
    </w:p>
    <w:p w14:paraId="534F4B3A" w14:textId="77777777" w:rsidR="002363FF" w:rsidRDefault="002363FF" w:rsidP="002363FF">
      <w:pPr>
        <w:pStyle w:val="NoSpacing"/>
        <w:numPr>
          <w:ilvl w:val="0"/>
          <w:numId w:val="17"/>
        </w:numPr>
        <w:ind w:left="3240"/>
      </w:pPr>
      <w:r>
        <w:t>Kitty knows she should exercise more and accepts that if she doesn’t, she may lose the ability to visit the local centre.</w:t>
      </w:r>
    </w:p>
    <w:p w14:paraId="2405C9C3" w14:textId="77777777" w:rsidR="002363FF" w:rsidRDefault="002363FF" w:rsidP="002363FF">
      <w:pPr>
        <w:pStyle w:val="NoSpacing"/>
        <w:numPr>
          <w:ilvl w:val="0"/>
          <w:numId w:val="16"/>
        </w:numPr>
        <w:ind w:left="3960"/>
      </w:pPr>
      <w:r>
        <w:t>Needed: Exercises to improve muscle strength, balance coordination, overall activity.</w:t>
      </w:r>
    </w:p>
    <w:p w14:paraId="0D1A0194" w14:textId="77777777"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14:paraId="39BB4609" w14:textId="77777777" w:rsidR="002363FF" w:rsidRDefault="002363FF" w:rsidP="002363FF">
      <w:pPr>
        <w:pStyle w:val="NoSpacing"/>
        <w:numPr>
          <w:ilvl w:val="0"/>
          <w:numId w:val="16"/>
        </w:numPr>
        <w:ind w:left="3960"/>
      </w:pPr>
      <w:r>
        <w:lastRenderedPageBreak/>
        <w:t>Needed: Exercises to improve arm tone through light weight lifting.</w:t>
      </w:r>
    </w:p>
    <w:p w14:paraId="607A94BE" w14:textId="77777777" w:rsidR="002363FF" w:rsidRDefault="002363FF" w:rsidP="002363FF">
      <w:pPr>
        <w:pStyle w:val="NoSpacing"/>
        <w:numPr>
          <w:ilvl w:val="0"/>
          <w:numId w:val="17"/>
        </w:numPr>
        <w:ind w:left="3240"/>
      </w:pPr>
      <w:r>
        <w:t>Take medication on time. Kitty is forgetful and often confuses her medication.</w:t>
      </w:r>
    </w:p>
    <w:p w14:paraId="59A9362E" w14:textId="77777777"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14:paraId="4B9077E6" w14:textId="77777777"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Default="002363FF" w:rsidP="002363FF">
      <w:pPr>
        <w:pStyle w:val="NoSpacing"/>
        <w:numPr>
          <w:ilvl w:val="0"/>
          <w:numId w:val="16"/>
        </w:numPr>
        <w:ind w:left="3960"/>
      </w:pPr>
      <w:r>
        <w:t xml:space="preserve">Needed: A robot might give Kitty an interaction in her home that would help give her social exercise. </w:t>
      </w:r>
    </w:p>
    <w:p w14:paraId="47194AAC" w14:textId="77777777" w:rsidR="002363FF" w:rsidRDefault="002363FF" w:rsidP="002363FF">
      <w:pPr>
        <w:pStyle w:val="NoSpacing"/>
        <w:ind w:left="3600"/>
      </w:pPr>
    </w:p>
    <w:p w14:paraId="30528C5E" w14:textId="77777777" w:rsidR="002363FF" w:rsidRDefault="002363FF" w:rsidP="002363FF">
      <w:pPr>
        <w:pStyle w:val="NoSpacing"/>
        <w:ind w:left="2880"/>
      </w:pPr>
      <w:r>
        <w:rPr>
          <w:i/>
        </w:rPr>
        <w:t>Nice to have:</w:t>
      </w:r>
    </w:p>
    <w:p w14:paraId="69DFB8E1" w14:textId="77777777"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Default="00FD28E8" w:rsidP="002363FF">
      <w:pPr>
        <w:pStyle w:val="NoSpacing"/>
        <w:ind w:left="3600"/>
      </w:pPr>
    </w:p>
    <w:p w14:paraId="7AC50565" w14:textId="77777777" w:rsidR="00FD28E8" w:rsidRDefault="00FD28E8" w:rsidP="00FD28E8">
      <w:pPr>
        <w:pStyle w:val="Heading3"/>
      </w:pPr>
      <w:r>
        <w:tab/>
      </w:r>
      <w:bookmarkStart w:id="57" w:name="_Toc2013984"/>
      <w:r>
        <w:t>Joe</w:t>
      </w:r>
      <w:bookmarkEnd w:id="57"/>
    </w:p>
    <w:p w14:paraId="736CFBD5" w14:textId="77777777" w:rsidR="00FD28E8" w:rsidRDefault="00FD28E8" w:rsidP="00FD28E8">
      <w:pPr>
        <w:pStyle w:val="NoSpacing"/>
      </w:pPr>
    </w:p>
    <w:p w14:paraId="37061C3B" w14:textId="1CF8C499" w:rsidR="00FD28E8" w:rsidRDefault="001E3195" w:rsidP="001E3195">
      <w:pPr>
        <w:pStyle w:val="NoSpacing"/>
        <w:ind w:left="993"/>
      </w:pPr>
      <w:r>
        <w:t>Age</w:t>
      </w:r>
      <w:r>
        <w:tab/>
      </w:r>
      <w:r w:rsidR="00FD28E8">
        <w:t>:</w:t>
      </w:r>
      <w:r w:rsidR="00FD28E8">
        <w:tab/>
      </w:r>
      <w:r>
        <w:tab/>
      </w:r>
      <w:r w:rsidR="00FD28E8">
        <w:t>71+</w:t>
      </w:r>
    </w:p>
    <w:p w14:paraId="0075D509" w14:textId="0E9AE0FA" w:rsidR="00FD28E8" w:rsidRDefault="00FD28E8" w:rsidP="00FD28E8">
      <w:pPr>
        <w:pStyle w:val="NoSpacing"/>
        <w:ind w:left="720"/>
      </w:pPr>
      <w:r>
        <w:tab/>
        <w:t>:</w:t>
      </w:r>
      <w:r>
        <w:tab/>
      </w:r>
      <w:r w:rsidR="001E3195">
        <w:tab/>
      </w:r>
      <w:r>
        <w:t>Widowed, 2 years</w:t>
      </w:r>
    </w:p>
    <w:p w14:paraId="437A6654" w14:textId="66B57D8E" w:rsidR="00FD28E8" w:rsidRDefault="00FD28E8" w:rsidP="001E3195">
      <w:pPr>
        <w:pStyle w:val="NoSpacing"/>
        <w:ind w:left="2160" w:hanging="720"/>
      </w:pPr>
      <w:r>
        <w:t>:</w:t>
      </w:r>
      <w:r>
        <w:tab/>
      </w:r>
      <w:r w:rsidR="001E3195">
        <w:tab/>
      </w:r>
      <w:r>
        <w:t>3 adult children, married, 4 grandchildren</w:t>
      </w:r>
    </w:p>
    <w:p w14:paraId="49B476DD" w14:textId="2DDFC604" w:rsidR="00FD28E8" w:rsidRDefault="00FD28E8" w:rsidP="00FD28E8">
      <w:pPr>
        <w:pStyle w:val="NoSpacing"/>
        <w:ind w:left="1440" w:hanging="720"/>
      </w:pPr>
      <w:r>
        <w:t>Health</w:t>
      </w:r>
      <w:r>
        <w:tab/>
        <w:t>:</w:t>
      </w:r>
      <w:r>
        <w:tab/>
      </w:r>
      <w:r w:rsidR="001E3195">
        <w:tab/>
      </w:r>
      <w:r>
        <w:t xml:space="preserve">Joe has heart problems which have left him breathless from </w:t>
      </w:r>
    </w:p>
    <w:p w14:paraId="2B40D321" w14:textId="77777777" w:rsidR="00FD28E8" w:rsidRDefault="00FD28E8" w:rsidP="00FD28E8">
      <w:pPr>
        <w:pStyle w:val="NoSpacing"/>
        <w:ind w:left="1440" w:hanging="720"/>
      </w:pPr>
      <w:r>
        <w:tab/>
      </w:r>
      <w:r>
        <w:tab/>
      </w:r>
      <w:r>
        <w:tab/>
      </w:r>
      <w:r>
        <w:tab/>
        <w:t xml:space="preserve">minimal exertion. </w:t>
      </w:r>
    </w:p>
    <w:p w14:paraId="70F06078" w14:textId="77777777" w:rsidR="00FD28E8" w:rsidRDefault="00FD28E8" w:rsidP="001E3195">
      <w:pPr>
        <w:pStyle w:val="NoSpacing"/>
        <w:ind w:left="3600" w:hanging="720"/>
      </w:pPr>
      <w:r>
        <w:t>Joe has enjoyed playing bowls in the past and misses his bowls team.</w:t>
      </w:r>
    </w:p>
    <w:p w14:paraId="50B1C05F" w14:textId="77777777" w:rsidR="0063256D" w:rsidRDefault="0063256D" w:rsidP="00FD28E8">
      <w:pPr>
        <w:pStyle w:val="NoSpacing"/>
        <w:ind w:left="4320" w:hanging="720"/>
      </w:pPr>
    </w:p>
    <w:p w14:paraId="4E2DE230" w14:textId="77777777" w:rsidR="00FD28E8" w:rsidRDefault="00FD28E8" w:rsidP="001E3195">
      <w:pPr>
        <w:pStyle w:val="NoSpacing"/>
        <w:ind w:left="3600" w:hanging="720"/>
      </w:pPr>
      <w:r>
        <w:t>Worked on trains and goods department of rail company.</w:t>
      </w:r>
    </w:p>
    <w:p w14:paraId="514B37EF" w14:textId="77777777" w:rsidR="0063256D" w:rsidRDefault="0063256D" w:rsidP="00FD28E8">
      <w:pPr>
        <w:pStyle w:val="NoSpacing"/>
        <w:ind w:left="4320" w:hanging="720"/>
      </w:pPr>
    </w:p>
    <w:p w14:paraId="4DADA643" w14:textId="77777777" w:rsidR="00FD28E8" w:rsidRDefault="00FD28E8" w:rsidP="00FD28E8">
      <w:pPr>
        <w:pStyle w:val="NoSpacing"/>
        <w:ind w:left="1440" w:hanging="720"/>
      </w:pPr>
      <w:r>
        <w:t>Next stages for improvement</w:t>
      </w:r>
    </w:p>
    <w:p w14:paraId="19D03B66" w14:textId="3BB25D2B" w:rsidR="00FD28E8" w:rsidRDefault="00FD28E8" w:rsidP="001E3195">
      <w:pPr>
        <w:pStyle w:val="NoSpacing"/>
        <w:ind w:left="2880" w:hanging="1440"/>
      </w:pPr>
      <w:r>
        <w:t>:</w:t>
      </w:r>
      <w:r>
        <w:tab/>
        <w:t>Joe needs to engage in exercise as it is hoped he can rebuild his stamina and breathing ability. But this requires slow and steady exercise.</w:t>
      </w:r>
    </w:p>
    <w:p w14:paraId="64837079" w14:textId="77777777" w:rsidR="00FD28E8" w:rsidRDefault="00FD28E8" w:rsidP="0063256D">
      <w:pPr>
        <w:pStyle w:val="NoSpacing"/>
        <w:numPr>
          <w:ilvl w:val="0"/>
          <w:numId w:val="25"/>
        </w:numPr>
      </w:pPr>
      <w:r>
        <w:t>Walk through rooms, to bathroom, to kitchen. At present, he has difficulty doing this without becoming breathless.</w:t>
      </w:r>
    </w:p>
    <w:p w14:paraId="217EC98B" w14:textId="77777777" w:rsidR="00FD28E8" w:rsidRDefault="00FD28E8" w:rsidP="00FD28E8">
      <w:pPr>
        <w:pStyle w:val="NoSpacing"/>
        <w:numPr>
          <w:ilvl w:val="0"/>
          <w:numId w:val="16"/>
        </w:numPr>
        <w:ind w:left="3960"/>
      </w:pPr>
      <w:r>
        <w:t>Needed: Exercises to improve stamina, encourage use of legs.</w:t>
      </w:r>
    </w:p>
    <w:p w14:paraId="1806AF71" w14:textId="77777777"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14:paraId="538542A3" w14:textId="77777777" w:rsidR="00FD28E8" w:rsidRDefault="00FD28E8" w:rsidP="00FD28E8">
      <w:pPr>
        <w:pStyle w:val="NoSpacing"/>
        <w:numPr>
          <w:ilvl w:val="0"/>
          <w:numId w:val="16"/>
        </w:numPr>
        <w:ind w:left="3960"/>
      </w:pPr>
      <w:r>
        <w:t>Needed: Any exercise that would encourage arm movement, similar to what would be needed to play at bowls.</w:t>
      </w:r>
    </w:p>
    <w:p w14:paraId="3A5A5715" w14:textId="77777777" w:rsidR="00FD28E8" w:rsidRDefault="00FD28E8" w:rsidP="0063256D">
      <w:pPr>
        <w:pStyle w:val="NoSpacing"/>
        <w:numPr>
          <w:ilvl w:val="0"/>
          <w:numId w:val="25"/>
        </w:numPr>
      </w:pPr>
      <w:r>
        <w:t>Joe is forgetful but has a variety of tablets that he needs to take on a daily basis.</w:t>
      </w:r>
    </w:p>
    <w:p w14:paraId="36CBA1BD" w14:textId="77777777" w:rsidR="00FD28E8" w:rsidRDefault="00FD28E8" w:rsidP="00FD28E8">
      <w:pPr>
        <w:pStyle w:val="NoSpacing"/>
        <w:numPr>
          <w:ilvl w:val="0"/>
          <w:numId w:val="16"/>
        </w:numPr>
        <w:ind w:left="3960"/>
      </w:pPr>
      <w:r>
        <w:t>Needed: A method that makes it easier for Joe to take his medication at the right times.</w:t>
      </w:r>
    </w:p>
    <w:p w14:paraId="3D0892B9" w14:textId="77777777"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14:paraId="0CF18C7E" w14:textId="77777777"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Default="00FD28E8" w:rsidP="0063256D">
      <w:pPr>
        <w:pStyle w:val="NoSpacing"/>
        <w:ind w:left="2880"/>
      </w:pPr>
      <w:r>
        <w:t>If these four areas can see real improvement in Joe’s ability to regain better health, it could make a positive difference to Joe.</w:t>
      </w:r>
    </w:p>
    <w:p w14:paraId="15A54D76" w14:textId="77777777" w:rsidR="00FD28E8" w:rsidRDefault="00FD28E8" w:rsidP="00FD28E8">
      <w:pPr>
        <w:pStyle w:val="NoSpacing"/>
        <w:ind w:left="4320"/>
      </w:pPr>
    </w:p>
    <w:p w14:paraId="01997007" w14:textId="77777777" w:rsidR="00FD28E8" w:rsidRDefault="00FD28E8" w:rsidP="0063256D">
      <w:pPr>
        <w:pStyle w:val="NoSpacing"/>
        <w:ind w:left="2880"/>
      </w:pPr>
      <w:r>
        <w:rPr>
          <w:i/>
        </w:rPr>
        <w:t>Nice to have:</w:t>
      </w:r>
    </w:p>
    <w:p w14:paraId="766B6CF2" w14:textId="77777777" w:rsidR="00FD28E8" w:rsidRPr="00C65A03" w:rsidRDefault="00FD28E8" w:rsidP="002363FF">
      <w:pPr>
        <w:pStyle w:val="NoSpacing"/>
        <w:ind w:left="3600"/>
      </w:pPr>
      <w:r>
        <w:t>Joe considers himself</w:t>
      </w:r>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Default="00E0791B" w:rsidP="00E0791B">
      <w:pPr>
        <w:pStyle w:val="Heading2"/>
      </w:pPr>
      <w:bookmarkStart w:id="58" w:name="_Ref694168"/>
      <w:bookmarkStart w:id="59" w:name="_Ref1465486"/>
      <w:bookmarkStart w:id="60" w:name="_Toc2013985"/>
      <w:r>
        <w:t>Scenarios</w:t>
      </w:r>
      <w:bookmarkEnd w:id="58"/>
      <w:r w:rsidR="00FB1EFF">
        <w:t xml:space="preserve"> and Use-Case</w:t>
      </w:r>
      <w:bookmarkEnd w:id="59"/>
      <w:bookmarkEnd w:id="60"/>
    </w:p>
    <w:p w14:paraId="255747E6" w14:textId="77777777" w:rsidR="00073740" w:rsidRDefault="00073740" w:rsidP="00073740">
      <w:pPr>
        <w:pStyle w:val="Heading3"/>
      </w:pPr>
      <w:bookmarkStart w:id="61" w:name="_Ref1405113"/>
      <w:bookmarkStart w:id="62" w:name="_Toc2013986"/>
      <w:r>
        <w:t>Scenario 1 – Log-in Screen, User</w:t>
      </w:r>
      <w:bookmarkEnd w:id="61"/>
      <w:bookmarkEnd w:id="62"/>
    </w:p>
    <w:p w14:paraId="206E0757" w14:textId="77777777" w:rsidR="00073740" w:rsidRDefault="00073740" w:rsidP="00073740">
      <w:pPr>
        <w:pStyle w:val="NoSpacing"/>
        <w:numPr>
          <w:ilvl w:val="0"/>
          <w:numId w:val="19"/>
        </w:numPr>
      </w:pPr>
      <w:r>
        <w:t xml:space="preserve">User approaches Interactive Device to ‘Log-In’ to system. </w:t>
      </w:r>
    </w:p>
    <w:p w14:paraId="381C64B4" w14:textId="77777777" w:rsidR="00073740" w:rsidRDefault="00073740" w:rsidP="00073740">
      <w:pPr>
        <w:pStyle w:val="NoSpacing"/>
        <w:numPr>
          <w:ilvl w:val="0"/>
          <w:numId w:val="19"/>
        </w:numPr>
      </w:pPr>
      <w:r>
        <w:t xml:space="preserve">Their </w:t>
      </w:r>
      <w:r w:rsidR="0063256D">
        <w:t>facial structure</w:t>
      </w:r>
      <w:r>
        <w:t xml:space="preserve"> is scanned from the screen. </w:t>
      </w:r>
    </w:p>
    <w:p w14:paraId="34502DE6" w14:textId="6243F527" w:rsidR="00073740" w:rsidRDefault="0063256D" w:rsidP="00073740">
      <w:pPr>
        <w:pStyle w:val="NoSpacing"/>
        <w:numPr>
          <w:ilvl w:val="1"/>
          <w:numId w:val="19"/>
        </w:numPr>
      </w:pPr>
      <w:r>
        <w:t>If facial structure</w:t>
      </w:r>
      <w:r w:rsidR="00073740">
        <w:t xml:space="preserve"> matches file for user, user is ‘logged-in’ and the Home screen menu is presented. </w:t>
      </w:r>
    </w:p>
    <w:p w14:paraId="02FDA899" w14:textId="6083E706"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w:t>
      </w:r>
      <w:r w:rsidR="0029742D">
        <w:t>User can enter override password</w:t>
      </w:r>
      <w:r>
        <w:t>.</w:t>
      </w:r>
    </w:p>
    <w:p w14:paraId="7B7E521D" w14:textId="3B993746" w:rsidR="003D382B" w:rsidRDefault="003D382B" w:rsidP="003D382B">
      <w:pPr>
        <w:pStyle w:val="Heading3"/>
      </w:pPr>
      <w:bookmarkStart w:id="63" w:name="_Toc2013987"/>
      <w:r>
        <w:t xml:space="preserve">Scenario </w:t>
      </w:r>
      <w:r>
        <w:t>2</w:t>
      </w:r>
      <w:r>
        <w:t xml:space="preserve"> –</w:t>
      </w:r>
      <w:r>
        <w:t xml:space="preserve"> </w:t>
      </w:r>
      <w:r>
        <w:t>User</w:t>
      </w:r>
      <w:r>
        <w:t xml:space="preserve"> encounters problem</w:t>
      </w:r>
      <w:bookmarkEnd w:id="63"/>
    </w:p>
    <w:p w14:paraId="38211853" w14:textId="5C7CA610" w:rsidR="003D382B" w:rsidRDefault="003D382B" w:rsidP="003D382B">
      <w:pPr>
        <w:pStyle w:val="NoSpacing"/>
        <w:numPr>
          <w:ilvl w:val="0"/>
          <w:numId w:val="19"/>
        </w:numPr>
      </w:pPr>
      <w:r>
        <w:t xml:space="preserve">User </w:t>
      </w:r>
      <w:r>
        <w:t xml:space="preserve">attempts any of the available functions but the system does not operate as expected. </w:t>
      </w:r>
    </w:p>
    <w:p w14:paraId="054E051C" w14:textId="1484FC2E" w:rsidR="003D382B" w:rsidRDefault="003D382B" w:rsidP="003D382B">
      <w:pPr>
        <w:pStyle w:val="NoSpacing"/>
        <w:numPr>
          <w:ilvl w:val="0"/>
          <w:numId w:val="19"/>
        </w:numPr>
      </w:pPr>
      <w:r>
        <w:t>User returns to Home screen and presses ‘Help’ button.</w:t>
      </w:r>
    </w:p>
    <w:p w14:paraId="6D769ABD" w14:textId="4CCB1BDF" w:rsidR="003D382B" w:rsidRDefault="003D382B" w:rsidP="003D382B">
      <w:pPr>
        <w:pStyle w:val="NoSpacing"/>
        <w:numPr>
          <w:ilvl w:val="0"/>
          <w:numId w:val="19"/>
        </w:numPr>
      </w:pPr>
      <w:r>
        <w:t>The usual Home screen display is overlaid with a window with contact details for support. This would include a telephone number and an eMail address.</w:t>
      </w:r>
    </w:p>
    <w:p w14:paraId="632EF97D" w14:textId="77777777" w:rsidR="003D382B" w:rsidRDefault="003D382B" w:rsidP="003D382B">
      <w:pPr>
        <w:pStyle w:val="NoSpacing"/>
        <w:ind w:left="1440"/>
      </w:pPr>
    </w:p>
    <w:p w14:paraId="6727FAE3" w14:textId="105D759A" w:rsidR="004B78DC" w:rsidRPr="004B78DC" w:rsidRDefault="004B78DC" w:rsidP="004B78DC">
      <w:pPr>
        <w:pStyle w:val="Heading3"/>
      </w:pPr>
      <w:bookmarkStart w:id="64" w:name="_Toc2013988"/>
      <w:r w:rsidRPr="004B78DC">
        <w:t xml:space="preserve">Scenario </w:t>
      </w:r>
      <w:r w:rsidR="003D382B">
        <w:t>3</w:t>
      </w:r>
      <w:r w:rsidRPr="004B78DC">
        <w:t xml:space="preserve"> – Home Screen, Medication Bottle Button Flashing, Chime Sounding</w:t>
      </w:r>
      <w:bookmarkEnd w:id="64"/>
    </w:p>
    <w:p w14:paraId="03D0BEB2" w14:textId="77777777" w:rsidR="004B78DC" w:rsidRPr="004B78DC" w:rsidRDefault="004B78DC" w:rsidP="004B78DC">
      <w:pPr>
        <w:numPr>
          <w:ilvl w:val="0"/>
          <w:numId w:val="19"/>
        </w:numPr>
        <w:spacing w:after="0" w:line="240" w:lineRule="auto"/>
      </w:pPr>
      <w:r w:rsidRPr="004B78DC">
        <w:t xml:space="preserve">User is drawn to the ‘home’ screen because chime sounding. </w:t>
      </w:r>
    </w:p>
    <w:p w14:paraId="7A30592D" w14:textId="77777777"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14:paraId="2BD9FB20" w14:textId="77777777" w:rsidR="004B78DC" w:rsidRPr="004B78DC" w:rsidRDefault="004B78DC" w:rsidP="004B78DC">
      <w:pPr>
        <w:numPr>
          <w:ilvl w:val="0"/>
          <w:numId w:val="19"/>
        </w:numPr>
        <w:spacing w:after="0" w:line="240" w:lineRule="auto"/>
      </w:pPr>
      <w:r w:rsidRPr="004B78DC">
        <w:t>This interaction takes user to display of 6.6.3 Medication Screen.</w:t>
      </w:r>
    </w:p>
    <w:p w14:paraId="6483C421" w14:textId="77777777" w:rsidR="004B78DC" w:rsidRPr="004B78DC" w:rsidRDefault="004B78DC" w:rsidP="004B78DC">
      <w:pPr>
        <w:numPr>
          <w:ilvl w:val="0"/>
          <w:numId w:val="19"/>
        </w:numPr>
        <w:spacing w:after="0" w:line="240" w:lineRule="auto"/>
      </w:pPr>
      <w:r w:rsidRPr="004B78DC">
        <w:t>User notes the current time displayed at top right of display and compares it to the first medication which has not been taken.</w:t>
      </w:r>
    </w:p>
    <w:p w14:paraId="2E080719" w14:textId="77777777" w:rsidR="004B78DC" w:rsidRPr="004B78DC" w:rsidRDefault="004B78DC" w:rsidP="004B78DC">
      <w:pPr>
        <w:numPr>
          <w:ilvl w:val="0"/>
          <w:numId w:val="19"/>
        </w:numPr>
        <w:spacing w:after="0" w:line="240" w:lineRule="auto"/>
      </w:pPr>
      <w:r w:rsidRPr="004B78DC">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4B78DC" w:rsidRDefault="004B78DC" w:rsidP="004B78DC">
      <w:pPr>
        <w:numPr>
          <w:ilvl w:val="0"/>
          <w:numId w:val="19"/>
        </w:numPr>
        <w:spacing w:after="0" w:line="240" w:lineRule="auto"/>
      </w:pPr>
      <w:r w:rsidRPr="004B78DC">
        <w:t>User returns to 6.6.3 Medication Screen display, selects ‘Taken’ button.</w:t>
      </w:r>
    </w:p>
    <w:p w14:paraId="2DD60DB9" w14:textId="77777777" w:rsidR="004B78DC" w:rsidRDefault="004B78DC" w:rsidP="004B78DC">
      <w:pPr>
        <w:numPr>
          <w:ilvl w:val="0"/>
          <w:numId w:val="19"/>
        </w:numPr>
        <w:spacing w:after="0" w:line="240" w:lineRule="auto"/>
      </w:pPr>
      <w:r w:rsidRPr="004B78DC">
        <w:t xml:space="preserve">Chime ceases to sound. </w:t>
      </w:r>
    </w:p>
    <w:p w14:paraId="07D93E6A" w14:textId="6B737CE0" w:rsidR="003A53C2" w:rsidRDefault="003A53C2" w:rsidP="003A53C2">
      <w:pPr>
        <w:pStyle w:val="Heading3"/>
      </w:pPr>
      <w:bookmarkStart w:id="65" w:name="_Toc2013989"/>
      <w:r>
        <w:lastRenderedPageBreak/>
        <w:t xml:space="preserve">Scenario </w:t>
      </w:r>
      <w:r w:rsidR="003D382B">
        <w:t>4</w:t>
      </w:r>
      <w:r>
        <w:t xml:space="preserve"> – Home Screen, No Chime Sounding, No Button flashing</w:t>
      </w:r>
      <w:bookmarkEnd w:id="65"/>
    </w:p>
    <w:p w14:paraId="343C1192" w14:textId="77777777" w:rsidR="003A53C2" w:rsidRDefault="003A53C2" w:rsidP="003A53C2">
      <w:pPr>
        <w:pStyle w:val="NoSpacing"/>
        <w:numPr>
          <w:ilvl w:val="0"/>
          <w:numId w:val="19"/>
        </w:numPr>
      </w:pPr>
      <w:r>
        <w:t xml:space="preserve">User is shown the ‘home’ screen. </w:t>
      </w:r>
    </w:p>
    <w:p w14:paraId="7F7AD631" w14:textId="77777777" w:rsidR="003A53C2" w:rsidRDefault="003A53C2" w:rsidP="003A53C2">
      <w:pPr>
        <w:pStyle w:val="NoSpacing"/>
        <w:numPr>
          <w:ilvl w:val="0"/>
          <w:numId w:val="19"/>
        </w:numPr>
      </w:pPr>
      <w:r>
        <w:t>User notes that no ‘button’ is flashing.</w:t>
      </w:r>
    </w:p>
    <w:p w14:paraId="267812EF" w14:textId="77777777" w:rsidR="003D23B9" w:rsidRDefault="003D23B9" w:rsidP="003A53C2">
      <w:pPr>
        <w:pStyle w:val="NoSpacing"/>
        <w:numPr>
          <w:ilvl w:val="0"/>
          <w:numId w:val="19"/>
        </w:numPr>
      </w:pPr>
      <w:r>
        <w:t>User selects the ‘Medication’ button.</w:t>
      </w:r>
    </w:p>
    <w:p w14:paraId="677B1B7C" w14:textId="77777777"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14:paraId="78DA5AE1" w14:textId="77777777" w:rsidR="003D23B9" w:rsidRDefault="003D23B9" w:rsidP="003A53C2">
      <w:pPr>
        <w:pStyle w:val="NoSpacing"/>
        <w:numPr>
          <w:ilvl w:val="0"/>
          <w:numId w:val="19"/>
        </w:numPr>
      </w:pPr>
      <w:r>
        <w:t>If the time to take medication is near, the user can select ‘Taken’ for the medication.</w:t>
      </w:r>
    </w:p>
    <w:p w14:paraId="6BDD6D16" w14:textId="77777777"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14:paraId="28AECEDE" w14:textId="08CC0884" w:rsidR="00745BB2" w:rsidRDefault="00745BB2" w:rsidP="00745BB2">
      <w:pPr>
        <w:pStyle w:val="Heading3"/>
      </w:pPr>
      <w:bookmarkStart w:id="66" w:name="_Toc2013990"/>
      <w:r>
        <w:t xml:space="preserve">Scenario </w:t>
      </w:r>
      <w:r w:rsidR="003D382B">
        <w:t>5</w:t>
      </w:r>
      <w:r>
        <w:t xml:space="preserve"> – Home Screen, No Chime Sounding, No Button flashing</w:t>
      </w:r>
      <w:bookmarkEnd w:id="66"/>
    </w:p>
    <w:p w14:paraId="5542E773" w14:textId="77777777" w:rsidR="00745BB2" w:rsidRDefault="00745BB2" w:rsidP="00745BB2">
      <w:pPr>
        <w:pStyle w:val="ListParagraph"/>
        <w:numPr>
          <w:ilvl w:val="0"/>
          <w:numId w:val="28"/>
        </w:numPr>
      </w:pPr>
      <w:r>
        <w:t>User is shown the ‘home’ screen.</w:t>
      </w:r>
    </w:p>
    <w:p w14:paraId="02B60797" w14:textId="77777777" w:rsidR="00745BB2" w:rsidRDefault="00745BB2" w:rsidP="00745BB2">
      <w:pPr>
        <w:pStyle w:val="ListParagraph"/>
        <w:numPr>
          <w:ilvl w:val="0"/>
          <w:numId w:val="28"/>
        </w:numPr>
      </w:pPr>
      <w:r>
        <w:t>User notes that no ‘button’ is flashing.</w:t>
      </w:r>
    </w:p>
    <w:p w14:paraId="1C4DD30C" w14:textId="77777777" w:rsidR="00745BB2" w:rsidRDefault="00745BB2" w:rsidP="00745BB2">
      <w:pPr>
        <w:pStyle w:val="ListParagraph"/>
        <w:numPr>
          <w:ilvl w:val="0"/>
          <w:numId w:val="28"/>
        </w:numPr>
      </w:pPr>
      <w:r>
        <w:t>User selects the ‘Energy’ button.</w:t>
      </w:r>
    </w:p>
    <w:p w14:paraId="70A626C3" w14:textId="77777777"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14:paraId="3129E88C" w14:textId="77777777" w:rsidR="00745BB2" w:rsidRDefault="00BF37E0" w:rsidP="00745BB2">
      <w:pPr>
        <w:pStyle w:val="ListParagraph"/>
        <w:numPr>
          <w:ilvl w:val="0"/>
          <w:numId w:val="28"/>
        </w:numPr>
      </w:pPr>
      <w:r>
        <w:t>The user taps the bar for a specific day.</w:t>
      </w:r>
    </w:p>
    <w:p w14:paraId="2FCB174E" w14:textId="77777777"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14:paraId="1D49DA03" w14:textId="4B405962" w:rsidR="00BF37E0" w:rsidRDefault="00BF37E0" w:rsidP="00BF37E0">
      <w:pPr>
        <w:pStyle w:val="Heading3"/>
      </w:pPr>
      <w:bookmarkStart w:id="67" w:name="_Toc2013991"/>
      <w:r>
        <w:t xml:space="preserve">Scenario </w:t>
      </w:r>
      <w:r w:rsidR="003D382B">
        <w:t>6</w:t>
      </w:r>
      <w:r>
        <w:t xml:space="preserve"> – Home Screen, No Chime Sounding, No Button flashing</w:t>
      </w:r>
      <w:bookmarkEnd w:id="67"/>
    </w:p>
    <w:p w14:paraId="353D744A" w14:textId="77777777" w:rsidR="00BF37E0" w:rsidRDefault="00BF37E0" w:rsidP="00BF37E0">
      <w:pPr>
        <w:pStyle w:val="ListParagraph"/>
        <w:numPr>
          <w:ilvl w:val="0"/>
          <w:numId w:val="29"/>
        </w:numPr>
      </w:pPr>
      <w:r>
        <w:t>User is shown the ‘home’ screen.</w:t>
      </w:r>
    </w:p>
    <w:p w14:paraId="11A31480" w14:textId="77777777" w:rsidR="00BF37E0" w:rsidRDefault="00BF37E0" w:rsidP="00BF37E0">
      <w:pPr>
        <w:pStyle w:val="ListParagraph"/>
        <w:numPr>
          <w:ilvl w:val="0"/>
          <w:numId w:val="29"/>
        </w:numPr>
      </w:pPr>
      <w:r>
        <w:t>User notes that no ‘button’ is flashing.</w:t>
      </w:r>
    </w:p>
    <w:p w14:paraId="38562F45" w14:textId="77777777" w:rsidR="00BF37E0" w:rsidRDefault="00BF37E0" w:rsidP="00BF37E0">
      <w:pPr>
        <w:pStyle w:val="ListParagraph"/>
        <w:numPr>
          <w:ilvl w:val="0"/>
          <w:numId w:val="29"/>
        </w:numPr>
      </w:pPr>
      <w:r>
        <w:t>User selects the ‘Energy’ button.</w:t>
      </w:r>
    </w:p>
    <w:p w14:paraId="5D602974"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14:paraId="4D233A9B" w14:textId="77777777" w:rsidR="00BF37E0" w:rsidRDefault="00BF37E0" w:rsidP="00BF37E0">
      <w:pPr>
        <w:pStyle w:val="ListParagraph"/>
        <w:numPr>
          <w:ilvl w:val="0"/>
          <w:numId w:val="29"/>
        </w:numPr>
      </w:pPr>
      <w:r>
        <w:t>The user selects the ‘Edit’ button at the bottom right of the display.</w:t>
      </w:r>
    </w:p>
    <w:p w14:paraId="5B8C22A0" w14:textId="77777777"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14:paraId="2A19378E" w14:textId="77777777" w:rsidR="00BF37E0" w:rsidRDefault="00BF37E0" w:rsidP="00BF37E0">
      <w:pPr>
        <w:pStyle w:val="ListParagraph"/>
        <w:numPr>
          <w:ilvl w:val="0"/>
          <w:numId w:val="29"/>
        </w:numPr>
      </w:pPr>
      <w:r>
        <w:t xml:space="preserve">From the column to the left, the user selects a ‘recognized (by ‘smart’ system)’ device. </w:t>
      </w:r>
    </w:p>
    <w:p w14:paraId="24751DDA" w14:textId="77777777" w:rsidR="00BF37E0" w:rsidRDefault="00BF37E0" w:rsidP="00BF37E0">
      <w:pPr>
        <w:pStyle w:val="ListParagraph"/>
        <w:numPr>
          <w:ilvl w:val="0"/>
          <w:numId w:val="29"/>
        </w:numPr>
      </w:pPr>
      <w:r>
        <w:t>The user highlights the ‘recognized’ device that they want to add.</w:t>
      </w:r>
    </w:p>
    <w:p w14:paraId="3C06F0D0" w14:textId="77777777"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14:paraId="71513360" w14:textId="06A15E65" w:rsidR="00BF37E0" w:rsidRDefault="00BF37E0" w:rsidP="00BF37E0">
      <w:pPr>
        <w:pStyle w:val="Heading3"/>
      </w:pPr>
      <w:bookmarkStart w:id="68" w:name="_Toc2013992"/>
      <w:r>
        <w:t xml:space="preserve">Scenario </w:t>
      </w:r>
      <w:r w:rsidR="003D382B">
        <w:t>7</w:t>
      </w:r>
      <w:r>
        <w:t xml:space="preserve"> – Home Screen, No Chime Sounding, No Button flashing</w:t>
      </w:r>
      <w:bookmarkEnd w:id="68"/>
    </w:p>
    <w:p w14:paraId="532CE595" w14:textId="77777777" w:rsidR="00BF37E0" w:rsidRDefault="00BF37E0" w:rsidP="00BF37E0">
      <w:pPr>
        <w:pStyle w:val="ListParagraph"/>
        <w:numPr>
          <w:ilvl w:val="0"/>
          <w:numId w:val="30"/>
        </w:numPr>
      </w:pPr>
      <w:r>
        <w:t>User is shown the ‘home’ screen.</w:t>
      </w:r>
    </w:p>
    <w:p w14:paraId="7C705AC5" w14:textId="77777777" w:rsidR="00BF37E0" w:rsidRDefault="00BF37E0" w:rsidP="00BF37E0">
      <w:pPr>
        <w:pStyle w:val="ListParagraph"/>
        <w:numPr>
          <w:ilvl w:val="0"/>
          <w:numId w:val="30"/>
        </w:numPr>
      </w:pPr>
      <w:r>
        <w:t>User notes that no ‘button’ is flashing.</w:t>
      </w:r>
    </w:p>
    <w:p w14:paraId="7D572901" w14:textId="77777777" w:rsidR="00BF37E0" w:rsidRDefault="00BF37E0" w:rsidP="00BF37E0">
      <w:pPr>
        <w:pStyle w:val="ListParagraph"/>
        <w:numPr>
          <w:ilvl w:val="0"/>
          <w:numId w:val="30"/>
        </w:numPr>
      </w:pPr>
      <w:r>
        <w:t>User selects the ‘Energy’ button.</w:t>
      </w:r>
    </w:p>
    <w:p w14:paraId="13CD0BDE"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14:paraId="3C4D0AE8" w14:textId="75C33F01" w:rsidR="00BF37E0" w:rsidRDefault="00BF37E0" w:rsidP="00BF37E0">
      <w:pPr>
        <w:pStyle w:val="ListParagraph"/>
        <w:numPr>
          <w:ilvl w:val="0"/>
          <w:numId w:val="30"/>
        </w:numPr>
      </w:pPr>
      <w:r>
        <w:t>The user selects the ‘Edit</w:t>
      </w:r>
      <w:r w:rsidR="00DC5375">
        <w:t>’</w:t>
      </w:r>
      <w:r>
        <w:t xml:space="preserve"> button at the bottom right of the display.</w:t>
      </w:r>
    </w:p>
    <w:p w14:paraId="72A83627" w14:textId="77777777"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14:paraId="3A326822" w14:textId="77777777" w:rsidR="00BF37E0" w:rsidRDefault="00BF37E0" w:rsidP="00BF37E0">
      <w:pPr>
        <w:pStyle w:val="ListParagraph"/>
        <w:numPr>
          <w:ilvl w:val="0"/>
          <w:numId w:val="30"/>
        </w:numPr>
      </w:pPr>
      <w:r>
        <w:t>The user cannot find the device the user wishes to add to the ‘smart’ system for monitoring.</w:t>
      </w:r>
    </w:p>
    <w:p w14:paraId="3AD1C4D5" w14:textId="77777777"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00AD2238" w14:textId="21E47C48" w:rsidR="00DC5375" w:rsidRDefault="00DC5375" w:rsidP="00BF37E0">
      <w:pPr>
        <w:pStyle w:val="ListParagraph"/>
        <w:numPr>
          <w:ilvl w:val="0"/>
          <w:numId w:val="30"/>
        </w:numPr>
      </w:pPr>
      <w:r>
        <w:t>Device is still not shown</w:t>
      </w:r>
    </w:p>
    <w:p w14:paraId="55808F67" w14:textId="6A090344" w:rsidR="00DC5375" w:rsidRDefault="00DC5375" w:rsidP="00DC5375">
      <w:pPr>
        <w:pStyle w:val="ListParagraph"/>
        <w:numPr>
          <w:ilvl w:val="0"/>
          <w:numId w:val="30"/>
        </w:numPr>
      </w:pPr>
      <w:r>
        <w:t xml:space="preserve">The user again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14:paraId="1C78E91C" w14:textId="667197DD" w:rsidR="0002280D" w:rsidRDefault="00DC5375" w:rsidP="00BF37E0">
      <w:pPr>
        <w:pStyle w:val="ListParagraph"/>
        <w:numPr>
          <w:ilvl w:val="0"/>
          <w:numId w:val="30"/>
        </w:numPr>
      </w:pPr>
      <w:r>
        <w:t>T</w:t>
      </w:r>
      <w:r w:rsidR="0002280D">
        <w:t>ip</w:t>
      </w:r>
      <w:r>
        <w:t>s are displayed advising on common issues in finding smart devices and solutions to them.</w:t>
      </w:r>
    </w:p>
    <w:p w14:paraId="2EDBEC9A" w14:textId="07DAEA90" w:rsidR="008B414A" w:rsidRDefault="008B414A" w:rsidP="00BF37E0">
      <w:pPr>
        <w:pStyle w:val="ListParagraph"/>
        <w:numPr>
          <w:ilvl w:val="0"/>
          <w:numId w:val="30"/>
        </w:numPr>
      </w:pPr>
      <w:r>
        <w:lastRenderedPageBreak/>
        <w:t>User attempts solutions one-by-one until device is shown. If no solution works user is expected to contact outside help such as the seller of the appliance</w:t>
      </w:r>
    </w:p>
    <w:p w14:paraId="6593A6D2" w14:textId="0D076693" w:rsidR="0002280D" w:rsidRDefault="0002280D" w:rsidP="0002280D">
      <w:pPr>
        <w:pStyle w:val="Heading3"/>
      </w:pPr>
      <w:bookmarkStart w:id="69" w:name="_Toc2013993"/>
      <w:r>
        <w:t xml:space="preserve">Scenario </w:t>
      </w:r>
      <w:r w:rsidR="003D382B">
        <w:t>8</w:t>
      </w:r>
      <w:r>
        <w:t xml:space="preserve"> – Home Screen, No Chime Sounding, No Button flashing</w:t>
      </w:r>
      <w:bookmarkEnd w:id="69"/>
    </w:p>
    <w:p w14:paraId="6C73A359" w14:textId="77777777" w:rsidR="0002280D" w:rsidRDefault="0002280D" w:rsidP="0002280D">
      <w:pPr>
        <w:pStyle w:val="ListParagraph"/>
        <w:numPr>
          <w:ilvl w:val="0"/>
          <w:numId w:val="30"/>
        </w:numPr>
      </w:pPr>
      <w:r>
        <w:t>User is shown the ‘home’ screen.</w:t>
      </w:r>
    </w:p>
    <w:p w14:paraId="2B4E7E1A" w14:textId="77777777" w:rsidR="0002280D" w:rsidRDefault="0002280D" w:rsidP="0002280D">
      <w:pPr>
        <w:pStyle w:val="ListParagraph"/>
        <w:numPr>
          <w:ilvl w:val="0"/>
          <w:numId w:val="30"/>
        </w:numPr>
      </w:pPr>
      <w:r>
        <w:t>User notes that no ‘button’ is flashing.</w:t>
      </w:r>
    </w:p>
    <w:p w14:paraId="7D486D27" w14:textId="77777777" w:rsidR="0002280D" w:rsidRDefault="0002280D" w:rsidP="0002280D">
      <w:pPr>
        <w:pStyle w:val="ListParagraph"/>
        <w:numPr>
          <w:ilvl w:val="0"/>
          <w:numId w:val="30"/>
        </w:numPr>
      </w:pPr>
      <w:r>
        <w:t>User selects the ‘Exercise’ button.</w:t>
      </w:r>
    </w:p>
    <w:p w14:paraId="5E907CD5" w14:textId="77777777"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811E765" w14:textId="77777777" w:rsidR="0002280D" w:rsidRDefault="0002280D" w:rsidP="0002280D">
      <w:pPr>
        <w:pStyle w:val="ListParagraph"/>
        <w:numPr>
          <w:ilvl w:val="0"/>
          <w:numId w:val="30"/>
        </w:numPr>
      </w:pPr>
      <w:r>
        <w:t>User wishes to participate in an exercise display: user taps that exercise button.</w:t>
      </w:r>
    </w:p>
    <w:p w14:paraId="11E6FCBD" w14:textId="77777777"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14:paraId="657A997A" w14:textId="77777777"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14:paraId="2B5ECDB7" w14:textId="77777777"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Default="0002280D" w:rsidP="0002280D">
      <w:pPr>
        <w:pStyle w:val="Heading3"/>
      </w:pPr>
      <w:bookmarkStart w:id="70" w:name="_Toc2013994"/>
      <w:r>
        <w:t xml:space="preserve">Scenario </w:t>
      </w:r>
      <w:r w:rsidR="003D382B">
        <w:t>9</w:t>
      </w:r>
      <w:r>
        <w:t xml:space="preserve"> – Home Screen, No Chime Sounding, No Button flashing</w:t>
      </w:r>
      <w:bookmarkEnd w:id="70"/>
    </w:p>
    <w:p w14:paraId="6DCD2227" w14:textId="77777777" w:rsidR="0002280D" w:rsidRDefault="0002280D" w:rsidP="0002280D">
      <w:pPr>
        <w:pStyle w:val="ListParagraph"/>
        <w:numPr>
          <w:ilvl w:val="0"/>
          <w:numId w:val="31"/>
        </w:numPr>
      </w:pPr>
      <w:r>
        <w:t>User is shown the ‘home’ screen.</w:t>
      </w:r>
    </w:p>
    <w:p w14:paraId="71A42495" w14:textId="77777777" w:rsidR="0002280D" w:rsidRDefault="0002280D" w:rsidP="0002280D">
      <w:pPr>
        <w:pStyle w:val="ListParagraph"/>
        <w:numPr>
          <w:ilvl w:val="0"/>
          <w:numId w:val="31"/>
        </w:numPr>
      </w:pPr>
      <w:r>
        <w:t>User notes that no ‘button’ is flashing.</w:t>
      </w:r>
    </w:p>
    <w:p w14:paraId="411C500E" w14:textId="77777777" w:rsidR="0002280D" w:rsidRDefault="0002280D" w:rsidP="0002280D">
      <w:pPr>
        <w:pStyle w:val="ListParagraph"/>
        <w:numPr>
          <w:ilvl w:val="0"/>
          <w:numId w:val="31"/>
        </w:numPr>
      </w:pPr>
      <w:r>
        <w:t>User selects the ‘Exercise’ button.</w:t>
      </w:r>
    </w:p>
    <w:p w14:paraId="76380086"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5D7913E8" w14:textId="77777777"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14:paraId="08FD959C" w14:textId="13DDF1BB" w:rsidR="0002280D" w:rsidRDefault="0002280D" w:rsidP="0002280D">
      <w:pPr>
        <w:pStyle w:val="Heading3"/>
      </w:pPr>
      <w:bookmarkStart w:id="71" w:name="_Toc2013995"/>
      <w:r>
        <w:t xml:space="preserve">Scenario </w:t>
      </w:r>
      <w:r w:rsidR="003D382B">
        <w:t>10</w:t>
      </w:r>
      <w:r>
        <w:t xml:space="preserve"> – Home Screen, No Chime Sounding, No Button flashing</w:t>
      </w:r>
      <w:bookmarkEnd w:id="71"/>
    </w:p>
    <w:p w14:paraId="03612B7C" w14:textId="77777777" w:rsidR="0002280D" w:rsidRDefault="0002280D" w:rsidP="0002280D">
      <w:pPr>
        <w:pStyle w:val="ListParagraph"/>
        <w:numPr>
          <w:ilvl w:val="0"/>
          <w:numId w:val="31"/>
        </w:numPr>
      </w:pPr>
      <w:r>
        <w:t>User is shown the ‘home’ screen.</w:t>
      </w:r>
    </w:p>
    <w:p w14:paraId="41CDF529" w14:textId="77777777" w:rsidR="0002280D" w:rsidRDefault="0002280D" w:rsidP="0002280D">
      <w:pPr>
        <w:pStyle w:val="ListParagraph"/>
        <w:numPr>
          <w:ilvl w:val="0"/>
          <w:numId w:val="31"/>
        </w:numPr>
      </w:pPr>
      <w:r>
        <w:t>User notes that no ‘button’ is flashing.</w:t>
      </w:r>
    </w:p>
    <w:p w14:paraId="1542F9D1" w14:textId="77777777" w:rsidR="00880974" w:rsidRDefault="00880974" w:rsidP="0002280D">
      <w:pPr>
        <w:pStyle w:val="ListParagraph"/>
        <w:numPr>
          <w:ilvl w:val="0"/>
          <w:numId w:val="31"/>
        </w:numPr>
      </w:pPr>
      <w:r>
        <w:t xml:space="preserve">User selects the ‘Exercise’ button. </w:t>
      </w:r>
    </w:p>
    <w:p w14:paraId="45768B2F" w14:textId="77777777"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14:paraId="6FC6761E" w14:textId="77777777"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14:paraId="2BAE5A41" w14:textId="77777777"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14:paraId="5AC9451B" w14:textId="77777777"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Default="00880974" w:rsidP="0002280D">
      <w:pPr>
        <w:pStyle w:val="ListParagraph"/>
        <w:numPr>
          <w:ilvl w:val="0"/>
          <w:numId w:val="31"/>
        </w:numPr>
      </w:pPr>
      <w:r>
        <w:t>Once the desired exercise if display, the user presses the ‘Add’ button for that exercise.</w:t>
      </w:r>
    </w:p>
    <w:p w14:paraId="4EB1DF4B" w14:textId="77777777" w:rsidR="00880974" w:rsidRDefault="00880974" w:rsidP="0002280D">
      <w:pPr>
        <w:pStyle w:val="ListParagraph"/>
        <w:numPr>
          <w:ilvl w:val="0"/>
          <w:numId w:val="31"/>
        </w:numPr>
      </w:pPr>
      <w:r>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14:paraId="18D01F2F" w14:textId="4ADCF5AA" w:rsidR="00880974" w:rsidRDefault="00880974" w:rsidP="00880974">
      <w:pPr>
        <w:pStyle w:val="Heading3"/>
      </w:pPr>
      <w:bookmarkStart w:id="72" w:name="_Toc2013996"/>
      <w:r>
        <w:t>Scenario 1</w:t>
      </w:r>
      <w:r w:rsidR="003D382B">
        <w:t>1</w:t>
      </w:r>
      <w:r>
        <w:t xml:space="preserve"> – Home Screen, No Chime Sounding, No Button flashing</w:t>
      </w:r>
      <w:bookmarkEnd w:id="72"/>
    </w:p>
    <w:p w14:paraId="034906E0" w14:textId="77777777" w:rsidR="00880974" w:rsidRDefault="00880974" w:rsidP="00880974">
      <w:pPr>
        <w:pStyle w:val="ListParagraph"/>
        <w:numPr>
          <w:ilvl w:val="0"/>
          <w:numId w:val="31"/>
        </w:numPr>
      </w:pPr>
      <w:r>
        <w:t>User is shown the ‘home’ screen.</w:t>
      </w:r>
    </w:p>
    <w:p w14:paraId="239966B7" w14:textId="77777777" w:rsidR="00880974" w:rsidRDefault="00880974" w:rsidP="00880974">
      <w:pPr>
        <w:pStyle w:val="ListParagraph"/>
        <w:numPr>
          <w:ilvl w:val="0"/>
          <w:numId w:val="31"/>
        </w:numPr>
      </w:pPr>
      <w:r>
        <w:t>User notes that no ‘button’ is flashing.</w:t>
      </w:r>
    </w:p>
    <w:p w14:paraId="4F063BD2" w14:textId="77777777" w:rsidR="00880974" w:rsidRDefault="00880974" w:rsidP="00880974">
      <w:pPr>
        <w:pStyle w:val="ListParagraph"/>
        <w:numPr>
          <w:ilvl w:val="0"/>
          <w:numId w:val="31"/>
        </w:numPr>
      </w:pPr>
      <w:r>
        <w:t>User selects the ‘Settings’ button on the lower right of the display.</w:t>
      </w:r>
    </w:p>
    <w:p w14:paraId="3D31C0C1" w14:textId="77777777"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14:paraId="38BC814F" w14:textId="77777777" w:rsidR="00880974" w:rsidRDefault="00880974" w:rsidP="00880974">
      <w:pPr>
        <w:pStyle w:val="ListParagraph"/>
        <w:numPr>
          <w:ilvl w:val="0"/>
          <w:numId w:val="31"/>
        </w:numPr>
      </w:pPr>
      <w:r>
        <w:lastRenderedPageBreak/>
        <w:t>The user may select a change of display colour by tapping on the desired new colour on the colour wheel at the right of the display.</w:t>
      </w:r>
    </w:p>
    <w:p w14:paraId="32B97B55" w14:textId="77777777"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14:paraId="10BD383C" w14:textId="77777777" w:rsidR="00FB1EFF" w:rsidRDefault="00FB1EFF" w:rsidP="00FB1EFF">
      <w:pPr>
        <w:pStyle w:val="Heading3"/>
        <w:rPr>
          <w:rFonts w:cstheme="minorHAnsi"/>
        </w:rPr>
      </w:pPr>
      <w:bookmarkStart w:id="73" w:name="_Toc2013997"/>
      <w:r w:rsidRPr="00FB1EFF">
        <w:rPr>
          <w:rFonts w:cstheme="minorHAnsi"/>
        </w:rPr>
        <w:t>Use-Case for Cozmo Robot</w:t>
      </w:r>
      <w:bookmarkEnd w:id="73"/>
    </w:p>
    <w:p w14:paraId="0B8D498A" w14:textId="3F4876FA" w:rsidR="00FB1EFF" w:rsidRDefault="00FB1EFF" w:rsidP="0068085F">
      <w:pPr>
        <w:ind w:left="993"/>
      </w:pPr>
      <w:r>
        <w:t>Use case for Cozmo</w:t>
      </w:r>
    </w:p>
    <w:p w14:paraId="5A093969" w14:textId="2EEC588C" w:rsidR="0068085F" w:rsidRDefault="0068085F" w:rsidP="0068085F">
      <w:pPr>
        <w:ind w:left="993"/>
      </w:pPr>
      <w:r w:rsidRPr="00C14FA3">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64AD9F2" w14:textId="77777777" w:rsidR="00FB1EFF" w:rsidRPr="00602EDA" w:rsidRDefault="00FB1EFF" w:rsidP="00FB1EFF">
      <w:pPr>
        <w:pStyle w:val="Heading4"/>
      </w:pPr>
      <w:r>
        <w:t>Ideal Path</w:t>
      </w:r>
    </w:p>
    <w:p w14:paraId="4097F633" w14:textId="76723F4B" w:rsidR="00FB1EFF" w:rsidRDefault="00FB1EFF" w:rsidP="00FB1EFF">
      <w:pPr>
        <w:pStyle w:val="ListParagraph"/>
        <w:numPr>
          <w:ilvl w:val="0"/>
          <w:numId w:val="24"/>
        </w:numPr>
        <w:spacing w:after="160" w:line="259" w:lineRule="auto"/>
      </w:pPr>
      <w:r>
        <w:t xml:space="preserve">User selects Cozmo tile on home screen of </w:t>
      </w:r>
      <w:r w:rsidR="009C637D">
        <w:t>application.</w:t>
      </w:r>
      <w:r>
        <w:t xml:space="preserve"> </w:t>
      </w:r>
    </w:p>
    <w:p w14:paraId="20CCE1D7" w14:textId="2C3C3CE6" w:rsidR="00FB1EFF" w:rsidRDefault="00FB1EFF" w:rsidP="00FB1EFF">
      <w:pPr>
        <w:pStyle w:val="ListParagraph"/>
        <w:numPr>
          <w:ilvl w:val="1"/>
          <w:numId w:val="24"/>
        </w:numPr>
        <w:spacing w:after="160" w:line="259" w:lineRule="auto"/>
      </w:pPr>
      <w:r>
        <w:t xml:space="preserve">Cozmo boots up, </w:t>
      </w:r>
      <w:r w:rsidR="00F91F57">
        <w:t xml:space="preserve">application </w:t>
      </w:r>
      <w:r>
        <w:t>shows ‘waking’ screen</w:t>
      </w:r>
      <w:r w:rsidR="00014C5A">
        <w:t>, Cozmo says “I’m just getting ready.”</w:t>
      </w:r>
      <w:r w:rsidR="00230511">
        <w:t xml:space="preserve"> Cozmo moves off charger</w:t>
      </w:r>
    </w:p>
    <w:p w14:paraId="6F00AA60" w14:textId="77777777" w:rsidR="00FB1EFF" w:rsidRDefault="00FB1EFF" w:rsidP="00FB1EFF">
      <w:pPr>
        <w:pStyle w:val="ListParagraph"/>
        <w:numPr>
          <w:ilvl w:val="1"/>
          <w:numId w:val="24"/>
        </w:numPr>
        <w:spacing w:after="160" w:line="259" w:lineRule="auto"/>
      </w:pPr>
      <w:r>
        <w:t>Cozmo finds cubes and confirms which he can see</w:t>
      </w:r>
    </w:p>
    <w:p w14:paraId="07952AB3" w14:textId="762EFCC9" w:rsidR="00FB1EFF" w:rsidRDefault="00FB1EFF" w:rsidP="00FB1EFF">
      <w:pPr>
        <w:pStyle w:val="ListParagraph"/>
        <w:numPr>
          <w:ilvl w:val="1"/>
          <w:numId w:val="24"/>
        </w:numPr>
        <w:spacing w:after="160" w:line="259" w:lineRule="auto"/>
      </w:pPr>
      <w:r>
        <w:t xml:space="preserve">Objects are displayed on </w:t>
      </w:r>
      <w:r w:rsidR="00F91F57">
        <w:t xml:space="preserve">application </w:t>
      </w:r>
      <w:r>
        <w:t>screen for selection</w:t>
      </w:r>
    </w:p>
    <w:p w14:paraId="0093D864" w14:textId="31FDAB55" w:rsidR="00FB1EFF" w:rsidRDefault="00FB1EFF" w:rsidP="00FB1EFF">
      <w:pPr>
        <w:pStyle w:val="ListParagraph"/>
        <w:numPr>
          <w:ilvl w:val="1"/>
          <w:numId w:val="24"/>
        </w:numPr>
        <w:spacing w:after="160" w:line="259" w:lineRule="auto"/>
      </w:pPr>
      <w:r>
        <w:t>Cozmo says “</w:t>
      </w:r>
      <w:r w:rsidR="00014C5A">
        <w:t>I’m looking for your stuff. When it lights up I’ve found it</w:t>
      </w:r>
      <w:r>
        <w:t>!” and spins on the spot</w:t>
      </w:r>
      <w:r w:rsidR="00F34C02">
        <w:t>, searching for the users objects.</w:t>
      </w:r>
    </w:p>
    <w:p w14:paraId="6549D248" w14:textId="58AF17BF" w:rsidR="00F34C02" w:rsidRDefault="00F34C02" w:rsidP="00FB1EFF">
      <w:pPr>
        <w:pStyle w:val="ListParagraph"/>
        <w:numPr>
          <w:ilvl w:val="0"/>
          <w:numId w:val="24"/>
        </w:numPr>
        <w:spacing w:after="160" w:line="259" w:lineRule="auto"/>
      </w:pPr>
      <w:r>
        <w:t>Objects found are displayed on the GUI</w:t>
      </w:r>
    </w:p>
    <w:p w14:paraId="502EDE57" w14:textId="2EA96BA2" w:rsidR="00F34C02" w:rsidRDefault="00F34C02" w:rsidP="00FB1EFF">
      <w:pPr>
        <w:pStyle w:val="ListParagraph"/>
        <w:numPr>
          <w:ilvl w:val="0"/>
          <w:numId w:val="24"/>
        </w:numPr>
        <w:spacing w:after="160" w:line="259" w:lineRule="auto"/>
      </w:pPr>
      <w:r>
        <w:t>Cozmo says, “ok pick one and then press confirm.”</w:t>
      </w:r>
    </w:p>
    <w:p w14:paraId="42E1331E" w14:textId="24763130" w:rsidR="00FB1EFF" w:rsidRDefault="00FB1EFF" w:rsidP="00FB1EFF">
      <w:pPr>
        <w:pStyle w:val="ListParagraph"/>
        <w:numPr>
          <w:ilvl w:val="0"/>
          <w:numId w:val="24"/>
        </w:numPr>
        <w:spacing w:after="160" w:line="259" w:lineRule="auto"/>
      </w:pPr>
      <w:r>
        <w:t xml:space="preserve">User selects one object </w:t>
      </w:r>
    </w:p>
    <w:p w14:paraId="5472E7FB" w14:textId="30982ACF" w:rsidR="00FB1EFF" w:rsidRDefault="00C471CE" w:rsidP="00FB1EFF">
      <w:pPr>
        <w:pStyle w:val="ListParagraph"/>
        <w:numPr>
          <w:ilvl w:val="1"/>
          <w:numId w:val="24"/>
        </w:numPr>
        <w:spacing w:after="160" w:line="259" w:lineRule="auto"/>
      </w:pPr>
      <w:r>
        <w:t>Object</w:t>
      </w:r>
      <w:r w:rsidR="00FB1EFF">
        <w:t xml:space="preserve"> is </w:t>
      </w:r>
      <w:r w:rsidR="00F34C02">
        <w:t xml:space="preserve">shown on the rightmost tile. The tile becomes the same colour as the objects original tile. The word ‘confirm’ is shown on the tile below the object. </w:t>
      </w:r>
    </w:p>
    <w:p w14:paraId="76310D74" w14:textId="2F974828" w:rsidR="00FB1EFF" w:rsidRDefault="00FB1EFF" w:rsidP="00FB1EFF">
      <w:pPr>
        <w:pStyle w:val="ListParagraph"/>
        <w:numPr>
          <w:ilvl w:val="0"/>
          <w:numId w:val="24"/>
        </w:numPr>
        <w:spacing w:after="160" w:line="259" w:lineRule="auto"/>
      </w:pPr>
      <w:r>
        <w:t xml:space="preserve">User presses </w:t>
      </w:r>
      <w:r w:rsidR="00FE3704">
        <w:t>confirm</w:t>
      </w:r>
    </w:p>
    <w:p w14:paraId="52DE01DE" w14:textId="00D3C6A1" w:rsidR="00FB1EFF" w:rsidRDefault="00FB1EFF" w:rsidP="00FB1EFF">
      <w:pPr>
        <w:pStyle w:val="ListParagraph"/>
        <w:numPr>
          <w:ilvl w:val="1"/>
          <w:numId w:val="24"/>
        </w:numPr>
        <w:spacing w:after="160" w:line="259" w:lineRule="auto"/>
      </w:pPr>
      <w:r>
        <w:t>Cozmo moves to the selected object.</w:t>
      </w:r>
    </w:p>
    <w:p w14:paraId="098E3A04" w14:textId="2A053F23" w:rsidR="00FB1EFF" w:rsidRDefault="00FB1EFF" w:rsidP="00FB1EFF">
      <w:pPr>
        <w:pStyle w:val="ListParagraph"/>
        <w:numPr>
          <w:ilvl w:val="1"/>
          <w:numId w:val="24"/>
        </w:numPr>
        <w:spacing w:after="160" w:line="259" w:lineRule="auto"/>
      </w:pPr>
      <w:r>
        <w:t>Cozmo picks up object</w:t>
      </w:r>
    </w:p>
    <w:p w14:paraId="30546945" w14:textId="77777777" w:rsidR="00FB1EFF" w:rsidRDefault="00FB1EFF" w:rsidP="00FB1EFF">
      <w:pPr>
        <w:pStyle w:val="ListParagraph"/>
        <w:numPr>
          <w:ilvl w:val="1"/>
          <w:numId w:val="24"/>
        </w:numPr>
        <w:spacing w:after="160" w:line="259" w:lineRule="auto"/>
      </w:pPr>
      <w:r>
        <w:t>Cozmo brings the object back to the user</w:t>
      </w:r>
    </w:p>
    <w:p w14:paraId="31575049" w14:textId="3561437A" w:rsidR="00FB1EFF" w:rsidRDefault="00FB1EFF" w:rsidP="00FB1EFF">
      <w:pPr>
        <w:pStyle w:val="ListParagraph"/>
        <w:numPr>
          <w:ilvl w:val="1"/>
          <w:numId w:val="24"/>
        </w:numPr>
        <w:spacing w:after="160" w:line="259" w:lineRule="auto"/>
      </w:pPr>
      <w:r>
        <w:t>Cozmo says “</w:t>
      </w:r>
      <w:r w:rsidR="00FE3704">
        <w:t>Is this the right one</w:t>
      </w:r>
      <w:r>
        <w:t>?”</w:t>
      </w:r>
    </w:p>
    <w:p w14:paraId="7DAFE0A6" w14:textId="2A66064C" w:rsidR="00FB1EFF" w:rsidRDefault="00FE3704" w:rsidP="00FB1EFF">
      <w:pPr>
        <w:pStyle w:val="ListParagraph"/>
        <w:numPr>
          <w:ilvl w:val="1"/>
          <w:numId w:val="24"/>
        </w:numPr>
        <w:spacing w:after="160" w:line="259" w:lineRule="auto"/>
      </w:pPr>
      <w:r>
        <w:t xml:space="preserve">Pop-up window shows two buttons a green yes and a red no. </w:t>
      </w:r>
    </w:p>
    <w:p w14:paraId="5F4A423B" w14:textId="23775B06" w:rsidR="00FB1EFF" w:rsidRDefault="00FB1EFF" w:rsidP="00FB1EFF">
      <w:pPr>
        <w:pStyle w:val="ListParagraph"/>
        <w:numPr>
          <w:ilvl w:val="0"/>
          <w:numId w:val="24"/>
        </w:numPr>
        <w:spacing w:after="160" w:line="259" w:lineRule="auto"/>
      </w:pPr>
      <w:r>
        <w:t xml:space="preserve">User presses the </w:t>
      </w:r>
      <w:r w:rsidR="00FE3704">
        <w:t>yes</w:t>
      </w:r>
    </w:p>
    <w:p w14:paraId="3EDBAA13" w14:textId="0B8B0CBB" w:rsidR="00FB1EFF" w:rsidRDefault="00FB1EFF" w:rsidP="00FB1EFF">
      <w:pPr>
        <w:pStyle w:val="ListParagraph"/>
        <w:numPr>
          <w:ilvl w:val="1"/>
          <w:numId w:val="24"/>
        </w:numPr>
        <w:spacing w:after="160" w:line="259" w:lineRule="auto"/>
      </w:pPr>
      <w:r>
        <w:t xml:space="preserve">Cozmo says, “YAY!” and plays </w:t>
      </w:r>
      <w:r w:rsidR="00FE3704">
        <w:t>an excited animation</w:t>
      </w:r>
    </w:p>
    <w:p w14:paraId="5C847F7B" w14:textId="70741482" w:rsidR="00FB1EFF" w:rsidRDefault="00FB1EFF" w:rsidP="00FB1EFF">
      <w:pPr>
        <w:pStyle w:val="Heading4"/>
      </w:pPr>
      <w:r>
        <w:lastRenderedPageBreak/>
        <w:t>Deviations from Ideal Path</w:t>
      </w:r>
    </w:p>
    <w:p w14:paraId="621B6F44" w14:textId="77777777" w:rsidR="00FB1EFF" w:rsidRDefault="00FB1EFF" w:rsidP="00FB1EFF">
      <w:pPr>
        <w:pStyle w:val="Heading5"/>
      </w:pPr>
      <w:r>
        <w:t>Overarching issues:</w:t>
      </w:r>
    </w:p>
    <w:p w14:paraId="51887EE2" w14:textId="51B3A906" w:rsidR="00FB1EFF" w:rsidRDefault="00FB1EFF" w:rsidP="00FB1EFF">
      <w:pPr>
        <w:ind w:left="1008"/>
      </w:pPr>
      <w:r>
        <w:t xml:space="preserve">Cozmo is off its charger and is out of power. When Cozmo is selected from home screen, </w:t>
      </w:r>
      <w:r w:rsidR="00F91F57">
        <w:t xml:space="preserve">application </w:t>
      </w:r>
      <w:r>
        <w:t xml:space="preserve">displays a warning saying, “Cozmo needs put back on his cradle and charged before it can be used.” Once Cozmo is placed back on its cradle the </w:t>
      </w:r>
      <w:r w:rsidR="00F91F57">
        <w:t xml:space="preserve">application </w:t>
      </w:r>
      <w:r>
        <w:t>will display its current power levels. Cozmo cannot be sent on new tasks if it is under 10% charge.</w:t>
      </w:r>
    </w:p>
    <w:p w14:paraId="7C78959D" w14:textId="5C524C1D" w:rsidR="00FB1EFF" w:rsidRDefault="00FB1EFF" w:rsidP="003752F4">
      <w:pPr>
        <w:ind w:left="1008"/>
      </w:pPr>
      <w:r>
        <w:t xml:space="preserve">1b) Cozmo cannot find any cubes on boot up. </w:t>
      </w:r>
      <w:r w:rsidR="00F91F57">
        <w:t xml:space="preserve">Application </w:t>
      </w:r>
      <w:r>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Default="00FB1EFF" w:rsidP="003752F4">
      <w:pPr>
        <w:ind w:left="1008"/>
      </w:pPr>
      <w:r>
        <w:t xml:space="preserve">3a) Cozmo cannot find route to selected object. If Cozmo becomes stuck or cannot reach object it will say, “I can’t seem to get to that one, can you see anything blocking my way?” The communication box on the </w:t>
      </w:r>
      <w:r w:rsidR="00F91F57">
        <w:t xml:space="preserve">application </w:t>
      </w:r>
      <w:r>
        <w:t xml:space="preserve">screen will then show a </w:t>
      </w:r>
      <w:r w:rsidR="00FE3704">
        <w:t>yes or no</w:t>
      </w:r>
      <w:r w:rsidR="00C3678E">
        <w:t>.</w:t>
      </w:r>
    </w:p>
    <w:p w14:paraId="502411B2" w14:textId="77777777" w:rsidR="00E717E8" w:rsidRDefault="00E717E8" w:rsidP="00E717E8">
      <w:pPr>
        <w:pStyle w:val="Heading2"/>
      </w:pPr>
      <w:bookmarkStart w:id="74" w:name="_Ref1546011"/>
      <w:bookmarkStart w:id="75" w:name="_Toc2013998"/>
      <w:r>
        <w:t>Proposed Design for 1</w:t>
      </w:r>
      <w:r w:rsidRPr="00E717E8">
        <w:rPr>
          <w:vertAlign w:val="superscript"/>
        </w:rPr>
        <w:t>st</w:t>
      </w:r>
      <w:r>
        <w:t xml:space="preserve"> February Presentation</w:t>
      </w:r>
      <w:bookmarkEnd w:id="74"/>
      <w:bookmarkEnd w:id="75"/>
    </w:p>
    <w:p w14:paraId="12C7B920" w14:textId="77777777" w:rsidR="00917368" w:rsidRDefault="00917368" w:rsidP="00917368">
      <w:r w:rsidRPr="008A68B3">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Default="00C3678E" w:rsidP="00C3678E">
      <w:pPr>
        <w:pStyle w:val="Heading2"/>
      </w:pPr>
      <w:bookmarkStart w:id="76" w:name="_Toc2013999"/>
      <w:r>
        <w:t>Code for Cozmo Robot</w:t>
      </w:r>
      <w:bookmarkEnd w:id="76"/>
    </w:p>
    <w:p w14:paraId="35BC2C5C" w14:textId="44CC94A0" w:rsidR="00B2115F" w:rsidRPr="00B2115F" w:rsidRDefault="00B2115F" w:rsidP="00B2115F">
      <w:r>
        <w:t xml:space="preserve">Link to github repository containing code: </w:t>
      </w:r>
      <w:r w:rsidRPr="00B2115F">
        <w:t>https://github.com/Gordo851/DesignCourseworkSubmissionGroup4.git</w:t>
      </w:r>
    </w:p>
    <w:p w14:paraId="4506BFF5" w14:textId="77777777" w:rsidR="00E0791B" w:rsidRDefault="00851F2F" w:rsidP="00327FFE">
      <w:pPr>
        <w:pStyle w:val="Heading1"/>
      </w:pPr>
      <w:bookmarkStart w:id="77" w:name="_Ref1716367"/>
      <w:bookmarkStart w:id="78" w:name="_Toc2014000"/>
      <w:r>
        <w:t xml:space="preserve">Prototype </w:t>
      </w:r>
      <w:r w:rsidR="00E0791B">
        <w:t>Screenshots</w:t>
      </w:r>
      <w:bookmarkEnd w:id="77"/>
      <w:bookmarkEnd w:id="78"/>
    </w:p>
    <w:p w14:paraId="2EFF0454" w14:textId="77777777" w:rsidR="00722707" w:rsidRDefault="00722707" w:rsidP="00722707">
      <w:pPr>
        <w:pStyle w:val="Heading3"/>
      </w:pPr>
      <w:bookmarkStart w:id="79" w:name="_Ref1569077"/>
      <w:bookmarkStart w:id="80" w:name="_Toc2014001"/>
      <w:r>
        <w:t>Log-In Screen</w:t>
      </w:r>
      <w:bookmarkEnd w:id="79"/>
      <w:bookmarkEnd w:id="80"/>
    </w:p>
    <w:p w14:paraId="0855DAB1" w14:textId="77777777" w:rsidR="00722707" w:rsidRPr="00722707" w:rsidRDefault="00722707" w:rsidP="00722707"/>
    <w:p w14:paraId="60B37969" w14:textId="77777777" w:rsidR="00722707" w:rsidRDefault="00D8509A" w:rsidP="00722707">
      <w:pPr>
        <w:ind w:left="720"/>
      </w:pPr>
      <w:r>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7777777" w:rsidR="00722707" w:rsidRDefault="00722707" w:rsidP="00722707">
      <w:pPr>
        <w:pStyle w:val="Caption"/>
        <w:ind w:left="720"/>
      </w:pPr>
      <w:r>
        <w:t xml:space="preserve">Figure </w:t>
      </w:r>
      <w:fldSimple w:instr=" SEQ Figure \* ARABIC ">
        <w:r w:rsidR="00D32626">
          <w:rPr>
            <w:noProof/>
          </w:rPr>
          <w:t>2</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Default="00445E25" w:rsidP="00445E25">
      <w:pPr>
        <w:pStyle w:val="Heading3"/>
      </w:pPr>
      <w:bookmarkStart w:id="81" w:name="_Ref1581104"/>
      <w:bookmarkStart w:id="82" w:name="_Ref1581188"/>
      <w:bookmarkStart w:id="83" w:name="_Ref1581209"/>
      <w:bookmarkStart w:id="84" w:name="_Toc2014002"/>
      <w:r>
        <w:lastRenderedPageBreak/>
        <w:t>Home Screen</w:t>
      </w:r>
      <w:bookmarkEnd w:id="81"/>
      <w:bookmarkEnd w:id="82"/>
      <w:bookmarkEnd w:id="83"/>
      <w:bookmarkEnd w:id="84"/>
    </w:p>
    <w:p w14:paraId="6727D363" w14:textId="77777777" w:rsidR="00445E25" w:rsidRPr="00445E25" w:rsidRDefault="00445E25" w:rsidP="00445E25"/>
    <w:p w14:paraId="7DE57A77" w14:textId="77777777"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7832EA58"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wTHwIAAB0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" stroked="f">
                <v:textbox>
                  <w:txbxContent>
                    <w:p w14:paraId="4B9482CD" w14:textId="77777777" w:rsidR="00855BC0" w:rsidRDefault="00855BC0" w:rsidP="00445E25">
                      <w:r>
                        <w:t xml:space="preserve">Colour coded buttons with “3d” effect to clearly indicate that they can be pressed. </w:t>
                      </w:r>
                    </w:p>
                    <w:p w14:paraId="1B6AC63F" w14:textId="77777777" w:rsidR="00855BC0" w:rsidRDefault="00855BC0"/>
                  </w:txbxContent>
                </v:textbox>
              </v:shape>
            </w:pict>
          </mc:Fallback>
        </mc:AlternateContent>
      </w:r>
      <w:r w:rsidRPr="00190CF1">
        <w:rPr>
          <w:noProof/>
          <w:lang w:eastAsia="en-GB"/>
        </w:rPr>
        <w:drawing>
          <wp:inline distT="0" distB="0" distL="0" distR="0" wp14:anchorId="66680502" wp14:editId="6E75FA6B">
            <wp:extent cx="3958638" cy="2520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Pr="00445E25">
        <w:t xml:space="preserve"> </w:t>
      </w:r>
    </w:p>
    <w:p w14:paraId="679830F2" w14:textId="77777777" w:rsidR="00722707" w:rsidRDefault="00445E25" w:rsidP="00445E25">
      <w:pPr>
        <w:pStyle w:val="Caption"/>
        <w:ind w:left="720"/>
      </w:pPr>
      <w:r>
        <w:t xml:space="preserve">Figure </w:t>
      </w:r>
      <w:fldSimple w:instr=" SEQ Figure \* ARABIC ">
        <w:r w:rsidR="00D32626">
          <w:rPr>
            <w:noProof/>
          </w:rPr>
          <w:t>3</w:t>
        </w:r>
      </w:fldSimple>
      <w:r>
        <w:t xml:space="preserve"> - shows the homepage for the Interactive application. The four square buttons represent the four areas of interaction available to the user.</w:t>
      </w:r>
    </w:p>
    <w:bookmarkStart w:id="85" w:name="_Ref1581229"/>
    <w:bookmarkStart w:id="86" w:name="_Ref1581246"/>
    <w:bookmarkStart w:id="87" w:name="_Toc2014003"/>
    <w:p w14:paraId="549AAEB8" w14:textId="77777777" w:rsidR="000C7C62" w:rsidRPr="000C7C62" w:rsidRDefault="000C7C62" w:rsidP="000C7C62">
      <w:pPr>
        <w:pStyle w:val="Heading3"/>
        <w:spacing w:before="120" w:after="120" w:line="360" w:lineRule="auto"/>
        <w:ind w:left="992"/>
      </w:pPr>
      <w:r>
        <w:rPr>
          <w:noProof/>
          <w:lang w:eastAsia="en-GB"/>
        </w:rPr>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YWAMNDgIA&#10;APwDAAAOAAAAAAAAAAAAAAAAAC4CAABkcnMvZTJvRG9jLnhtbFBLAQItABQABgAIAAAAIQD6M+Df&#10;3QAAAAkBAAAPAAAAAAAAAAAAAAAAAGgEAABkcnMvZG93bnJldi54bWxQSwUGAAAAAAQABADzAAAA&#10;cgUAAAAA&#10;" filled="f" stroked="f">
                <v:textbox>
                  <w:txbxContent>
                    <w:p w14:paraId="50EE868B" w14:textId="444A1D83" w:rsidR="00855BC0" w:rsidRPr="00D32626" w:rsidRDefault="00855BC0"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Pr>
                          <w:sz w:val="20"/>
                        </w:rPr>
                        <w:t>6.6.7</w:t>
                      </w:r>
                      <w:r>
                        <w:rPr>
                          <w:sz w:val="20"/>
                        </w:rPr>
                        <w:fldChar w:fldCharType="end"/>
                      </w:r>
                      <w:r w:rsidRPr="00D32626">
                        <w:rPr>
                          <w:sz w:val="20"/>
                        </w:rPr>
                        <w:t xml:space="preserve"> Medication Details).</w:t>
                      </w:r>
                    </w:p>
                  </w:txbxContent>
                </v:textbox>
              </v:shape>
            </w:pict>
          </mc:Fallback>
        </mc:AlternateContent>
      </w:r>
      <w:r>
        <w:t>Medication Screen</w:t>
      </w:r>
      <w:bookmarkEnd w:id="85"/>
      <w:bookmarkEnd w:id="86"/>
      <w:bookmarkEnd w:id="87"/>
    </w:p>
    <w:p w14:paraId="4D2DBDE2" w14:textId="5A721F7E" w:rsidR="000C7C62" w:rsidRDefault="00D32626" w:rsidP="000C7C62">
      <w:pPr>
        <w:ind w:left="720"/>
      </w:pPr>
      <w:r>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3DA47B2"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DRDg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" filled="f" stroked="f">
                <v:textbox>
                  <w:txbxContent>
                    <w:p w14:paraId="13D52720" w14:textId="52C973AC" w:rsidR="00855BC0" w:rsidRPr="00D32626" w:rsidRDefault="00855BC0"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Pr>
                          <w:sz w:val="20"/>
                        </w:rPr>
                        <w:t>6.6.6</w:t>
                      </w:r>
                      <w:r>
                        <w:rPr>
                          <w:sz w:val="20"/>
                        </w:rPr>
                        <w:fldChar w:fldCharType="end"/>
                      </w:r>
                      <w:r w:rsidRPr="00D32626">
                        <w:rPr>
                          <w:sz w:val="20"/>
                        </w:rPr>
                        <w:t xml:space="preserve"> Add Medication). This would be expected to be done with a doctor.</w:t>
                      </w:r>
                    </w:p>
                  </w:txbxContent>
                </v:textbox>
              </v:shape>
            </w:pict>
          </mc:Fallback>
        </mc:AlternateContent>
      </w:r>
      <w:r w:rsidR="00B45A73">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855BC0" w:rsidRPr="00D32626" w:rsidRDefault="00855BC0"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MePodsP&#10;AgAA+wMAAA4AAAAAAAAAAAAAAAAALgIAAGRycy9lMm9Eb2MueG1sUEsBAi0AFAAGAAgAAAAhAD3K&#10;RnDeAAAACwEAAA8AAAAAAAAAAAAAAAAAaQQAAGRycy9kb3ducmV2LnhtbFBLBQYAAAAABAAEAPMA&#10;AAB0BQAAAAA=&#10;" filled="f" stroked="f">
                <v:textbox>
                  <w:txbxContent>
                    <w:p w14:paraId="13412F8D" w14:textId="77777777" w:rsidR="00855BC0" w:rsidRPr="00D32626" w:rsidRDefault="00855BC0" w:rsidP="000C7C62">
                      <w:pPr>
                        <w:rPr>
                          <w:sz w:val="20"/>
                        </w:rPr>
                      </w:pPr>
                      <w:r w:rsidRPr="00D32626">
                        <w:rPr>
                          <w:sz w:val="20"/>
                        </w:rP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B61CF23"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9DE0AD8"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0C7C62">
        <w:rPr>
          <w:noProof/>
          <w:lang w:eastAsia="en-GB"/>
        </w:rPr>
        <w:t xml:space="preserve"> </w:t>
      </w:r>
    </w:p>
    <w:p w14:paraId="6EDA564C" w14:textId="77777777" w:rsidR="000C7C62" w:rsidRDefault="000C7C62" w:rsidP="000C7C62">
      <w:pPr>
        <w:pStyle w:val="Caption"/>
        <w:ind w:left="720"/>
        <w:rPr>
          <w:noProof/>
          <w:lang w:eastAsia="en-GB"/>
        </w:rPr>
      </w:pPr>
      <w:r>
        <w:t xml:space="preserve">Figure </w:t>
      </w:r>
      <w:fldSimple w:instr=" SEQ Figure \* ARABIC ">
        <w:r w:rsidR="00D32626">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14:paraId="492DA196" w14:textId="77777777" w:rsidR="00556BF3" w:rsidRDefault="00556BF3" w:rsidP="00556BF3">
      <w:pPr>
        <w:pStyle w:val="Heading3"/>
        <w:spacing w:before="120" w:after="120" w:line="360" w:lineRule="auto"/>
        <w:ind w:left="992"/>
        <w:rPr>
          <w:noProof/>
          <w:lang w:eastAsia="en-GB"/>
        </w:rPr>
      </w:pPr>
      <w:bookmarkStart w:id="88" w:name="_Ref1640841"/>
      <w:bookmarkStart w:id="89" w:name="_Toc2014004"/>
      <w:r>
        <w:rPr>
          <w:noProof/>
          <w:lang w:eastAsia="en-GB"/>
        </w:rPr>
        <w:lastRenderedPageBreak/>
        <w:t>Medication Screen with Warning about Dosage Time</w:t>
      </w:r>
      <w:bookmarkEnd w:id="88"/>
      <w:bookmarkEnd w:id="89"/>
    </w:p>
    <w:p w14:paraId="769CDA9F" w14:textId="77777777" w:rsidR="000C7C62" w:rsidRDefault="000C7C62" w:rsidP="000C7C62">
      <w:pPr>
        <w:ind w:left="720"/>
        <w:rPr>
          <w:lang w:eastAsia="en-GB"/>
        </w:rPr>
      </w:pPr>
      <w:r w:rsidRPr="00BD2325">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77777" w:rsidR="00B45A73" w:rsidRDefault="00B45A73" w:rsidP="00B45A73">
      <w:pPr>
        <w:pStyle w:val="Caption"/>
        <w:ind w:left="720"/>
      </w:pPr>
      <w:r>
        <w:t xml:space="preserve">Figure </w:t>
      </w:r>
      <w:fldSimple w:instr=" SEQ Figure \* ARABIC ">
        <w:r w:rsidR="00D32626">
          <w:rPr>
            <w:noProof/>
          </w:rPr>
          <w:t>5</w:t>
        </w:r>
      </w:fldSimple>
      <w:r>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pPr>
      <w:bookmarkStart w:id="90" w:name="_Toc2014005"/>
      <w:r>
        <w:t>Medication screen change day</w:t>
      </w:r>
      <w:bookmarkEnd w:id="90"/>
    </w:p>
    <w:p w14:paraId="42F3656E" w14:textId="77777777" w:rsidR="00D32626" w:rsidRDefault="00D32626" w:rsidP="00D32626">
      <w:pPr>
        <w:keepNext/>
        <w:ind w:left="709"/>
      </w:pPr>
      <w:r w:rsidRPr="00BD2325">
        <w:rPr>
          <w:noProof/>
          <w:lang w:eastAsia="en-GB"/>
        </w:rPr>
        <w:drawing>
          <wp:inline distT="0" distB="0" distL="0" distR="0" wp14:anchorId="38F6D3B2" wp14:editId="29A8F2D7">
            <wp:extent cx="3958638" cy="251999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19999"/>
                    </a:xfrm>
                    <a:prstGeom prst="rect">
                      <a:avLst/>
                    </a:prstGeom>
                  </pic:spPr>
                </pic:pic>
              </a:graphicData>
            </a:graphic>
          </wp:inline>
        </w:drawing>
      </w:r>
    </w:p>
    <w:p w14:paraId="6DF5B177" w14:textId="59C46B35" w:rsidR="00D32626" w:rsidRPr="00D32626" w:rsidRDefault="00D32626" w:rsidP="00D32626">
      <w:pPr>
        <w:pStyle w:val="Caption"/>
        <w:ind w:left="567"/>
      </w:pPr>
      <w:r>
        <w:t xml:space="preserve">Figure </w:t>
      </w:r>
      <w:fldSimple w:instr=" SEQ Figure \* ARABIC ">
        <w:r>
          <w:rPr>
            <w:noProof/>
          </w:rPr>
          <w:t>6</w:t>
        </w:r>
      </w:fldSimple>
      <w:r>
        <w:t xml:space="preserve"> – the user can change the day that is being displayed by pressing the corresponding button.</w:t>
      </w:r>
    </w:p>
    <w:bookmarkStart w:id="91" w:name="_Ref1581417"/>
    <w:bookmarkStart w:id="92" w:name="_Toc2014006"/>
    <w:p w14:paraId="7F06F433" w14:textId="77777777" w:rsidR="00B45A73" w:rsidRPr="00B45A73" w:rsidRDefault="00B45A73" w:rsidP="00B45A73">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FxzKqsO&#10;AgAA/AMAAA4AAAAAAAAAAAAAAAAALgIAAGRycy9lMm9Eb2MueG1sUEsBAi0AFAAGAAgAAAAhAOlm&#10;nBzfAAAACgEAAA8AAAAAAAAAAAAAAAAAaAQAAGRycy9kb3ducmV2LnhtbFBLBQYAAAAABAAEAPMA&#10;AAB0BQAAAAA=&#10;" filled="f" stroked="f">
                <v:textbox>
                  <w:txbxContent>
                    <w:p w14:paraId="4B040D1D" w14:textId="77777777" w:rsidR="00855BC0" w:rsidRDefault="00855BC0" w:rsidP="00B45A73">
                      <w:r w:rsidRPr="00D32626">
                        <w:rPr>
                          <w:sz w:val="20"/>
                        </w:rPr>
                        <w:t>Drugs can be searched for in the database</w:t>
                      </w:r>
                      <w:r>
                        <w:t>.</w:t>
                      </w:r>
                    </w:p>
                    <w:p w14:paraId="7577E53A" w14:textId="77777777" w:rsidR="00855BC0" w:rsidRPr="00D32626" w:rsidRDefault="00855BC0" w:rsidP="00B45A73">
                      <w:pPr>
                        <w:rPr>
                          <w:sz w:val="20"/>
                        </w:rPr>
                      </w:pPr>
                      <w:r w:rsidRPr="00D32626">
                        <w:rPr>
                          <w:sz w:val="20"/>
                        </w:rPr>
                        <w:t>The correct drug can be selected from the results.</w:t>
                      </w:r>
                    </w:p>
                    <w:p w14:paraId="13A1DE28" w14:textId="77777777" w:rsidR="00855BC0" w:rsidRPr="00D32626" w:rsidRDefault="00855BC0" w:rsidP="00B45A73">
                      <w:pPr>
                        <w:rPr>
                          <w:sz w:val="20"/>
                        </w:rPr>
                      </w:pPr>
                      <w:r w:rsidRPr="00D32626">
                        <w:rPr>
                          <w:sz w:val="20"/>
                        </w:rPr>
                        <w:t>Details of the selected drug</w:t>
                      </w:r>
                    </w:p>
                    <w:p w14:paraId="43D45037" w14:textId="77777777" w:rsidR="00855BC0" w:rsidRDefault="00855BC0" w:rsidP="00BF37E0">
                      <w:r w:rsidRPr="00D32626">
                        <w:rPr>
                          <w:sz w:val="20"/>
                        </w:rPr>
                        <w:t>The Add button adds the drug to the user’s medication</w:t>
                      </w:r>
                      <w:r>
                        <w:t>.</w:t>
                      </w:r>
                    </w:p>
                    <w:p w14:paraId="431623D9" w14:textId="77777777" w:rsidR="00855BC0" w:rsidRDefault="00855BC0" w:rsidP="00B45A73"/>
                    <w:p w14:paraId="436A1BD1" w14:textId="77777777" w:rsidR="00855BC0" w:rsidRDefault="00855BC0" w:rsidP="00B45A73"/>
                    <w:p w14:paraId="58B9EE8D" w14:textId="77777777" w:rsidR="00855BC0" w:rsidRDefault="00855BC0" w:rsidP="00B45A73"/>
                  </w:txbxContent>
                </v:textbox>
              </v:shape>
            </w:pict>
          </mc:Fallback>
        </mc:AlternateContent>
      </w:r>
      <w:r>
        <w:t>Add Medication Screen</w:t>
      </w:r>
      <w:bookmarkEnd w:id="91"/>
      <w:bookmarkEnd w:id="92"/>
    </w:p>
    <w:p w14:paraId="48D35338" w14:textId="3D3B93A3" w:rsidR="00B45A73" w:rsidRDefault="00D32626" w:rsidP="00B45A73">
      <w:pPr>
        <w:ind w:left="720"/>
      </w:pPr>
      <w:r>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53E074"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08A7AC6"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27CC6CB"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7EC753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E52D46">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B45A73" w:rsidRPr="00B45A73">
        <w:rPr>
          <w:noProof/>
          <w:lang w:eastAsia="en-GB"/>
        </w:rPr>
        <w:t xml:space="preserve"> </w:t>
      </w:r>
    </w:p>
    <w:p w14:paraId="6E2C6D92" w14:textId="77777777" w:rsidR="00B45A73" w:rsidRDefault="00B45A73" w:rsidP="00B45A73">
      <w:pPr>
        <w:pStyle w:val="Caption"/>
        <w:ind w:left="720"/>
      </w:pPr>
      <w:r>
        <w:t xml:space="preserve">Figure </w:t>
      </w:r>
      <w:fldSimple w:instr=" SEQ Figure \* ARABIC ">
        <w:r w:rsidR="00D32626">
          <w:rPr>
            <w:noProof/>
          </w:rPr>
          <w:t>7</w:t>
        </w:r>
      </w:fldSimple>
      <w:r>
        <w:t xml:space="preserve"> - The Add Medication screen provides a list of matching medication names against a search phrase. It provides information about the dosage and any contraindications.</w:t>
      </w:r>
    </w:p>
    <w:p w14:paraId="39747F43" w14:textId="77777777" w:rsidR="00B45A73" w:rsidRPr="00B45A73" w:rsidRDefault="00B45A73" w:rsidP="00B45A73">
      <w:pPr>
        <w:pStyle w:val="Heading3"/>
        <w:spacing w:before="120" w:after="120" w:line="360" w:lineRule="auto"/>
        <w:ind w:left="992"/>
      </w:pPr>
      <w:bookmarkStart w:id="93" w:name="_Ref1662287"/>
      <w:bookmarkStart w:id="94" w:name="_Toc2014007"/>
      <w:r>
        <w:t>Medication Details</w:t>
      </w:r>
      <w:r w:rsidR="00D9755B">
        <w:t xml:space="preserve"> Screen</w:t>
      </w:r>
      <w:bookmarkEnd w:id="93"/>
      <w:bookmarkEnd w:id="94"/>
    </w:p>
    <w:p w14:paraId="454305AE" w14:textId="77777777" w:rsidR="00B45A73" w:rsidRPr="00B45A73" w:rsidRDefault="00B45A73" w:rsidP="00B45A73">
      <w:pPr>
        <w:ind w:left="720"/>
      </w:pPr>
      <w:r w:rsidRPr="002F67EA">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7777777" w:rsidR="00B45A73" w:rsidRDefault="00B45A73" w:rsidP="00B45A73">
      <w:pPr>
        <w:pStyle w:val="Caption"/>
        <w:ind w:left="720"/>
      </w:pPr>
      <w:r>
        <w:t xml:space="preserve">Figure </w:t>
      </w:r>
      <w:fldSimple w:instr=" SEQ Figure \* ARABIC ">
        <w:r w:rsidR="00D32626">
          <w:rPr>
            <w:noProof/>
          </w:rPr>
          <w:t>8</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0D1F1D" w:rsidRDefault="000D1F1D" w:rsidP="000D1F1D">
      <w:pPr>
        <w:pStyle w:val="Heading3"/>
        <w:spacing w:before="240" w:after="120" w:line="360" w:lineRule="auto"/>
        <w:ind w:left="992"/>
      </w:pPr>
      <w:bookmarkStart w:id="95" w:name="_Ref1662452"/>
      <w:bookmarkStart w:id="96" w:name="_Toc2014008"/>
      <w:r>
        <w:lastRenderedPageBreak/>
        <w:t>Energy Screen</w:t>
      </w:r>
      <w:bookmarkEnd w:id="95"/>
      <w:bookmarkEnd w:id="96"/>
    </w:p>
    <w:p w14:paraId="5F0C0B71" w14:textId="75266348" w:rsidR="00B45A73" w:rsidRDefault="00D32626" w:rsidP="000C7C62">
      <w:pPr>
        <w:ind w:left="720"/>
        <w:rPr>
          <w:lang w:eastAsia="en-GB"/>
        </w:rPr>
      </w:pPr>
      <w:r w:rsidRPr="0089443A">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3D7C6D5"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30716D0"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1"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akK+gDAIA&#10;APwDAAAOAAAAAAAAAAAAAAAAAC4CAABkcnMvZTJvRG9jLnhtbFBLAQItABQABgAIAAAAIQDlRGtn&#10;3wAAAAsBAAAPAAAAAAAAAAAAAAAAAGYEAABkcnMvZG93bnJldi54bWxQSwUGAAAAAAQABADzAAAA&#10;cgUAAAAA&#10;" filled="f" stroked="f">
                <v:textbox>
                  <w:txbxContent>
                    <w:p w14:paraId="0363B897" w14:textId="77777777" w:rsidR="00855BC0" w:rsidRDefault="00855BC0" w:rsidP="000D1F1D">
                      <w:r>
                        <w:t>Total energy usage</w:t>
                      </w:r>
                    </w:p>
                    <w:p w14:paraId="1337F225" w14:textId="77777777" w:rsidR="00855BC0" w:rsidRDefault="00855BC0" w:rsidP="000D1F1D"/>
                    <w:p w14:paraId="23AD3087" w14:textId="77777777" w:rsidR="00855BC0" w:rsidRDefault="00855BC0" w:rsidP="000D1F1D">
                      <w:r>
                        <w:t>Energy usage at 10:57am on given day</w:t>
                      </w:r>
                    </w:p>
                    <w:p w14:paraId="04D24F46" w14:textId="77777777" w:rsidR="00855BC0" w:rsidRDefault="00855BC0" w:rsidP="000D1F1D"/>
                    <w:p w14:paraId="462B834F" w14:textId="0632E4C9" w:rsidR="00855BC0" w:rsidRDefault="00855BC0" w:rsidP="000D1F1D">
                      <w:r>
                        <w:t xml:space="preserve">Edit button allows user to add smart devises to be tracked (see </w:t>
                      </w:r>
                      <w:r>
                        <w:fldChar w:fldCharType="begin"/>
                      </w:r>
                      <w:r>
                        <w:instrText xml:space="preserve"> REF _Ref1662802 \r \h </w:instrText>
                      </w:r>
                      <w:r>
                        <w:fldChar w:fldCharType="separate"/>
                      </w:r>
                      <w:r>
                        <w:t>6.6.10</w:t>
                      </w:r>
                      <w:r>
                        <w:fldChar w:fldCharType="end"/>
                      </w:r>
                      <w:r>
                        <w:t xml:space="preserve">  Smart Appliances)</w:t>
                      </w:r>
                    </w:p>
                    <w:p w14:paraId="0E59467E" w14:textId="77777777" w:rsidR="00855BC0" w:rsidRDefault="00855BC0" w:rsidP="000D1F1D"/>
                    <w:p w14:paraId="11F20C9E" w14:textId="77777777" w:rsidR="00855BC0" w:rsidRDefault="00855BC0" w:rsidP="000D1F1D"/>
                    <w:p w14:paraId="0DDACFC2" w14:textId="77777777" w:rsidR="00855BC0" w:rsidRDefault="00855BC0" w:rsidP="000D1F1D"/>
                    <w:p w14:paraId="1E610E76" w14:textId="77777777" w:rsidR="00855BC0" w:rsidRDefault="00855BC0" w:rsidP="000D1F1D"/>
                  </w:txbxContent>
                </v:textbox>
              </v:shape>
            </w:pict>
          </mc:Fallback>
        </mc:AlternateContent>
      </w:r>
      <w:r w:rsidR="000D1F1D" w:rsidRPr="00155438">
        <w:rPr>
          <w:noProof/>
          <w:lang w:eastAsia="en-GB"/>
        </w:rPr>
        <w:drawing>
          <wp:inline distT="0" distB="0" distL="0" distR="0" wp14:anchorId="754B4B91" wp14:editId="12123286">
            <wp:extent cx="3958639" cy="2520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6C1FD9DF" w14:textId="77777777" w:rsidR="000D1F1D" w:rsidRDefault="000D1F1D" w:rsidP="000D1F1D">
      <w:pPr>
        <w:pStyle w:val="Caption"/>
        <w:ind w:left="720"/>
      </w:pPr>
      <w:r>
        <w:t xml:space="preserve">Figure </w:t>
      </w:r>
      <w:fldSimple w:instr=" SEQ Figure \* ARABIC ">
        <w:r w:rsidR="00D32626">
          <w:rPr>
            <w:noProof/>
          </w:rPr>
          <w:t>9</w:t>
        </w:r>
      </w:fldSimple>
      <w:r>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CF48AA" w:rsidRDefault="00CF48AA" w:rsidP="00CF48AA">
      <w:pPr>
        <w:pStyle w:val="Heading3"/>
        <w:spacing w:before="0" w:line="360" w:lineRule="auto"/>
        <w:ind w:left="992"/>
      </w:pPr>
      <w:bookmarkStart w:id="97" w:name="_Ref1662685"/>
      <w:bookmarkStart w:id="98" w:name="_Toc2014009"/>
      <w:r>
        <w:t>Energy Usage Breakdown Screen</w:t>
      </w:r>
      <w:bookmarkEnd w:id="97"/>
      <w:bookmarkEnd w:id="98"/>
    </w:p>
    <w:p w14:paraId="2A7B18CD" w14:textId="77777777" w:rsidR="00CF48AA" w:rsidRPr="00CF48AA" w:rsidRDefault="00CF48AA" w:rsidP="00CF48AA">
      <w:pPr>
        <w:ind w:left="720"/>
      </w:pPr>
      <w:r w:rsidRPr="00C14FA3">
        <w:rPr>
          <w:noProof/>
          <w:lang w:eastAsia="en-GB"/>
        </w:rPr>
        <w:drawing>
          <wp:inline distT="0" distB="0" distL="0" distR="0" wp14:anchorId="4035D1E2" wp14:editId="6BC1AFCE">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2520000"/>
                    </a:xfrm>
                    <a:prstGeom prst="rect">
                      <a:avLst/>
                    </a:prstGeom>
                  </pic:spPr>
                </pic:pic>
              </a:graphicData>
            </a:graphic>
          </wp:inline>
        </w:drawing>
      </w:r>
    </w:p>
    <w:p w14:paraId="4F733375" w14:textId="77777777" w:rsidR="00CF48AA" w:rsidRDefault="00CF48AA" w:rsidP="00CF48AA">
      <w:pPr>
        <w:pStyle w:val="Caption"/>
        <w:ind w:left="720"/>
      </w:pPr>
      <w:r>
        <w:t xml:space="preserve">Figure </w:t>
      </w:r>
      <w:fldSimple w:instr=" SEQ Figure \* ARABIC ">
        <w:r w:rsidR="00D32626">
          <w:rPr>
            <w:noProof/>
          </w:rPr>
          <w:t>10</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14:paraId="1189F82F" w14:textId="77777777" w:rsidR="00CF48AA" w:rsidRPr="00CF48AA" w:rsidRDefault="00CF48AA" w:rsidP="00CF48AA">
      <w:pPr>
        <w:pStyle w:val="Heading3"/>
        <w:spacing w:before="120" w:after="120" w:line="360" w:lineRule="auto"/>
        <w:ind w:left="992"/>
      </w:pPr>
      <w:bookmarkStart w:id="99" w:name="_Ref1662802"/>
      <w:bookmarkStart w:id="100" w:name="_Toc2014010"/>
      <w:r>
        <w:lastRenderedPageBreak/>
        <w:t>Smart Appliances</w:t>
      </w:r>
      <w:r w:rsidR="00D9755B">
        <w:t xml:space="preserve"> Screen</w:t>
      </w:r>
      <w:bookmarkEnd w:id="99"/>
      <w:bookmarkEnd w:id="100"/>
    </w:p>
    <w:p w14:paraId="7502CD08" w14:textId="6593AB52" w:rsidR="00CF48AA" w:rsidRDefault="00D32626" w:rsidP="00CF48AA">
      <w:pPr>
        <w:ind w:left="720"/>
      </w:pPr>
      <w:r w:rsidRPr="0089443A">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A89042"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18042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HV9DYsMAgAA&#10;+wMAAA4AAAAAAAAAAAAAAAAALgIAAGRycy9lMm9Eb2MueG1sUEsBAi0AFAAGAAgAAAAhAEC7usne&#10;AAAACgEAAA8AAAAAAAAAAAAAAAAAZgQAAGRycy9kb3ducmV2LnhtbFBLBQYAAAAABAAEAPMAAABx&#10;BQAAAAA=&#10;" filled="f" stroked="f">
                <v:textbox>
                  <w:txbxContent>
                    <w:p w14:paraId="6AC0DF12" w14:textId="77777777" w:rsidR="00855BC0" w:rsidRDefault="00855BC0" w:rsidP="00CF48AA">
                      <w:r>
                        <w:t>Use arrows to add remove devices from being tracked for energy usage.</w:t>
                      </w:r>
                    </w:p>
                    <w:p w14:paraId="6FE8B39D" w14:textId="77777777" w:rsidR="00855BC0" w:rsidRDefault="00855BC0" w:rsidP="00CF48AA"/>
                    <w:p w14:paraId="4D3F8F70" w14:textId="0601E56F" w:rsidR="00855BC0" w:rsidRDefault="00855BC0" w:rsidP="00CF48AA">
                      <w:r>
                        <w:t xml:space="preserve">Tip telling user how to get new devices </w:t>
                      </w:r>
                    </w:p>
                  </w:txbxContent>
                </v:textbox>
              </v:shape>
            </w:pict>
          </mc:Fallback>
        </mc:AlternateContent>
      </w:r>
      <w:r w:rsidR="00CF48AA" w:rsidRPr="0089443A">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735E7BC"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D025D9">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CF48AA">
        <w:rPr>
          <w:noProof/>
          <w:lang w:eastAsia="en-GB"/>
        </w:rPr>
        <w:t xml:space="preserve"> </w:t>
      </w:r>
    </w:p>
    <w:p w14:paraId="0780A153" w14:textId="77777777" w:rsidR="00CF48AA" w:rsidRDefault="00CF48AA" w:rsidP="00CF48AA">
      <w:pPr>
        <w:pStyle w:val="Caption"/>
        <w:ind w:left="720"/>
      </w:pPr>
      <w:r>
        <w:t xml:space="preserve">Figure </w:t>
      </w:r>
      <w:fldSimple w:instr=" SEQ Figure \* ARABIC ">
        <w:r w:rsidR="00D32626">
          <w:rPr>
            <w:noProof/>
          </w:rPr>
          <w:t>11</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1" w:name="_Ref1662881"/>
    <w:bookmarkStart w:id="102" w:name="_Ref1663167"/>
    <w:bookmarkStart w:id="103" w:name="_Ref1664261"/>
    <w:bookmarkStart w:id="104" w:name="_Toc2014011"/>
    <w:p w14:paraId="6CB9928A" w14:textId="77777777" w:rsidR="00CF48AA" w:rsidRPr="00CF48AA" w:rsidRDefault="00F44039" w:rsidP="00F44039">
      <w:pPr>
        <w:pStyle w:val="Heading3"/>
        <w:spacing w:before="120" w:after="120" w:line="360" w:lineRule="auto"/>
        <w:ind w:left="992"/>
      </w:pPr>
      <w:r w:rsidRPr="00F2257A">
        <w:rPr>
          <w:noProof/>
          <w:lang w:eastAsia="en-GB"/>
        </w:rPr>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0E00281"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855BC0" w:rsidRDefault="00855BC0"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J8DAIAAPkDAAAOAAAAZHJzL2Uyb0RvYy54bWysU9tu2zAMfR+wfxD0vti5Na0RpejadRjQ&#10;XYB2H6DIcixMEjVJiZ19fSk5yYztbZgfDEokD3kOqfVtbzQ5SB8UWEank5ISaQXUyu4Y/f7y+O6a&#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5X06sSXQJ9y/l8gXYqwatztvMhfpRgSDIY9Tj5jM4PTyEO&#10;oeeQVMzCo9Ia73mlLekYvVnOljlh5DEq4nJqZRi9LtM3rEsi+cHWOTlypQcbe9H2xDoRHSjHfttn&#10;eVdnMbdQH1EGD8Mu4ttBowX/i5IO95DR8HPPvaREf7Io5c10sUiLmw+L5W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QNyfAwCAAD5&#10;AwAADgAAAAAAAAAAAAAAAAAuAgAAZHJzL2Uyb0RvYy54bWxQSwECLQAUAAYACAAAACEAUIkL+N0A&#10;AAAKAQAADwAAAAAAAAAAAAAAAABmBAAAZHJzL2Rvd25yZXYueG1sUEsFBgAAAAAEAAQA8wAAAHAF&#10;AAAAAA==&#10;" filled="f" stroked="f">
                <v:textbox>
                  <w:txbxContent>
                    <w:p w14:paraId="587B2CCD" w14:textId="77777777" w:rsidR="00855BC0" w:rsidRDefault="00855BC0" w:rsidP="00F44039">
                      <w:r>
                        <w:t>Press to start exercise</w:t>
                      </w:r>
                    </w:p>
                  </w:txbxContent>
                </v:textbox>
              </v:shape>
            </w:pict>
          </mc:Fallback>
        </mc:AlternateContent>
      </w:r>
      <w:r>
        <w:t>Exercise Screen</w:t>
      </w:r>
      <w:bookmarkEnd w:id="101"/>
      <w:bookmarkEnd w:id="102"/>
      <w:bookmarkEnd w:id="103"/>
      <w:bookmarkEnd w:id="104"/>
    </w:p>
    <w:p w14:paraId="2637AA7A" w14:textId="1B63978B"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C5B745B"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D54A23"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855BC0" w:rsidRDefault="00855BC0"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BvEDeYCwIA&#10;APkDAAAOAAAAAAAAAAAAAAAAAC4CAABkcnMvZTJvRG9jLnhtbFBLAQItABQABgAIAAAAIQAuctqD&#10;4AAAAAsBAAAPAAAAAAAAAAAAAAAAAGUEAABkcnMvZG93bnJldi54bWxQSwUGAAAAAAQABADzAAAA&#10;cgUAAAAA&#10;" filled="f" stroked="f">
                <v:textbox>
                  <w:txbxContent>
                    <w:p w14:paraId="30990467" w14:textId="77777777" w:rsidR="00855BC0" w:rsidRDefault="00855BC0"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E1A9BEF"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xEV7EO&#10;AgAA+wMAAA4AAAAAAAAAAAAAAAAALgIAAGRycy9lMm9Eb2MueG1sUEsBAi0AFAAGAAgAAAAhAHOP&#10;Dl7fAAAACgEAAA8AAAAAAAAAAAAAAAAAaAQAAGRycy9kb3ducmV2LnhtbFBLBQYAAAAABAAEAPMA&#10;AAB0BQAAAAA=&#10;" filled="f" stroked="f">
                <v:textbox>
                  <w:txbxContent>
                    <w:p w14:paraId="440ED5DB" w14:textId="56ED93DC" w:rsidR="00855BC0" w:rsidRPr="002F67EA" w:rsidRDefault="00855BC0"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t>6.6.13</w:t>
                      </w:r>
                      <w:r>
                        <w:fldChar w:fldCharType="end"/>
                      </w:r>
                      <w:r>
                        <w:t xml:space="preserve"> Exercise Run-Through)</w:t>
                      </w:r>
                      <w:r w:rsidRPr="002F67EA">
                        <w:t>.</w:t>
                      </w:r>
                    </w:p>
                    <w:p w14:paraId="082F006A" w14:textId="77777777" w:rsidR="00855BC0" w:rsidRDefault="00855BC0" w:rsidP="00F44039"/>
                  </w:txbxContent>
                </v:textbox>
              </v:shape>
            </w:pict>
          </mc:Fallback>
        </mc:AlternateContent>
      </w:r>
      <w:r w:rsidR="00CF48AA" w:rsidRPr="00577FBF">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F44039">
        <w:rPr>
          <w:noProof/>
          <w:lang w:eastAsia="en-GB"/>
        </w:rPr>
        <w:t xml:space="preserve"> </w:t>
      </w:r>
    </w:p>
    <w:p w14:paraId="4093C4FD" w14:textId="77777777" w:rsidR="00F44039" w:rsidRDefault="00F44039" w:rsidP="00F44039">
      <w:pPr>
        <w:pStyle w:val="Caption"/>
        <w:ind w:left="720"/>
      </w:pPr>
      <w:r>
        <w:t xml:space="preserve">Figure </w:t>
      </w:r>
      <w:fldSimple w:instr=" SEQ Figure \* ARABIC ">
        <w:r w:rsidR="00D32626">
          <w:rPr>
            <w:noProof/>
          </w:rPr>
          <w:t>12</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14:paraId="7FF9005D" w14:textId="77777777" w:rsidR="00B11D30" w:rsidRPr="00B11D30" w:rsidRDefault="00B11D30" w:rsidP="00B11D30">
      <w:pPr>
        <w:pStyle w:val="Heading3"/>
        <w:spacing w:before="120" w:after="120" w:line="360" w:lineRule="auto"/>
        <w:ind w:left="992"/>
      </w:pPr>
      <w:bookmarkStart w:id="105" w:name="_Ref1663226"/>
      <w:bookmarkStart w:id="106" w:name="_Ref1664224"/>
      <w:bookmarkStart w:id="107" w:name="_Toc2014012"/>
      <w:r>
        <w:lastRenderedPageBreak/>
        <w:t>Add Exercises</w:t>
      </w:r>
      <w:bookmarkEnd w:id="105"/>
      <w:r w:rsidR="004842A5">
        <w:t xml:space="preserve"> Screen</w:t>
      </w:r>
      <w:bookmarkEnd w:id="106"/>
      <w:bookmarkEnd w:id="107"/>
    </w:p>
    <w:p w14:paraId="0E8FE38D" w14:textId="56B96645" w:rsidR="00F44039" w:rsidRDefault="00E050D3" w:rsidP="00F44039">
      <w:pPr>
        <w:ind w:left="720"/>
      </w:pPr>
      <w:r w:rsidRPr="00F2257A">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FA916B"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F2257A">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855BC0" w:rsidRDefault="00855BC0"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A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pOTJBtsDqSDx3EZ6fHQpUP/h7OeFrHm4fcOvORMf7Gk5XI2T8RjNuaLDyUZ/tyzOfeAFQRV88jZ&#10;eL2JedtHZtekeauyHC+dHHumBcsqHR9D2uBzO0e9PNn1E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A+/rQAoCAAD6&#10;AwAADgAAAAAAAAAAAAAAAAAuAgAAZHJzL2Uyb0RvYy54bWxQSwECLQAUAAYACAAAACEATW094d8A&#10;AAALAQAADwAAAAAAAAAAAAAAAABkBAAAZHJzL2Rvd25yZXYueG1sUEsFBgAAAAAEAAQA8wAAAHAF&#10;AAAAAA==&#10;" filled="f" stroked="f">
                <v:textbox>
                  <w:txbxContent>
                    <w:p w14:paraId="51046874" w14:textId="77777777" w:rsidR="00855BC0" w:rsidRDefault="00855BC0" w:rsidP="00F44039">
                      <w:r>
                        <w:t>Press to add/ remove exercisers to the personalised list (see)</w:t>
                      </w:r>
                    </w:p>
                  </w:txbxContent>
                </v:textbox>
              </v:shape>
            </w:pict>
          </mc:Fallback>
        </mc:AlternateContent>
      </w:r>
      <w:r w:rsidR="00F44039" w:rsidRPr="0015543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754058C6" w:rsidR="00F44039" w:rsidRDefault="00F44039" w:rsidP="00F44039">
      <w:pPr>
        <w:pStyle w:val="Caption"/>
        <w:ind w:left="720"/>
      </w:pPr>
      <w:r>
        <w:t xml:space="preserve">Figure </w:t>
      </w:r>
      <w:fldSimple w:instr=" SEQ Figure \* ARABIC ">
        <w:r w:rsidR="00D32626">
          <w:rPr>
            <w:noProof/>
          </w:rPr>
          <w:t>13</w:t>
        </w:r>
      </w:fldSimple>
      <w:r>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108" w:name="_Ref1704127"/>
    <w:bookmarkStart w:id="109" w:name="_Toc2014013"/>
    <w:p w14:paraId="0622F98B" w14:textId="5DB39D04" w:rsidR="00851F2F" w:rsidRPr="00851F2F" w:rsidRDefault="00E050D3" w:rsidP="00851F2F">
      <w:pPr>
        <w:pStyle w:val="Heading3"/>
        <w:spacing w:before="120" w:after="120" w:line="360" w:lineRule="auto"/>
        <w:ind w:left="992"/>
      </w:pPr>
      <w:r>
        <w:rPr>
          <w:noProof/>
          <w:lang w:eastAsia="en-GB"/>
        </w:rPr>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pFDwIAAPwDAAAOAAAAZHJzL2Uyb0RvYy54bWysU9tu2zAMfR+wfxD0vviyJEuMKEXXrsOA&#10;7gK0+wBFlmNhkqhJSuzu60fJaRp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8/pzof4UYIh6cKox9lneH68&#10;DzG1w5vnkFTNwp3SOs9fWzIwul7Ui5xw4TEq4npqZRhdlembFiax/GDbnBy50tMdC2h7op2YTpzj&#10;uBuzwFUWJWmyg/YJhfAwrSM+H7z04H9RMuAqMhp+HriXlOhPFsVcV/N52t1szBfvajT8pWd36eFW&#10;IBSjkZLpehPzvk+cr1H0TmU5Xjo59YwrllU6PYe0w5d2jnp5tNvfAA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bZ6q&#10;RQ8CAAD8AwAADgAAAAAAAAAAAAAAAAAuAgAAZHJzL2Uyb0RvYy54bWxQSwECLQAUAAYACAAAACEA&#10;s7vIkeAAAAALAQAADwAAAAAAAAAAAAAAAABpBAAAZHJzL2Rvd25yZXYueG1sUEsFBgAAAAAEAAQA&#10;8wAAAHYFAAAAAA==&#10;" filled="f" stroked="f">
                <v:textbox>
                  <w:txbxContent>
                    <w:p w14:paraId="67F3DCEE" w14:textId="77777777" w:rsidR="00855BC0" w:rsidRDefault="00855BC0" w:rsidP="00851F2F">
                      <w:r>
                        <w:t>Countdown timer showing how long a position must be held.</w:t>
                      </w:r>
                    </w:p>
                    <w:p w14:paraId="409A8EED" w14:textId="77777777" w:rsidR="00855BC0" w:rsidRDefault="00855BC0" w:rsidP="00851F2F">
                      <w:r>
                        <w:t xml:space="preserve">Overlay of user showing how closely they are matching the correct positions </w:t>
                      </w:r>
                    </w:p>
                    <w:p w14:paraId="116F8668" w14:textId="046A02A0" w:rsidR="00855BC0" w:rsidRDefault="00855BC0" w:rsidP="00851F2F">
                      <w:r>
                        <w:t xml:space="preserve">Exercise can be paused at any time  </w:t>
                      </w:r>
                    </w:p>
                    <w:p w14:paraId="7E84057D" w14:textId="77777777" w:rsidR="00855BC0" w:rsidRDefault="00855BC0" w:rsidP="00851F2F"/>
                    <w:p w14:paraId="29D39814" w14:textId="77777777" w:rsidR="00855BC0" w:rsidRDefault="00855BC0" w:rsidP="00851F2F"/>
                  </w:txbxContent>
                </v:textbox>
              </v:shape>
            </w:pict>
          </mc:Fallback>
        </mc:AlternateContent>
      </w:r>
      <w:r w:rsidR="00851F2F" w:rsidRPr="0089443A">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5CA3F0A"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t>Exercise Run-Through</w:t>
      </w:r>
      <w:bookmarkEnd w:id="108"/>
      <w:bookmarkEnd w:id="109"/>
    </w:p>
    <w:p w14:paraId="06CBFBC7" w14:textId="77777777"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268664"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15543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851F2F">
        <w:rPr>
          <w:noProof/>
          <w:lang w:eastAsia="en-GB"/>
        </w:rPr>
        <w:t xml:space="preserve"> </w:t>
      </w:r>
    </w:p>
    <w:p w14:paraId="5A86B032" w14:textId="77777777" w:rsidR="00B11D30" w:rsidRDefault="00B11D30" w:rsidP="00B11D30">
      <w:pPr>
        <w:pStyle w:val="Caption"/>
        <w:ind w:left="720"/>
      </w:pPr>
      <w:r>
        <w:t xml:space="preserve">Figure </w:t>
      </w:r>
      <w:fldSimple w:instr=" SEQ Figure \* ARABIC ">
        <w:r w:rsidR="00D32626">
          <w:rPr>
            <w:noProof/>
          </w:rPr>
          <w:t>14</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851F2F" w:rsidRDefault="00851F2F" w:rsidP="00851F2F">
      <w:pPr>
        <w:pStyle w:val="Heading3"/>
        <w:spacing w:before="120" w:after="120" w:line="360" w:lineRule="auto"/>
        <w:ind w:left="992"/>
      </w:pPr>
      <w:bookmarkStart w:id="110" w:name="_Ref1704232"/>
      <w:bookmarkStart w:id="111" w:name="_Toc2014014"/>
      <w:r>
        <w:lastRenderedPageBreak/>
        <w:t>Smart Robot (Cozmo)</w:t>
      </w:r>
      <w:bookmarkEnd w:id="110"/>
      <w:bookmarkEnd w:id="111"/>
    </w:p>
    <w:p w14:paraId="4E41B138" w14:textId="77777777" w:rsidR="00851F2F" w:rsidRDefault="00851F2F" w:rsidP="00851F2F">
      <w:pPr>
        <w:ind w:left="720"/>
      </w:pPr>
      <w:r w:rsidRPr="00C14FA3">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520000"/>
                    </a:xfrm>
                    <a:prstGeom prst="rect">
                      <a:avLst/>
                    </a:prstGeom>
                  </pic:spPr>
                </pic:pic>
              </a:graphicData>
            </a:graphic>
          </wp:inline>
        </w:drawing>
      </w:r>
    </w:p>
    <w:p w14:paraId="49388F14" w14:textId="77777777" w:rsidR="00851F2F" w:rsidRDefault="00851F2F" w:rsidP="00851F2F">
      <w:pPr>
        <w:pStyle w:val="Caption"/>
        <w:ind w:left="720"/>
      </w:pPr>
      <w:r>
        <w:t xml:space="preserve">Figure </w:t>
      </w:r>
      <w:fldSimple w:instr=" SEQ Figure \* ARABIC ">
        <w:r w:rsidR="00D32626">
          <w:rPr>
            <w:noProof/>
          </w:rPr>
          <w:t>15</w:t>
        </w:r>
      </w:fldSimple>
      <w:r>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851F2F" w:rsidRDefault="00851F2F" w:rsidP="00851F2F">
      <w:pPr>
        <w:pStyle w:val="Heading3"/>
        <w:spacing w:before="120" w:after="120" w:line="360" w:lineRule="auto"/>
        <w:ind w:left="992"/>
      </w:pPr>
      <w:bookmarkStart w:id="112" w:name="_Ref1704268"/>
      <w:bookmarkStart w:id="113" w:name="_Toc2014015"/>
      <w:r>
        <w:t>Settings Screen</w:t>
      </w:r>
      <w:bookmarkEnd w:id="112"/>
      <w:bookmarkEnd w:id="113"/>
    </w:p>
    <w:p w14:paraId="3B5A0A17" w14:textId="77777777" w:rsidR="00851F2F" w:rsidRDefault="00851F2F" w:rsidP="00851F2F">
      <w:pPr>
        <w:ind w:left="720"/>
      </w:pPr>
      <w:r w:rsidRPr="002678D5">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77777777" w:rsidR="00851F2F" w:rsidRPr="00F2257A" w:rsidRDefault="00851F2F" w:rsidP="00851F2F">
      <w:pPr>
        <w:pStyle w:val="Caption"/>
        <w:ind w:left="720"/>
      </w:pPr>
      <w:r>
        <w:t xml:space="preserve">Figure </w:t>
      </w:r>
      <w:fldSimple w:instr=" SEQ Figure \* ARABIC ">
        <w:r w:rsidR="00D32626">
          <w:rPr>
            <w:noProof/>
          </w:rPr>
          <w:t>16</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0C7C62" w:rsidRDefault="000C7C62" w:rsidP="000C7C62">
      <w:pPr>
        <w:ind w:left="720"/>
      </w:pPr>
    </w:p>
    <w:p w14:paraId="1486F4FE" w14:textId="77777777" w:rsidR="00E0791B" w:rsidRDefault="00E0791B" w:rsidP="00327FFE">
      <w:pPr>
        <w:pStyle w:val="Heading1"/>
      </w:pPr>
      <w:bookmarkStart w:id="114" w:name="_Toc2014016"/>
      <w:r>
        <w:t>Logbook</w:t>
      </w:r>
      <w:bookmarkEnd w:id="114"/>
    </w:p>
    <w:p w14:paraId="0A36D9BC" w14:textId="77777777" w:rsidR="00855BC0" w:rsidRPr="00855BC0" w:rsidRDefault="00855BC0" w:rsidP="00855BC0"/>
    <w:p w14:paraId="26A05158" w14:textId="77777777" w:rsidR="00855BC0" w:rsidRDefault="00855BC0" w:rsidP="00855BC0">
      <w:pPr>
        <w:pStyle w:val="NoSpacing"/>
        <w:ind w:left="432"/>
      </w:pPr>
      <w:r>
        <w:t>Log Book, Group Project Assignment, Part A</w:t>
      </w:r>
    </w:p>
    <w:p w14:paraId="6F5D5324" w14:textId="77777777" w:rsidR="00855BC0" w:rsidRDefault="00855BC0" w:rsidP="00855BC0">
      <w:pPr>
        <w:pStyle w:val="NoSpacing"/>
        <w:ind w:left="432"/>
      </w:pPr>
    </w:p>
    <w:p w14:paraId="6A4B726E" w14:textId="77777777" w:rsidR="00855BC0" w:rsidRDefault="00855BC0" w:rsidP="00855BC0">
      <w:pPr>
        <w:pStyle w:val="NoSpacing"/>
        <w:ind w:left="432"/>
      </w:pPr>
      <w:r>
        <w:t>25</w:t>
      </w:r>
      <w:r w:rsidRPr="0035599B">
        <w:rPr>
          <w:vertAlign w:val="superscript"/>
        </w:rPr>
        <w:t>th</w:t>
      </w:r>
      <w:r>
        <w:t xml:space="preserve"> January 2019: Group Meeting</w:t>
      </w:r>
    </w:p>
    <w:p w14:paraId="6B71C471" w14:textId="77777777" w:rsidR="00855BC0" w:rsidRDefault="00855BC0" w:rsidP="00855BC0">
      <w:pPr>
        <w:pStyle w:val="NoSpacing"/>
        <w:ind w:left="1152"/>
      </w:pPr>
      <w:r>
        <w:t>Discussed each member’s work with following aspects of assignment:</w:t>
      </w:r>
    </w:p>
    <w:p w14:paraId="068A2521" w14:textId="77777777" w:rsidR="00855BC0" w:rsidRDefault="00855BC0" w:rsidP="00855BC0">
      <w:pPr>
        <w:pStyle w:val="NoSpacing"/>
        <w:ind w:left="1872"/>
      </w:pPr>
      <w:r>
        <w:lastRenderedPageBreak/>
        <w:t>Persona – Mary’s most in-depth</w:t>
      </w:r>
    </w:p>
    <w:p w14:paraId="7CBF230C" w14:textId="77777777" w:rsidR="00855BC0" w:rsidRDefault="00855BC0" w:rsidP="00855BC0">
      <w:pPr>
        <w:pStyle w:val="NoSpacing"/>
        <w:ind w:left="1152"/>
      </w:pPr>
      <w:r>
        <w:t>These are some of Mary’s designs which were used as the discussion points for amendments, changes</w:t>
      </w:r>
    </w:p>
    <w:p w14:paraId="4BB08F2D" w14:textId="77777777" w:rsidR="00855BC0" w:rsidRDefault="00855BC0" w:rsidP="00855BC0">
      <w:pPr>
        <w:pStyle w:val="NoSpacing"/>
        <w:ind w:left="1152"/>
      </w:pPr>
      <w:r w:rsidRPr="00DA2465">
        <w:rPr>
          <w:noProof/>
          <w:lang w:eastAsia="en-GB"/>
        </w:rPr>
        <mc:AlternateContent>
          <mc:Choice Requires="wpg">
            <w:drawing>
              <wp:anchor distT="0" distB="0" distL="114300" distR="114300" simplePos="0" relativeHeight="251737600" behindDoc="0" locked="0" layoutInCell="1" allowOverlap="1" wp14:anchorId="3F2B757B" wp14:editId="0146C2EF">
                <wp:simplePos x="0" y="0"/>
                <wp:positionH relativeFrom="column">
                  <wp:posOffset>99061</wp:posOffset>
                </wp:positionH>
                <wp:positionV relativeFrom="paragraph">
                  <wp:posOffset>2540</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7">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8" o:spid="_x0000_s1038" style="position:absolute;left:0;text-align:left;margin-left:7.8pt;margin-top:.2pt;width:226pt;height:201pt;z-index:251737600;mso-width-relative:margin;mso-height-relative:margin" coordsize="68681,571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9" type="#_x0000_t75" alt="10 Indoor Ball Games for Kids" style="position:absolute;top:3737;width:24563;height:24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Y08XAAAAA2wAAAA8AAABkcnMvZG93bnJldi54bWxET0tLw0AQvgv9D8sI3uzGV5HYbSlSsfSg&#10;2Aheh+yYBLOzYXdM4793DoUeP773cj2F3oyUchfZwc28AENcR99x4+Czerl+BJMF2WMfmRz8UYb1&#10;anaxxNLHI3/QeJDGaAjnEh20IkNpba5bCpjncSBW7jumgKIwNdYnPGp46O1tUSxswI61ocWBnluq&#10;fw6/QUvu969f70keUOK2equ3i2o37p27upw2T2CEJjmLT+6dd3Cn6/WL/gC7+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jTxcAAAADbAAAADwAAAAAAAAAAAAAAAACfAgAA&#10;ZHJzL2Rvd25yZXYueG1sUEsFBgAAAAAEAAQA9wAAAIwDAAAAAA==&#10;">
                  <v:imagedata r:id="rId49" o:title="10 Indoor Ball Games for Kids"/>
                </v:shape>
                <v:shape id="Picture 32" o:spid="_x0000_s1040" type="#_x0000_t75" alt="Image result for drop ball into bag graphic" style="position:absolute;left:3467;top:30644;width:19919;height:26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SpVzDAAAA2wAAAA8AAABkcnMvZG93bnJldi54bWxEj0+LwjAUxO/CfofwFrxpahXZrUYRURA8&#10;+YddvD2aZ1tsXkqT2uqnNwsLHoeZ+Q0zX3amFHeqXWFZwWgYgSBOrS44U3A+bQdfIJxH1lhaJgUP&#10;crBcfPTmmGjb8oHuR5+JAGGXoILc+yqR0qU5GXRDWxEH72prgz7IOpO6xjbATSnjKJpKgwWHhRwr&#10;WueU3o6NUdDZYtI+vvfZ5Wxk+fz9ufmm3SjV/+xWMxCeOv8O/7d3WsE4hr8v4Qf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KlXMMAAADbAAAADwAAAAAAAAAAAAAAAACf&#10;AgAAZHJzL2Rvd25yZXYueG1sUEsFBgAAAAAEAAQA9wAAAI8DAAAAAA==&#10;">
                  <v:imagedata r:id="rId50" o:title="Image result for drop ball into bag graphic"/>
                </v:shape>
                <v:shape id="TextBox 4" o:spid="_x0000_s1041" type="#_x0000_t202" style="position:absolute;left:31682;width:522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68850991" w14:textId="77777777" w:rsidR="00855BC0" w:rsidRPr="00DA2465" w:rsidRDefault="00855BC0"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2" type="#_x0000_t202" style="position:absolute;left:27807;top:4309;width:19724;height:30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1B7BC3B1"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855BC0" w:rsidRPr="00DA2465" w:rsidRDefault="00855BC0"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3" type="#_x0000_t75" alt="Figure 9." style="position:absolute;left:51849;top:12882;width:13486;height:21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40h/DAAAA2wAAAA8AAABkcnMvZG93bnJldi54bWxEj9FqwkAURN8L/YflFnwpZlNLJURXKULQ&#10;9qUY/YBL9posZu+G7JrEv3cLhT4OM3OGWW8n24qBem8cK3hLUhDEldOGawXnUzHPQPiArLF1TAru&#10;5GG7eX5aY67dyEcaylCLCGGfo4ImhC6X0lcNWfSJ64ijd3G9xRBlX0vd4xjhtpWLNF1Ki4bjQoMd&#10;7RqqruXNKnC0n7Kvn0y+FsZ871K7R1u8KzV7mT5XIAJN4T/81z5oBR9L+P0Sf4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jSH8MAAADbAAAADwAAAAAAAAAAAAAAAACf&#10;AgAAZHJzL2Rvd25yZXYueG1sUEsFBgAAAAAEAAQA9wAAAI8DAAAAAA==&#10;">
                  <v:imagedata r:id="rId51" o:title="Figure 9" cropleft="27560f"/>
                </v:shape>
                <v:shape id="Picture 57" o:spid="_x0000_s1044" type="#_x0000_t75" style="position:absolute;left:59259;top:28301;width:9422;height: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twfCAAAA2wAAAA8AAABkcnMvZG93bnJldi54bWxEj0trwzAQhO+F/Aexgd4aOYE+cKOEEAgY&#10;EyhN3PvW2lhOrJWx5Ef+fVUo9DjMzDfMejvZRgzU+dqxguUiAUFcOl1zpaA4H57eQPiArLFxTAru&#10;5GG7mT2sMdVu5E8aTqESEcI+RQUmhDaV0peGLPqFa4mjd3GdxRBlV0nd4RjhtpGrJHmRFmuOCwZb&#10;2hsqb6feKsip97nPePgmcyzMBx8uxfVLqcf5tHsHEWgK/+G/dqYVPL/C75f4A+Tm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yrcHwgAAANsAAAAPAAAAAAAAAAAAAAAAAJ8C&#10;AABkcnMvZG93bnJldi54bWxQSwUGAAAAAAQABAD3AAAAjgMAAAAA&#10;">
                  <v:imagedata r:id="rId52" o:title="gift-2919082_960_720[1]"/>
                </v:shape>
                <v:oval id="Oval 58" o:spid="_x0000_s1045" style="position:absolute;left:63541;top:24867;width:1787;height:236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FOL4A&#10;AADbAAAADwAAAGRycy9kb3ducmV2LnhtbERPTYvCMBC9C/6HMMLeNO2uilajyMqiV6veh2ZMu9tM&#10;SpO19d+bg+Dx8b7X297W4k6trxwrSCcJCOLC6YqNgsv5Z7wA4QOyxtoxKXiQh+1mOFhjpl3HJ7rn&#10;wYgYwj5DBWUITSalL0qy6CeuIY7czbUWQ4StkbrFLobbWn4myVxarDg2lNjQd0nFX/5vFZgvxjBd&#10;puZY7A99V11/d+l1r9THqN+tQATqw1v8ch+1glkcG7/EHyA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YxTi+AAAA2wAAAA8AAAAAAAAAAAAAAAAAmAIAAGRycy9kb3ducmV2&#10;LnhtbFBLBQYAAAAABAAEAPUAAACDAwAAAAA=&#10;" fillcolor="#76923c [2406]" strokecolor="#243f60 [1604]" strokeweight="2pt"/>
                <v:shape id="Picture 59" o:spid="_x0000_s1046" type="#_x0000_t75" alt="Image result for graphic standing person lifting one arm to front" style="position:absolute;left:49475;top:38577;width:9602;height:1695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L067EAAAA2wAAAA8AAABkcnMvZG93bnJldi54bWxEj0FrwkAUhO8F/8PyhN7qxoKlRldJBEOL&#10;p2rA6yP7zAazb0N2m6T99d1CocdhZr5htvvJtmKg3jeOFSwXCQjiyumGawXl5fj0CsIHZI2tY1Lw&#10;RR72u9nDFlPtRv6g4RxqESHsU1RgQuhSKX1lyKJfuI44ejfXWwxR9rXUPY4Rblv5nCQv0mLDccFg&#10;RwdD1f38aRUU0n435TUrLqdTOQR6z0095Eo9zqdsAyLQFP7Df+03rWC1ht8v8Q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L067EAAAA2wAAAA8AAAAAAAAAAAAAAAAA&#10;nwIAAGRycy9kb3ducmV2LnhtbFBLBQYAAAAABAAEAPcAAACQAwAAAAA=&#10;">
                  <v:imagedata r:id="rId53" o:title="Image result for graphic standing person lifting one arm to front" cropright="42192f"/>
                </v:shape>
                <v:shape id="Picture 60" o:spid="_x0000_s1047" type="#_x0000_t75" alt="Image result for graphic sash" style="position:absolute;left:51845;top:1120;width:16836;height:10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C63AAAAA2wAAAA8AAABkcnMvZG93bnJldi54bWxET91qwjAUvhd8h3AG3shM9UJG1yhjKHgh&#10;k1Yf4NCcNd2ak5Kktb79ciHs8uP7L/aT7cRIPrSOFaxXGQji2umWGwW36/H1DUSIyBo7x6TgQQH2&#10;u/mswFy7O5c0VrERKYRDjgpMjH0uZagNWQwr1xMn7tt5izFB30jt8Z7CbSc3WbaVFltODQZ7+jRU&#10;/1aDVeC/lmWQIfbGXLJaH2g9nH86pRYv08c7iEhT/Bc/3SetYJvWpy/pB8jd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YLrcAAAADbAAAADwAAAAAAAAAAAAAAAACfAgAA&#10;ZHJzL2Rvd25yZXYueG1sUEsFBgAAAAAEAAQA9wAAAIwDAAAAAA==&#10;">
                  <v:imagedata r:id="rId54" o:title="Image result for graphic sash"/>
                </v:shape>
              </v:group>
            </w:pict>
          </mc:Fallback>
        </mc:AlternateContent>
      </w:r>
      <w:r w:rsidRPr="000C764D">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M8sQA&#10;AADbAAAADwAAAGRycy9kb3ducmV2LnhtbESPQWuDQBSE74H+h+UVeotrPIRis0qbkOAlAU17f3Vf&#10;Veq+FXdNbH59tlDocZiZb5hNPpteXGh0nWUFqygGQVxb3XGj4P28Xz6DcB5ZY2+ZFPyQgzx7WGww&#10;1fbKJV0q34gAYZeigtb7IZXS1S0ZdJEdiIP3ZUeDPsixkXrEa4CbXiZxvJYGOw4LLQ60ban+riaj&#10;oGpOH0V8/HwbbuW0q/aYbM+rg1JPj/PrCwhPs/8P/7ULrWCdwO+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NjPLEAAAA2wAAAA8AAAAAAAAAAAAAAAAAmAIAAGRycy9k&#10;b3ducmV2LnhtbFBLBQYAAAAABAAEAPUAAACJAwAAAAA=&#10;" fillcolor="#eeece1 [3214]" strokecolor="#938953 [1614]" strokeweight="6pt"/>
                <v:roundrect id="Rounded Rectangle 63" o:spid="_x0000_s1028" style="position:absolute;left:10398;top:4715;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cEA&#10;AADbAAAADwAAAGRycy9kb3ducmV2LnhtbESPQWvCQBSE7wX/w/IEb3WjAdHoKtIieMmh6g94ZJ9J&#10;NPtezK4x/ffdQqHHYWa+YTa7wTWqp87XwgZm0wQUcSG25tLA5Xx4X4LyAdliI0wGvsnDbjt622Bm&#10;5cVf1J9CqSKEfYYGqhDaTGtfVOTQT6Uljt5VOochyq7UtsNXhLtGz5NkoR3WHBcqbOmjouJ+ejoD&#10;af7Jh7xPbiirIRXpcwmP3JjJeNivQQUawn/4r320BhYp/H6JP0B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i+3BAAAA2wAAAA8AAAAAAAAAAAAAAAAAmAIAAGRycy9kb3du&#10;cmV2LnhtbFBLBQYAAAAABAAEAPUAAACGAwAAAAA=&#10;" fillcolor="#f2dbdb [661]" strokecolor="#622423 [1605]" strokeweight="2pt"/>
                <v:shape id="Picture 288" o:spid="_x0000_s1029" type="#_x0000_t75" style="position:absolute;left:11814;top:5074;width:12242;height:1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eN6bBAAAA3AAAAA8AAABkcnMvZG93bnJldi54bWxET02LwjAQvQv7H8Is7M2mlkWkGkUXFgQv&#10;qxXF29CMTbGZlCbW7r83B8Hj430vVoNtRE+drx0rmCQpCOLS6ZorBcfidzwD4QOyxsYxKfgnD6vl&#10;x2iBuXYP3lN/CJWIIexzVGBCaHMpfWnIok9cSxy5q+sshgi7SuoOHzHcNjJL06m0WHNsMNjSj6Hy&#10;drhbBeUuK27mdNb196bYXUhXf/1+rdTX57Cegwg0hLf45d5qBdksro1n4h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eN6bBAAAA3AAAAA8AAAAAAAAAAAAAAAAAnwIA&#10;AGRycy9kb3ducmV2LnhtbFBLBQYAAAAABAAEAPcAAACNAwAAAAA=&#10;">
                  <v:imagedata r:id="rId59" o:title="14484-illustration-of-a-house-pv[1]"/>
                </v:shape>
                <v:shape id="Picture 290" o:spid="_x0000_s1030" type="#_x0000_t75" style="position:absolute;left:20882;top:5537;width:3687;height:10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fmi+AAAA3AAAAA8AAABkcnMvZG93bnJldi54bWxET8uKwjAU3Qv+Q7iCO01VqE7HKKKIuvSx&#10;mOWludMWm5uSRFv/3iwEl4fzXq47U4snOV9ZVjAZJyCIc6srLhTcrvvRAoQPyBpry6TgRR7Wq35v&#10;iZm2LZ/peQmFiCHsM1RQhtBkUvq8JIN+bBviyP1bZzBE6AqpHbYx3NRymiSpNFhxbCixoW1J+f3y&#10;MApmB639y+3C/tguZLpJTzj/a5QaDrrNL4hAXfiKP+6jVjD9ifPjmXgE5Oo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Wifmi+AAAA3AAAAA8AAAAAAAAAAAAAAAAAnwIAAGRy&#10;cy9kb3ducmV2LnhtbFBLBQYAAAAABAAEAPcAAACKAwAAAAA=&#10;">
                  <v:imagedata r:id="rId60" o:title="Thermometer_00.svg[1]"/>
                </v:shape>
                <v:roundrect id="Rounded Rectangle 291" o:spid="_x0000_s1031" style="position:absolute;left:10398;top:22879;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Z/cQA&#10;AADcAAAADwAAAGRycy9kb3ducmV2LnhtbESPQWvCQBSE70L/w/IKvTWbBBpqzCpFCPSqrYi3Z/aZ&#10;xGbfxuw2pv313YLgcZiZb5hiNZlOjDS41rKCJIpBEFdWt1wr+Pwon19BOI+ssbNMCn7IwWr5MCsw&#10;1/bKGxq3vhYBwi5HBY33fS6lqxoy6CLbEwfvZAeDPsihlnrAa4CbTqZxnEmDLYeFBntaN1R9bb+N&#10;AryM7pBs9v7Yn7Odzmz5Uv0mSj09Tm8LEJ4mfw/f2u9aQTp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2f3EAAAA3AAAAA8AAAAAAAAAAAAAAAAAmAIAAGRycy9k&#10;b3ducmV2LnhtbFBLBQYAAAAABAAEAPUAAACJAwAAAAA=&#10;" fillcolor="#b6dde8 [1304]" strokecolor="#205867 [1608]" strokeweight="2pt"/>
                <v:shape id="Picture 300" o:spid="_x0000_s1032" type="#_x0000_t75" style="position:absolute;left:12136;top:23599;width:13918;height:11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iDDAAAAA3AAAAA8AAABkcnMvZG93bnJldi54bWxET01rAjEQvRf6H8IIvZSatRWR1Si2KBQ8&#10;uUrPw2bcLG4mYRPX9N+bg+Dx8b6X62Q7MVAfWscKJuMCBHHtdMuNgtNx9zEHESKyxs4xKfinAOvV&#10;68sSS+1ufKChio3IIRxKVGBi9KWUoTZkMYydJ87c2fUWY4Z9I3WPtxxuO/lZFDNpseXcYNDTj6H6&#10;Ul2tgml6Z9qmzbffmz8ehm19mPm5Um+jtFmAiJTiU/xw/2oFX0Wen8/kIyBX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KIMMAAAADcAAAADwAAAAAAAAAAAAAAAACfAgAA&#10;ZHJzL2Rvd25yZXYueG1sUEsFBgAAAAAEAAQA9wAAAIwDAAAAAA==&#10;">
                  <v:imagedata r:id="rId61" o:title="598477,1313889136,9[1]"/>
                </v:shape>
                <v:roundrect id="Rounded Rectangle 301" o:spid="_x0000_s1033" style="position:absolute;left:10398;top:41044;width:17280;height:1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AWMMA&#10;AADcAAAADwAAAGRycy9kb3ducmV2LnhtbESPQWsCMRSE74X+h/AK3mpiKyKrUUQo2JOtWnp9bJ67&#10;oZuXJXnV9d83hUKPw8x8wyzXQ+jUhVL2kS1MxgYUcR2d58bC6fjyOAeVBdlhF5ks3CjDenV/t8TK&#10;xSu/0+UgjSoQzhVaaEX6SutctxQwj2NPXLxzTAGlyNRol/Ba4KHTT8bMdEDPZaHFnrYt1V+H72Bh&#10;6ptbipudTKNs9372ym/m49Pa0cOwWYASGuQ//NfeOQvPZgK/Z8oR0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AWMMAAADcAAAADwAAAAAAAAAAAAAAAACYAgAAZHJzL2Rv&#10;d25yZXYueG1sUEsFBgAAAAAEAAQA9QAAAIgDAAAAAA==&#10;" fillcolor="#c2d69b [1942]" strokecolor="#4e6128 [1606]" strokeweight="2pt"/>
                <v:shape id="Picture 307" o:spid="_x0000_s1034" type="#_x0000_t75" style="position:absolute;left:12961;top:42024;width:13918;height:10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3RDFAAAA3AAAAA8AAABkcnMvZG93bnJldi54bWxEj09rAjEUxO+FfofwCr3VpIqtrEYRQSiV&#10;HuqK5+fmuX+6eVmS1F399E2h0OMwM79hFqvBtuJCPtSONTyPFAjiwpmaSw2HfPs0AxEissHWMWm4&#10;UoDV8v5ugZlxPX/SZR9LkSAcMtRQxdhlUoaiIoth5Dri5J2dtxiT9KU0HvsEt60cK/UiLdacFirs&#10;aFNR8bX/thpOsrx9HO0uf2+afupr1UyCyrV+fBjWcxCRhvgf/mu/GQ0T9Qq/Z9IR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Rd0QxQAAANwAAAAPAAAAAAAAAAAAAAAA&#10;AJ8CAABkcnMvZG93bnJldi54bWxQSwUGAAAAAAQABAD3AAAAkQMAAAAA&#10;">
                  <v:imagedata r:id="rId62" o:title="800px-Medicine_Drugs.svg[1]"/>
                </v:shape>
                <w10:wrap type="square" side="right"/>
              </v:group>
            </w:pict>
          </mc:Fallback>
        </mc:AlternateContent>
      </w:r>
    </w:p>
    <w:p w14:paraId="4F7188F0" w14:textId="77777777" w:rsidR="00855BC0" w:rsidRDefault="00855BC0" w:rsidP="00855BC0">
      <w:pPr>
        <w:pStyle w:val="NoSpacing"/>
        <w:ind w:left="1152"/>
      </w:pPr>
    </w:p>
    <w:p w14:paraId="519F45FD" w14:textId="77777777" w:rsidR="00855BC0" w:rsidRDefault="00855BC0" w:rsidP="00855BC0">
      <w:pPr>
        <w:pStyle w:val="NoSpacing"/>
        <w:ind w:left="1872"/>
      </w:pPr>
    </w:p>
    <w:p w14:paraId="664CDCD7" w14:textId="77777777" w:rsidR="00855BC0" w:rsidRDefault="00855BC0" w:rsidP="00855BC0">
      <w:pPr>
        <w:pStyle w:val="NoSpacing"/>
        <w:ind w:left="1872"/>
      </w:pPr>
    </w:p>
    <w:p w14:paraId="2DC10D75" w14:textId="77777777" w:rsidR="00855BC0" w:rsidRDefault="00855BC0" w:rsidP="00855BC0">
      <w:pPr>
        <w:pStyle w:val="NoSpacing"/>
        <w:ind w:left="1872"/>
      </w:pPr>
    </w:p>
    <w:p w14:paraId="622E03D0" w14:textId="77777777" w:rsidR="00855BC0" w:rsidRDefault="00855BC0" w:rsidP="00855BC0">
      <w:pPr>
        <w:pStyle w:val="NoSpacing"/>
        <w:ind w:left="1872"/>
      </w:pPr>
    </w:p>
    <w:p w14:paraId="1A553940" w14:textId="77777777" w:rsidR="00855BC0" w:rsidRDefault="00855BC0" w:rsidP="00855BC0">
      <w:pPr>
        <w:pStyle w:val="NoSpacing"/>
        <w:ind w:left="1872"/>
      </w:pPr>
    </w:p>
    <w:p w14:paraId="52821B4C" w14:textId="77777777" w:rsidR="00855BC0" w:rsidRDefault="00855BC0" w:rsidP="00855BC0">
      <w:pPr>
        <w:pStyle w:val="NoSpacing"/>
        <w:ind w:left="1872"/>
      </w:pPr>
    </w:p>
    <w:p w14:paraId="645E24A6" w14:textId="77777777" w:rsidR="00855BC0" w:rsidRDefault="00855BC0" w:rsidP="00855BC0">
      <w:pPr>
        <w:pStyle w:val="NoSpacing"/>
        <w:ind w:left="1872"/>
      </w:pPr>
    </w:p>
    <w:p w14:paraId="0AB0DFAE" w14:textId="77777777" w:rsidR="00855BC0" w:rsidRDefault="00855BC0" w:rsidP="00855BC0">
      <w:pPr>
        <w:pStyle w:val="NoSpacing"/>
        <w:ind w:left="1872"/>
      </w:pPr>
    </w:p>
    <w:p w14:paraId="3E81D4DA" w14:textId="77777777" w:rsidR="00855BC0" w:rsidRDefault="00855BC0" w:rsidP="00855BC0">
      <w:pPr>
        <w:pStyle w:val="NoSpacing"/>
        <w:ind w:left="1872"/>
      </w:pPr>
    </w:p>
    <w:p w14:paraId="15CF8358" w14:textId="77777777" w:rsidR="00855BC0" w:rsidRDefault="00855BC0" w:rsidP="00855BC0">
      <w:pPr>
        <w:pStyle w:val="NoSpacing"/>
        <w:ind w:left="1872"/>
      </w:pPr>
    </w:p>
    <w:p w14:paraId="54EE79C5" w14:textId="77777777" w:rsidR="00855BC0" w:rsidRDefault="00855BC0" w:rsidP="00855BC0">
      <w:pPr>
        <w:pStyle w:val="NoSpacing"/>
        <w:ind w:left="1872"/>
      </w:pPr>
    </w:p>
    <w:p w14:paraId="5BC25A40" w14:textId="77777777" w:rsidR="00855BC0" w:rsidRDefault="00855BC0" w:rsidP="00855BC0">
      <w:pPr>
        <w:pStyle w:val="NoSpacing"/>
        <w:ind w:left="1872"/>
      </w:pPr>
    </w:p>
    <w:p w14:paraId="4A0D215E" w14:textId="77777777" w:rsidR="00855BC0" w:rsidRDefault="00855BC0" w:rsidP="00855BC0">
      <w:pPr>
        <w:pStyle w:val="NoSpacing"/>
        <w:ind w:left="1872"/>
      </w:pPr>
    </w:p>
    <w:p w14:paraId="74C5DE00" w14:textId="77777777" w:rsidR="00855BC0" w:rsidRDefault="00855BC0" w:rsidP="00855BC0">
      <w:pPr>
        <w:pStyle w:val="NoSpacing"/>
        <w:ind w:left="1872"/>
      </w:pPr>
    </w:p>
    <w:p w14:paraId="65E29172" w14:textId="77777777" w:rsidR="00855BC0" w:rsidRDefault="00855BC0" w:rsidP="00855BC0">
      <w:pPr>
        <w:pStyle w:val="NoSpacing"/>
        <w:ind w:left="1872"/>
      </w:pPr>
      <w:r>
        <w:t>Use of Building – Gordon and Sam explained UK ‘smart home’ concept</w:t>
      </w:r>
    </w:p>
    <w:p w14:paraId="3FF2AE63" w14:textId="77777777" w:rsidR="00855BC0" w:rsidRDefault="00855BC0" w:rsidP="00855BC0">
      <w:pPr>
        <w:pStyle w:val="NoSpacing"/>
        <w:ind w:left="1872"/>
      </w:pPr>
      <w:r>
        <w:t>Energy – Different views as to what this was</w:t>
      </w:r>
    </w:p>
    <w:p w14:paraId="5C18DBFD" w14:textId="77777777" w:rsidR="00855BC0" w:rsidRDefault="00855BC0" w:rsidP="00855BC0">
      <w:pPr>
        <w:pStyle w:val="NoSpacing"/>
        <w:ind w:left="2592"/>
      </w:pPr>
      <w:r>
        <w:t>Chose majority view – ‘smart home’ utility ‘energy’ over exercise ‘energy’</w:t>
      </w:r>
    </w:p>
    <w:p w14:paraId="40BC5273" w14:textId="77777777" w:rsidR="00855BC0" w:rsidRDefault="00855BC0" w:rsidP="00855BC0">
      <w:pPr>
        <w:pStyle w:val="NoSpacing"/>
        <w:ind w:left="1872"/>
      </w:pPr>
      <w:r>
        <w:t>Exercise graphic – view agreed that this needed to be more ‘block image’ with only one main image, less clutter</w:t>
      </w:r>
    </w:p>
    <w:p w14:paraId="13B3E1F1" w14:textId="77777777" w:rsidR="00855BC0" w:rsidRDefault="00855BC0" w:rsidP="00855BC0">
      <w:pPr>
        <w:pStyle w:val="NoSpacing"/>
        <w:ind w:left="1872"/>
      </w:pPr>
      <w:r>
        <w:t>Mock-up of pills – Gordon’s previous work in psychology and with adults with autism helped define this – a pill image, not an outside container</w:t>
      </w:r>
    </w:p>
    <w:p w14:paraId="76EF9E0F" w14:textId="77777777" w:rsidR="00855BC0" w:rsidRDefault="00855BC0" w:rsidP="00855BC0">
      <w:pPr>
        <w:pStyle w:val="NoSpacing"/>
        <w:ind w:left="1872"/>
      </w:pPr>
      <w:r>
        <w:t>Break-up of work – Sam to work on storyboard, Gordon and Mary to do research, persona, logbook, and critique Sam’s efforts</w:t>
      </w:r>
    </w:p>
    <w:p w14:paraId="618F988A" w14:textId="77777777" w:rsidR="00855BC0" w:rsidRDefault="00855BC0" w:rsidP="00855BC0">
      <w:pPr>
        <w:pStyle w:val="NoSpacing"/>
        <w:ind w:left="1872"/>
      </w:pPr>
      <w:r>
        <w:t>Designing for classic iPad – use Portrait</w:t>
      </w:r>
    </w:p>
    <w:p w14:paraId="5CDBBFF8" w14:textId="77777777" w:rsidR="00855BC0" w:rsidRDefault="00855BC0" w:rsidP="00855BC0">
      <w:pPr>
        <w:pStyle w:val="NoSpacing"/>
        <w:ind w:left="1872"/>
      </w:pPr>
      <w:r>
        <w:t>Graphical elements – make buttons obvious for pressing, not separate ‘enter’ button</w:t>
      </w:r>
    </w:p>
    <w:p w14:paraId="75608520" w14:textId="77777777" w:rsidR="00855BC0" w:rsidRDefault="00855BC0" w:rsidP="00855BC0">
      <w:pPr>
        <w:pStyle w:val="NoSpacing"/>
        <w:ind w:left="1872"/>
      </w:pPr>
      <w:r>
        <w:t>Home Page – make these 3-d buttons</w:t>
      </w:r>
    </w:p>
    <w:p w14:paraId="12E01C61" w14:textId="77777777" w:rsidR="00855BC0" w:rsidRDefault="00855BC0" w:rsidP="00855BC0">
      <w:pPr>
        <w:pStyle w:val="NoSpacing"/>
        <w:ind w:left="1872"/>
      </w:pPr>
      <w:r>
        <w:t>Energy – Floor plan – Map assign plus an Access Page</w:t>
      </w:r>
    </w:p>
    <w:p w14:paraId="3AAD838A" w14:textId="77777777" w:rsidR="00855BC0" w:rsidRDefault="00855BC0" w:rsidP="00855BC0">
      <w:pPr>
        <w:pStyle w:val="NoSpacing"/>
        <w:ind w:left="1872"/>
      </w:pPr>
      <w:r>
        <w:t>Change Pills display to provide lower level screen with more information</w:t>
      </w:r>
    </w:p>
    <w:p w14:paraId="2D9C17DB" w14:textId="77777777" w:rsidR="00855BC0" w:rsidRDefault="00855BC0" w:rsidP="00855BC0">
      <w:pPr>
        <w:pStyle w:val="NoSpacing"/>
        <w:ind w:left="432"/>
      </w:pPr>
      <w:r>
        <w:t>29</w:t>
      </w:r>
      <w:r w:rsidRPr="0035599B">
        <w:rPr>
          <w:vertAlign w:val="superscript"/>
        </w:rPr>
        <w:t>th</w:t>
      </w:r>
      <w:r>
        <w:t xml:space="preserve"> January 2019: Sam and Gordon met as Mary was at a meeting off-campus</w:t>
      </w:r>
    </w:p>
    <w:p w14:paraId="584BF46A" w14:textId="77777777" w:rsidR="00855BC0" w:rsidRDefault="00855BC0" w:rsidP="00855BC0">
      <w:pPr>
        <w:pStyle w:val="NoSpacing"/>
        <w:ind w:left="1152"/>
      </w:pPr>
      <w:r>
        <w:t>Changes to Interface to incorporate lecture details</w:t>
      </w:r>
    </w:p>
    <w:p w14:paraId="74EC67C3" w14:textId="77777777" w:rsidR="00855BC0" w:rsidRDefault="00855BC0" w:rsidP="00855BC0">
      <w:pPr>
        <w:pStyle w:val="NoSpacing"/>
        <w:ind w:left="432"/>
      </w:pPr>
      <w:r>
        <w:t>31</w:t>
      </w:r>
      <w:r w:rsidRPr="0035599B">
        <w:rPr>
          <w:vertAlign w:val="superscript"/>
        </w:rPr>
        <w:t>st</w:t>
      </w:r>
      <w:r>
        <w:t xml:space="preserve"> January 2019: Group Meeting</w:t>
      </w:r>
    </w:p>
    <w:p w14:paraId="2C559B34" w14:textId="77777777" w:rsidR="00855BC0" w:rsidRDefault="00855BC0" w:rsidP="00855BC0">
      <w:pPr>
        <w:pStyle w:val="NoSpacing"/>
        <w:ind w:left="1152"/>
      </w:pPr>
      <w:r>
        <w:t>Sam did a walk-through of Interaction Design with Mary</w:t>
      </w:r>
    </w:p>
    <w:p w14:paraId="6B2FDB00" w14:textId="77777777" w:rsidR="00855BC0" w:rsidRDefault="00855BC0" w:rsidP="00855BC0">
      <w:pPr>
        <w:pStyle w:val="NoSpacing"/>
        <w:ind w:left="1152"/>
      </w:pPr>
      <w:r>
        <w:t>Gordon and Mary offered additional suggestions, Sam still had some work he planned but had not yet implemented</w:t>
      </w:r>
    </w:p>
    <w:p w14:paraId="25F18949" w14:textId="77777777" w:rsidR="00855BC0" w:rsidRDefault="00855BC0" w:rsidP="00855BC0">
      <w:pPr>
        <w:pStyle w:val="NoSpacing"/>
        <w:ind w:left="1152"/>
      </w:pPr>
      <w:r>
        <w:t>Discussion was about robot – what did it look like, could Interaction Panel show robot had received request/was moving to comply/had returned with item and how user could confirm</w:t>
      </w:r>
    </w:p>
    <w:p w14:paraId="3E2C79C8" w14:textId="77777777" w:rsidR="00855BC0" w:rsidRDefault="00855BC0" w:rsidP="00855BC0">
      <w:pPr>
        <w:pStyle w:val="NoSpacing"/>
        <w:ind w:left="1152"/>
      </w:pPr>
      <w:r>
        <w:t>Confusion that Sam and Gordon had not seen Vision announcement of presentation times – but Mary had from day before</w:t>
      </w:r>
    </w:p>
    <w:p w14:paraId="4B48B357" w14:textId="77777777" w:rsidR="00855BC0" w:rsidRDefault="00855BC0" w:rsidP="00855BC0">
      <w:pPr>
        <w:pStyle w:val="NoSpacing"/>
        <w:ind w:left="1152"/>
      </w:pPr>
      <w:r>
        <w:t>Did the research show that design made use of personal experience as well as readings?</w:t>
      </w:r>
    </w:p>
    <w:p w14:paraId="3F14E799" w14:textId="77777777" w:rsidR="00855BC0" w:rsidRDefault="00855BC0" w:rsidP="00855BC0">
      <w:pPr>
        <w:pStyle w:val="NoSpacing"/>
        <w:ind w:left="1152"/>
      </w:pPr>
      <w:r>
        <w:t>Decision which member would do what part in presentation</w:t>
      </w:r>
    </w:p>
    <w:p w14:paraId="2005AE01" w14:textId="77777777" w:rsidR="00855BC0" w:rsidRDefault="00855BC0" w:rsidP="00855BC0">
      <w:pPr>
        <w:pStyle w:val="NoSpacing"/>
        <w:ind w:left="1152"/>
      </w:pPr>
      <w:r>
        <w:t>Confirmation that Tuesday Group Meeting would be reserved for Interaction Design project work through remainder of term – Mary to book for group</w:t>
      </w:r>
    </w:p>
    <w:p w14:paraId="14F1128A" w14:textId="77777777" w:rsidR="00855BC0" w:rsidRDefault="00855BC0" w:rsidP="00855BC0">
      <w:pPr>
        <w:pStyle w:val="NoSpacing"/>
        <w:ind w:left="432"/>
      </w:pPr>
      <w:r>
        <w:t>1</w:t>
      </w:r>
      <w:r w:rsidRPr="00DA2465">
        <w:rPr>
          <w:vertAlign w:val="superscript"/>
        </w:rPr>
        <w:t>st</w:t>
      </w:r>
      <w:r>
        <w:t xml:space="preserve"> February 2019: Feedback notes from Presentation</w:t>
      </w:r>
    </w:p>
    <w:p w14:paraId="7F60F81E" w14:textId="77777777" w:rsidR="00855BC0" w:rsidRDefault="00855BC0" w:rsidP="00855BC0">
      <w:pPr>
        <w:pStyle w:val="NoSpacing"/>
        <w:ind w:left="1152"/>
      </w:pPr>
      <w:r w:rsidRPr="00DA2465">
        <w:rPr>
          <w:noProof/>
          <w:lang w:eastAsia="en-GB"/>
        </w:rPr>
        <w:lastRenderedPageBreak/>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048"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">
                <v:rect id="Rectangle 309" o:spid="_x0000_s1049" style="position:absolute;left:64465;top:125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cisQA&#10;AADcAAAADwAAAGRycy9kb3ducmV2LnhtbESPQWsCMRCF7wX/QxjBW01UaHU1igiV9uChVvQ6bMbd&#10;1WSyJKlu/70pFHp8vHnfm7dYdc6KG4XYeNYwGioQxKU3DVcaDl9vz1MQMSEbtJ5Jww9FWC17Twss&#10;jL/zJ932qRIZwrFADXVKbSFlLGtyGIe+Jc7e2QeHKctQSRPwnuHOyrFSL9Jhw7mhxpY2NZXX/bfL&#10;bwT7epC744e9RrxItdmeTrOt1oN+t56DSNSl/+O/9LvRMFEz+B2TC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M3IrEAAAA3AAAAA8AAAAAAAAAAAAAAAAAmAIAAGRycy9k&#10;b3ducmV2LnhtbFBLBQYAAAAABAAEAPUAAACJAwAAAAA=&#10;" fillcolor="#e5b8b7 [1301]" strokecolor="#c0504d [3205]" strokeweight="2pt"/>
                <v:shape id="Picture 310" o:spid="_x0000_s1050" type="#_x0000_t75" style="position:absolute;left:17660;top:5653;width:27644;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5ljBAAAA3AAAAA8AAABkcnMvZG93bnJldi54bWxET8uKwjAU3Qv+Q7gDsymaqiClGmUQlWHU&#10;hTqzvzS3D2xuShNr5+/NQnB5OO/luje16Kh1lWUFk3EMgjizuuJCwe91N0pAOI+ssbZMCv7JwXo1&#10;HCwx1fbBZ+ouvhAhhF2KCkrvm1RKl5Vk0I1tQxy43LYGfYBtIXWLjxBuajmN47k0WHFoKLGhTUnZ&#10;7XI3Ck758WBzuU+q6OfeTa/baPcXRUp9fvRfCxCeev8Wv9zfWsFsEuaHM+EI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U5ljBAAAA3AAAAA8AAAAAAAAAAAAAAAAAnwIA&#10;AGRycy9kb3ducmV2LnhtbFBLBQYAAAAABAAEAPcAAACNAwAAAAA=&#10;">
                  <v:imagedata r:id="rId71" o:title="tab"/>
                </v:shape>
                <v:shape id="Picture 311" o:spid="_x0000_s1051" type="#_x0000_t75" style="position:absolute;top:5653;width:23042;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Q5lnGAAAA3AAAAA8AAABkcnMvZG93bnJldi54bWxEj09rwkAUxO8Fv8PyhN7qJi2IRNdQtBbx&#10;Iv5B7O2RfU1Cs2/T3W1M/fSuUOhxmJnfMLO8N43oyPnasoJ0lIAgLqyuuVRwPKyeJiB8QNbYWCYF&#10;v+Qhnw8eZphpe+EddftQighhn6GCKoQ2k9IXFRn0I9sSR+/TOoMhSldK7fAS4aaRz0kylgZrjgsV&#10;trSoqPja/xgFm8PYbfj9bdl+k/m4+u16dTpbpR6H/esURKA+/If/2mut4CVN4X4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DmWcYAAADcAAAADwAAAAAAAAAAAAAA&#10;AACfAgAAZHJzL2Rvd25yZXYueG1sUEsFBgAAAAAEAAQA9wAAAJIDAAAAAA==&#10;">
                  <v:imagedata r:id="rId72" o:title="tab"/>
                </v:shape>
                <v:shape id="TextBox 4" o:spid="_x0000_s1052" type="#_x0000_t202" style="position:absolute;left:3430;width:33844;height:7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14:paraId="218AB451"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3" style="position:absolute;left:2538;top:9959;width:76329;height:3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9vcQA&#10;AADcAAAADwAAAGRycy9kb3ducmV2LnhtbESPQWsCMRCF7wX/Qxiht5q1gtXVKCJU9NBDddHrsBl3&#10;V5PJkqS6/vumUPD4ePO+N2++7KwRN/KhcaxgOMhAEJdON1wpKA6fbxMQISJrNI5JwYMCLBe9lznm&#10;2t35m277WIkE4ZCjgjrGNpcylDVZDAPXEifv7LzFmKSvpPZ4T3Br5HuWjaXFhlNDjS2tayqv+x+b&#10;3vDmo5Bfx525BrzIbL05naYbpV773WoGIlIXn8f/6a1WMBqO4G9MI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fb3EAAAA3AAAAA8AAAAAAAAAAAAAAAAAmAIAAGRycy9k&#10;b3ducmV2LnhtbFBLBQYAAAAABAAEAPUAAACJAwAAAAA=&#10;" fillcolor="#e5b8b7 [1301]" strokecolor="#c0504d [3205]" strokeweight="2pt"/>
                <v:shape id="Picture 314" o:spid="_x0000_s1054" type="#_x0000_t75" style="position:absolute;left:2871;top:869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OUDDAAAA3AAAAA8AAABkcnMvZG93bnJldi54bWxEj0+LwjAUxO8LfofwBG9rWt2tUo0iQkHY&#10;y65/7o/m2Vabl9JEW7+9WRA8DjPzG2a57k0t7tS6yrKCeByBIM6trrhQcDxkn3MQziNrrC2Tggc5&#10;WK8GH0tMte34j+57X4gAYZeigtL7JpXS5SUZdGPbEAfvbFuDPsi2kLrFLsBNLSdRlEiDFYeFEhva&#10;lpRf9zejgLfJNye/p0l/o+xnll1O1ayLlRoN+80ChKfev8Ov9k4rmMZf8H8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85QMMAAADcAAAADwAAAAAAAAAAAAAAAACf&#10;AgAAZHJzL2Rvd25yZXYueG1sUEsFBgAAAAAEAAQA9wAAAI8DAAAAAA==&#10;" fillcolor="#4f81bd [3204]" strokecolor="black [3213]">
                  <v:imagedata r:id="rId73" o:title=""/>
                  <v:shadow color="#eeece1 [3214]"/>
                </v:shape>
                <v:shape id="Picture 315" o:spid="_x0000_s1055" type="#_x0000_t75" style="position:absolute;left:3051;top:7798;width:9812;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TnNvDAAAA3AAAAA8AAABkcnMvZG93bnJldi54bWxEj0+LwjAUxO/CfofwFvamaV1sl2qURSgs&#10;ePHPen80z7bavJQm2vrtjSB4HGbmN8xiNZhG3KhztWUF8SQCQVxYXXOp4P+Qj39AOI+ssbFMCu7k&#10;YLX8GC0w07bnHd32vhQBwi5DBZX3bSalKyoy6Ca2JQ7eyXYGfZBdKXWHfYCbRk6jKJEGaw4LFba0&#10;rqi47K9GAa+TGSfb43S4Ur5J8/OxTvtYqa/P4XcOwtPg3+FX+08r+I5n8DwTjo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Oc28MAAADcAAAADwAAAAAAAAAAAAAAAACf&#10;AgAAZHJzL2Rvd25yZXYueG1sUEsFBgAAAAAEAAQA9wAAAI8DAAAAAA==&#10;" fillcolor="#4f81bd [3204]" strokecolor="black [3213]">
                  <v:imagedata r:id="rId73" o:title=""/>
                  <v:shadow color="#eeece1 [3214]"/>
                </v:shape>
                <v:shape id="TextBox 18" o:spid="_x0000_s1056" type="#_x0000_t202" style="position:absolute;left:2818;top:6358;width:1820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2CB5F6BA"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7" type="#_x0000_t75" style="position:absolute;left:3186;top:923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NpzfDAAAA3AAAAA8AAABkcnMvZG93bnJldi54bWxEj0Frg0AUhO+F/IflBXKrqynVYrMJQRAK&#10;ubRpvT/cV7Vx34q7RvPvs4VCj8PMfMPsDovpxZVG11lWkEQxCOLa6o4bBV+f5eMLCOeRNfaWScGN&#10;HBz2q4cd5trO/EHXs29EgLDLUUHr/ZBL6eqWDLrIDsTB+7ajQR/k2Eg94hzgppfbOE6lwY7DQosD&#10;FS3Vl/NkFHCRPnP6Xm2XicpTVv5UXTYnSm3Wy/EVhKfF/4f/2m9awVOSwe+ZcAT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2nN8MAAADcAAAADwAAAAAAAAAAAAAAAACf&#10;AgAAZHJzL2Rvd25yZXYueG1sUEsFBgAAAAAEAAQA9wAAAI8DAAAAAA==&#10;" fillcolor="#4f81bd [3204]" strokecolor="black [3213]">
                  <v:imagedata r:id="rId73" o:title=""/>
                  <v:shadow color="#eeece1 [3214]"/>
                </v:shape>
                <v:shape id="TextBox 20" o:spid="_x0000_s1058" type="#_x0000_t202" style="position:absolute;left:20540;top:6358;width:1820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14:paraId="7FA62B24" w14:textId="77777777" w:rsidR="00855BC0" w:rsidRDefault="00855BC0"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59" type="#_x0000_t75" style="position:absolute;left:17335;top:10748;width:48876;height:31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Ib7EAAAA3AAAAA8AAABkcnMvZG93bnJldi54bWxEj0FrwkAUhO+C/2F5Qm+6MS3Fpq6iQmmv&#10;xlo9PrOvSTD7Nuxuk/Tfu0Khx2FmvmGW68E0oiPna8sK5rMEBHFhdc2lgs/D23QBwgdkjY1lUvBL&#10;Htar8WiJmbY976nLQykihH2GCqoQ2kxKX1Rk0M9sSxy9b+sMhihdKbXDPsJNI9MkeZYGa44LFba0&#10;q6i45j9GQfp+yvUZv7bJ/njw9uLOOtVPSj1Mhs0riEBD+A//tT+0gsf5C9zPxCM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gIb7EAAAA3AAAAA8AAAAAAAAAAAAAAAAA&#10;nwIAAGRycy9kb3ducmV2LnhtbFBLBQYAAAAABAAEAPcAAACQAwAAAAA=&#10;">
                  <v:imagedata r:id="rId74" o:title="plan"/>
                </v:shape>
                <v:shape id="TextBox 16" o:spid="_x0000_s1060" type="#_x0000_t202" style="position:absolute;left:20540;top:14999;width:108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14:paraId="27881514"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1" type="#_x0000_t202" style="position:absolute;left:43583;top:14279;width:108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14:paraId="735172C9"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2" style="position:absolute;left:19227;top:13315;width:14402;height:16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84cUA&#10;AADcAAAADwAAAGRycy9kb3ducmV2LnhtbESPzWrDMBCE74W+g9hCbo0cF5LiRjahkNBLID99gK21&#10;kZ1YK9eSHefto0Chx2FmvmGWxWgbMVDna8cKZtMEBHHpdM1Gwfdx/foOwgdkjY1jUnAjD0X+/LTE&#10;TLsr72k4BCMihH2GCqoQ2kxKX1Zk0U9dSxy9k+sshig7I3WH1wi3jUyTZC4t1hwXKmzps6Lycuit&#10;gn4wi0Uz7Pqz+TnO9ltzw99NrdTkZVx9gAg0hv/wX/tLK3hLU3ic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DzhxQAAANwAAAAPAAAAAAAAAAAAAAAAAJgCAABkcnMv&#10;ZG93bnJldi54bWxQSwUGAAAAAAQABAD1AAAAigMAAAAA&#10;" fillcolor="black" stroked="f" strokeweight="2pt">
                  <v:fill opacity="37265f"/>
                </v:rect>
                <v:shape id="TextBox 30" o:spid="_x0000_s1063" type="#_x0000_t202" style="position:absolute;left:43583;top:27961;width:159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14:paraId="16852EC6"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4" type="#_x0000_t202" style="position:absolute;left:20540;top:30841;width:1175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14:paraId="1B1E7A8C"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5" type="#_x0000_t202" style="position:absolute;left:30888;top:19957;width:15936;height:36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p8QA&#10;AADcAAAADwAAAGRycy9kb3ducmV2LnhtbESP3YrCMBSE7wXfIRzBO02rrCvVKCooi9sbfx7g0Bzb&#10;YnNSmmjrPv1GWNjLYWa+YZbrzlTiSY0rLSuIxxEI4szqknMF18t+NAfhPLLGyjIpeJGD9arfW2Ki&#10;bcsnep59LgKEXYIKCu/rREqXFWTQjW1NHLybbQz6IJtc6gbbADeVnETRTBosOSwUWNOuoOx+fhgF&#10;j/a74t0xTQ+zz5/TPs3itNvGSg0H3WYBwlPn/8N/7S+tYDr5gPe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P6fEAAAA3AAAAA8AAAAAAAAAAAAAAAAAmAIAAGRycy9k&#10;b3ducmV2LnhtbFBLBQYAAAAABAAEAPUAAACJAwAAAAA=&#10;" filled="f" stroked="f">
                  <v:textbox>
                    <w:txbxContent>
                      <w:p w14:paraId="46521E9D" w14:textId="77777777" w:rsidR="00855BC0" w:rsidRDefault="00855BC0"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6" type="#_x0000_t75" style="position:absolute;left:47903;top:15144;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2UHFAAAA3AAAAA8AAABkcnMvZG93bnJldi54bWxEj0FrwkAUhO9C/8PyhN50Y6pSUjdBCoWW&#10;IsQo7fWRfWaD2bchu9X037uFgsdh5pthNsVoO3GhwbeOFSzmCQji2umWGwXHw9vsGYQPyBo7x6Tg&#10;lzwU+cNkg5l2V97TpQqNiCXsM1RgQugzKX1tyKKfu544eic3WAxRDo3UA15jue1kmiRrabHluGCw&#10;p1dD9bn6sQqeVt/10lRl6cbU7z7Lr9V2138o9Tgdty8gAo3hHv6n33Xk0jX8nYlH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9lBxQAAANwAAAAPAAAAAAAAAAAAAAAA&#10;AJ8CAABkcnMvZG93bnJldi54bWxQSwUGAAAAAAQABAD3AAAAkQMAAAAA&#10;">
                  <v:imagedata r:id="rId75" o:title="ligth_on"/>
                </v:shape>
                <v:shape id="Picture 327" o:spid="_x0000_s1067" type="#_x0000_t75" style="position:absolute;left:34073;top:21151;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fNrFAAAA3AAAAA8AAABkcnMvZG93bnJldi54bWxEj91qwkAUhO+FvsNyhN6ZjfGnJbqKFISW&#10;IqSx1NtD9pgNZs+G7Fbj23cLhV4OM98Ms94OthVX6n3jWME0SUEQV043XCv4PO4nzyB8QNbYOiYF&#10;d/Kw3TyM1phrd+MPupahFrGEfY4KTAhdLqWvDFn0ieuIo3d2vcUQZV9L3eMtlttWZmm6lBYbjgsG&#10;O3oxVF3Kb6tgtjhVc1MWhRsyf3gvvha7Q/em1ON42K1ABBrCf/iPftWRy57g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H3zaxQAAANwAAAAPAAAAAAAAAAAAAAAA&#10;AJ8CAABkcnMvZG93bnJldi54bWxQSwUGAAAAAAQABAD3AAAAkQMAAAAA&#10;">
                  <v:imagedata r:id="rId75" o:title="ligth_on"/>
                </v:shape>
                <v:rect id="Rectangle 328" o:spid="_x0000_s1068" style="position:absolute;left:19100;top:30005;width:14529;height:10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LC8AA&#10;AADcAAAADwAAAGRycy9kb3ducmV2LnhtbERPzYrCMBC+C75DmAVvmqqg0jXKIrjsRVDrA4zNbFpt&#10;JrVJa317c1jY48f3v972thIdNb50rGA6SUAQ506XbBRcsv14BcIHZI2VY1LwIg/bzXCwxlS7J5+o&#10;OwcjYgj7FBUUIdSplD4vyKKfuJo4cr+usRgibIzUDT5juK3kLEkW0mLJsaHAmnYF5fdzaxW0nVku&#10;q+7Y3sw1m54O5oWP71Kp0Uf/9QkiUB/+xX/uH61gPotr45l4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LC8AAAADcAAAADwAAAAAAAAAAAAAAAACYAgAAZHJzL2Rvd25y&#10;ZXYueG1sUEsFBgAAAAAEAAQA9QAAAIUDAAAAAA==&#10;" fillcolor="black" stroked="f" strokeweight="2pt">
                  <v:fill opacity="37265f"/>
                </v:rect>
                <v:rect id="Rectangle 329" o:spid="_x0000_s1069" style="position:absolute;left:42178;top:26521;width:19407;height:13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ukMUA&#10;AADcAAAADwAAAGRycy9kb3ducmV2LnhtbESP0WrCQBRE3wv+w3IF3+omFrRGN1IKLb4IVfsB1+x1&#10;E83eTbObGP++Wyj4OMzMGWa9GWwtemp95VhBOk1AEBdOV2wUfB8/nl9B+ICssXZMCu7kYZOPntaY&#10;aXfjPfWHYESEsM9QQRlCk0npi5Is+qlriKN3dq3FEGVrpG7xFuG2lrMkmUuLFceFEht6L6m4Hjqr&#10;oOvNYlH3X93FnI7pfmfu+PNZKTUZD28rEIGG8Aj/t7dawctsC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K6QxQAAANwAAAAPAAAAAAAAAAAAAAAAAJgCAABkcnMv&#10;ZG93bnJldi54bWxQSwUGAAAAAAQABAD1AAAAigMAAAAA&#10;" fillcolor="black" stroked="f" strokeweight="2pt">
                  <v:fill opacity="37265f"/>
                </v:rect>
                <v:shape id="Picture 330" o:spid="_x0000_s1070" type="#_x0000_t75" style="position:absolute;left:22062;top:3084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hLyHEAAAA3AAAAA8AAABkcnMvZG93bnJldi54bWxET8tqg0AU3RfyD8MNdNeMjSQEm1FKqGCz&#10;aMhj093FuVGJc8c6U7X9+s6ikOXhvLfZZFoxUO8aywqeFxEI4tLqhisFl3P+tAHhPLLG1jIp+CEH&#10;WTp72GKi7chHGk6+EiGEXYIKau+7REpX1mTQLWxHHLir7Q36APtK6h7HEG5auYyitTTYcGiosaNd&#10;TeXt9G0UFLvP88ot3zbWf/yO+3cjq6/8oNTjfHp9AeFp8nfxv7vQCuI4zA9nwhGQ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hLyHEAAAA3AAAAA8AAAAAAAAAAAAAAAAA&#10;nwIAAGRycy9kb3ducmV2LnhtbFBLBQYAAAAABAAEAPcAAACQAwAAAAA=&#10;">
                  <v:imagedata r:id="rId76" o:title="ligth_off"/>
                </v:shape>
                <v:shape id="Picture 331" o:spid="_x0000_s1071" type="#_x0000_t75" style="position:absolute;left:47195;top:2940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tirrFAAAA3AAAAA8AAABkcnMvZG93bnJldi54bWxEj0GLwjAUhO8L/ofwBG9rqqJI1ygiCurB&#10;xeplb4/mbVu2ealNtNVfbxYEj8PMfMPMFq0pxY1qV1hWMOhHIIhTqwvOFJxPm88pCOeRNZaWScGd&#10;HCzmnY8Zxto2fKRb4jMRIOxiVJB7X8VSujQng65vK+Lg/draoA+yzqSusQlwU8phFE2kwYLDQo4V&#10;rXJK/5KrUbBd/ZzGbrieWn94NPudkdll861Ur9suv0B4av07/GpvtYLRaAD/Z8IRkP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LYq6xQAAANwAAAAPAAAAAAAAAAAAAAAA&#10;AJ8CAABkcnMvZG93bnJldi54bWxQSwUGAAAAAAQABAD3AAAAkQMAAAAA&#10;">
                  <v:imagedata r:id="rId76" o:title="ligth_off"/>
                </v:shape>
                <v:shape id="Picture 332" o:spid="_x0000_s1072" type="#_x0000_t75" style="position:absolute;left:22062;top:16846;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M3FAAAA3AAAAA8AAABkcnMvZG93bnJldi54bWxEj0+LwjAUxO8L+x3CE/a2plYUqUYRUXA9&#10;uPjn4u3RPNti89Jtoq1+erMgeBxm5jfMZNaaUtyodoVlBb1uBII4tbrgTMHxsPoegXAeWWNpmRTc&#10;ycFs+vkxwUTbhnd02/tMBAi7BBXk3leJlC7NyaDr2oo4eGdbG/RB1pnUNTYBbkoZR9FQGiw4LORY&#10;0SKn9LK/GgXrxekwcPFyZP320Wx+jMz+Vr9KfXXa+RiEp9a/w6/2Wivo92P4PxOO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xTNxQAAANwAAAAPAAAAAAAAAAAAAAAA&#10;AJ8CAABkcnMvZG93bnJldi54bWxQSwUGAAAAAAQABAD3AAAAkQMAAAAA&#10;">
                  <v:imagedata r:id="rId76" o:title="ligth_off"/>
                </v:shape>
                <v:shape id="TextBox 43" o:spid="_x0000_s1073" type="#_x0000_t202" style="position:absolute;left:64794;top:1318;width:1551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14:paraId="1689CDF2" w14:textId="77777777" w:rsidR="00855BC0" w:rsidRDefault="00855BC0"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4" type="#_x0000_t75" style="position:absolute;left:378;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Zp/FAAAA3AAAAA8AAABkcnMvZG93bnJldi54bWxEj0FrwkAUhO9C/8PyBG9mY1OkTV2lKEWh&#10;xWpaen5kX5Ng9m3YXTX++64geBxm5htmtuhNK07kfGNZwSRJQRCXVjdcKfj5fh8/g/ABWWNrmRRc&#10;yMNi/jCYYa7tmfd0KkIlIoR9jgrqELpcSl/WZNAntiOO3p91BkOUrpLa4TnCTSsf03QqDTYcF2rs&#10;aFlTeSiORoFr9Mvqa7tqi+53fciWtrp8fO6UGg37t1cQgfpwD9/aG60gy57geiYe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2afxQAAANwAAAAPAAAAAAAAAAAAAAAA&#10;AJ8CAABkcnMvZG93bnJldi54bWxQSwUGAAAAAAQABAD3AAAAkQMAAAAA&#10;" fillcolor="#4f81bd [3204]" strokecolor="black [3213]">
                  <v:imagedata r:id="rId77" o:title=""/>
                  <v:shadow color="#eeece1 [3214]"/>
                </v:shape>
                <v:shape id="Picture 335" o:spid="_x0000_s1075" type="#_x0000_t75" style="position:absolute;left:65829;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QuLCAAAA3AAAAA8AAABkcnMvZG93bnJldi54bWxEj92KwjAUhO8XfIdwBO/WtIpLt2sUEQRB&#10;KPh3f9qcbbs2J6WJWt/eCMJeDjPzDTNf9qYRN+pcbVlBPI5AEBdW11wqOB03nwkI55E1NpZJwYMc&#10;LBeDjzmm2t55T7eDL0WAsEtRQeV9m0rpiooMurFtiYP3azuDPsiulLrDe4CbRk6i6EsarDksVNjS&#10;uqLicrgaBXmC2Z/Mmmz3oDhmPuftt8mVGg371Q8IT73/D7/bW61gOp3B60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HELiwgAAANwAAAAPAAAAAAAAAAAAAAAAAJ8C&#10;AABkcnMvZG93bnJldi54bWxQSwUGAAAAAAQABAD3AAAAjgMAAAAA&#10;">
                  <v:imagedata r:id="rId78" o:title="button_1"/>
                </v:shape>
                <v:shape id="TextBox 33" o:spid="_x0000_s1076" type="#_x0000_t202" style="position:absolute;left:69399;top:44523;width:1018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14:paraId="247622D8" w14:textId="77777777" w:rsidR="00855BC0" w:rsidRDefault="00855BC0"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t>Energy Displays: Need motivation for interaction. Currently not showing actual usage which can provide motivation.</w:t>
      </w:r>
    </w:p>
    <w:p w14:paraId="461B9BBF" w14:textId="77777777" w:rsidR="00855BC0" w:rsidRDefault="00855BC0" w:rsidP="00855BC0">
      <w:pPr>
        <w:pStyle w:val="NoSpacing"/>
        <w:ind w:left="1152"/>
      </w:pPr>
      <w:r>
        <w:t xml:space="preserve">Exercises: Need motivation to engage in exercise. Thought: add social element. </w:t>
      </w:r>
    </w:p>
    <w:p w14:paraId="2C32CA2D" w14:textId="77777777" w:rsidR="00855BC0" w:rsidRDefault="00855BC0" w:rsidP="00855BC0">
      <w:pPr>
        <w:pStyle w:val="NoSpacing"/>
        <w:ind w:left="1152"/>
      </w:pPr>
      <w:r>
        <w:t>Other motivational options?</w:t>
      </w:r>
    </w:p>
    <w:p w14:paraId="3382E761" w14:textId="77777777" w:rsidR="00855BC0" w:rsidRDefault="00855BC0" w:rsidP="00855BC0">
      <w:pPr>
        <w:pStyle w:val="NoSpacing"/>
        <w:ind w:left="1152"/>
      </w:pPr>
      <w:r>
        <w:t>Medicine Display: No indication when missed dosage.</w:t>
      </w:r>
    </w:p>
    <w:p w14:paraId="3FF35592" w14:textId="77777777" w:rsidR="00855BC0" w:rsidRDefault="00855BC0" w:rsidP="00855BC0">
      <w:pPr>
        <w:pStyle w:val="NoSpacing"/>
        <w:ind w:left="1152"/>
      </w:pPr>
      <w:r>
        <w:t>Personas: Build existing personas so that more than just one generic one.</w:t>
      </w:r>
    </w:p>
    <w:p w14:paraId="71F8DD67" w14:textId="77777777" w:rsidR="00855BC0" w:rsidRDefault="00855BC0">
      <w:r>
        <w:br w:type="page"/>
      </w:r>
    </w:p>
    <w:p w14:paraId="75269A01" w14:textId="754BA4A9" w:rsidR="00855BC0" w:rsidRDefault="00855BC0" w:rsidP="00855BC0">
      <w:pPr>
        <w:pStyle w:val="NoSpacing"/>
        <w:ind w:left="1152"/>
      </w:pPr>
      <w:r w:rsidRPr="006E54E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_x0000_s1077" style="position:absolute;left:0;text-align:left;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&#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">
                <v:shape id="Picture 338" o:spid="_x0000_s1078" type="#_x0000_t75" style="position:absolute;left:20162;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oDrCAAAA3AAAAA8AAABkcnMvZG93bnJldi54bWxET89rwjAUvgv7H8ITvIimTpCuGqVuCIK7&#10;qPP+aJ5NsXnpmkyrf705DDx+fL8Xq87W4kqtrxwrmIwTEMSF0xWXCn6Om1EKwgdkjbVjUnAnD6vl&#10;W2+BmXY33tP1EEoRQ9hnqMCE0GRS+sKQRT92DXHkzq61GCJsS6lbvMVwW8v3JJlJixXHBoMNfRoq&#10;Loc/q2CXpL/ma/0x2z/S4Xee52F76rRSg36Xz0EE6sJL/O/eagXTaVwbz8Qj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86A6wgAAANwAAAAPAAAAAAAAAAAAAAAAAJ8C&#10;AABkcnMvZG93bnJldi54bWxQSwUGAAAAAAQABAD3AAAAjgMAAAAA&#10;">
                  <v:imagedata r:id="rId83" o:title="Energy_button"/>
                </v:shape>
                <v:shape id="Picture 339" o:spid="_x0000_s1079" type="#_x0000_t75" style="position:absolute;left:38884;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rJp/GAAAA3AAAAA8AAABkcnMvZG93bnJldi54bWxEj09rwkAUxO+C32F5Qm+6sSmi0VWkKLR6&#10;qX8Qj8/sMwlm38bsVtNv7wpCj8PM/IaZzBpTihvVrrCsoN+LQBCnVhecKdjvlt0hCOeRNZaWScEf&#10;OZhN260JJtreeUO3rc9EgLBLUEHufZVI6dKcDLqerYiDd7a1QR9knUld4z3ATSnfo2ggDRYcFnKs&#10;6DOn9LL9NQqO19X3+fDxU44qHTfutBhcN+uVUm+dZj4G4anx/+FX+0sriOMRPM+EIy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smn8YAAADcAAAADwAAAAAAAAAAAAAA&#10;AACfAgAAZHJzL2Rvd25yZXYueG1sUEsFBgAAAAAEAAQA9wAAAJIDAAAAAA==&#10;">
                  <v:imagedata r:id="rId84" o:title="Exer_button"/>
                </v:shape>
                <v:shape id="Picture 340" o:spid="_x0000_s1080" type="#_x0000_t75" style="position:absolute;left:1440;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2cn7CAAAA3AAAAA8AAABkcnMvZG93bnJldi54bWxET89rwjAUvg/8H8ITvK2pOoarjVIEZbsM&#10;5txgt0fzbIvNS01iW//75TDY8eP7nW9H04qenG8sK5gnKQji0uqGKwWnz/3jCoQPyBpby6TgTh62&#10;m8lDjpm2A39QfwyViCHsM1RQh9BlUvqyJoM+sR1x5M7WGQwRukpqh0MMN61cpOmzNNhwbKixo11N&#10;5eV4Mwq+7i8H7Irv5fsVb+7644s32hdKzaZjsQYRaAz/4j/3q1awfIrz45l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9nJ+wgAAANwAAAAPAAAAAAAAAAAAAAAAAJ8C&#10;AABkcnMvZG93bnJldi54bWxQSwUGAAAAAAQABAD3AAAAjgMAAAAA&#10;">
                  <v:imagedata r:id="rId85" o:title=""/>
                </v:shape>
                <v:shape id="TextBox 3" o:spid="_x0000_s1081" type="#_x0000_t202" style="position:absolute;top:2222;width:7632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63695822" w14:textId="77777777" w:rsidR="00855BC0" w:rsidRPr="006E54E8" w:rsidRDefault="00855BC0"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2" type="#_x0000_t75" style="position:absolute;left:57985;top:15903;width:16903;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IaQjDAAAA3AAAAA8AAABkcnMvZG93bnJldi54bWxEj0FrAjEUhO8F/0N4greaVUuRrVG0qPRW&#10;uis9v25eN6ublyVJ3fXfN4WCx2Hmm2FWm8G24ko+NI4VzKYZCOLK6YZrBafy8LgEESKyxtYxKbhR&#10;gM169LDCXLueP+haxFqkEg45KjAxdrmUoTJkMUxdR5y8b+ctxiR9LbXHPpXbVs6z7FlabDgtGOzo&#10;1VB1KX6sgsX5fXeoy0/aR+P7Y/lV7C99odRkPGxfQEQa4j38T7/pxD3N4e9MOgJ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hpCMMAAADcAAAADwAAAAAAAAAAAAAAAACf&#10;AgAAZHJzL2Rvd25yZXYueG1sUEsFBgAAAAAEAAQA9wAAAI8DAAAAAA==&#10;">
                  <v:imagedata r:id="rId86" o:title=""/>
                </v:shape>
                <v:shape id="TextBox 8" o:spid="_x0000_s1083" type="#_x0000_t202" style="position:absolute;left:62646;top:42665;width:24143;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183E53F0" w14:textId="77777777" w:rsidR="00855BC0" w:rsidRDefault="00855BC0"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4" style="position:absolute;left:61926;width:15842;height:4678" coordorigin="61926" coordsize="15841,4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5" o:spid="_x0000_s1085" style="position:absolute;left:6192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4MYA&#10;AADcAAAADwAAAGRycy9kb3ducmV2LnhtbESPT2vCQBTE74V+h+UJvdWN/aMSXaUUpYGeTAvq7ZF9&#10;TVKzb2N2TbbfvisUehxm5jfMch1MI3rqXG1ZwWScgCAurK65VPD5sb2fg3AeWWNjmRT8kIP16vZm&#10;iam2A++oz30pIoRdigoq79tUSldUZNCNbUscvS/bGfRRdqXUHQ4Rbhr5kCRTabDmuFBhS68VFaf8&#10;YhScpv3scAwm7If3/Htz3mUo3zKl7kbhZQHCU/D/4b92phU8Pj3D9U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4MYAAADcAAAADwAAAAAAAAAAAAAAAACYAgAAZHJz&#10;L2Rvd25yZXYueG1sUEsFBgAAAAAEAAQA9QAAAIsDAAAAAA==&#10;" fillcolor="#ccc0d9 [1303]" strokecolor="#8064a2 [3207]" strokeweight="2pt"/>
                  <v:shape id="TextBox 11" o:spid="_x0000_s1086" type="#_x0000_t202" style="position:absolute;left:62255;top:61;width:1551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14:paraId="30CA1B76" w14:textId="77777777" w:rsidR="00855BC0" w:rsidRDefault="00855BC0"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Default="00855BC0" w:rsidP="00855BC0">
      <w:pPr>
        <w:pStyle w:val="NoSpacing"/>
        <w:ind w:left="1152"/>
      </w:pPr>
    </w:p>
    <w:p w14:paraId="3F38B658" w14:textId="77777777" w:rsidR="00855BC0" w:rsidRDefault="00855BC0" w:rsidP="00855BC0">
      <w:pPr>
        <w:pStyle w:val="NoSpacing"/>
        <w:ind w:left="1152"/>
      </w:pPr>
    </w:p>
    <w:p w14:paraId="7DB819CB" w14:textId="77777777" w:rsidR="00855BC0" w:rsidRDefault="00855BC0" w:rsidP="00855BC0">
      <w:pPr>
        <w:pStyle w:val="NoSpacing"/>
        <w:ind w:left="1152"/>
      </w:pPr>
    </w:p>
    <w:p w14:paraId="1AC27A0F" w14:textId="77777777" w:rsidR="00855BC0" w:rsidRDefault="00855BC0" w:rsidP="00855BC0">
      <w:pPr>
        <w:pStyle w:val="NoSpacing"/>
        <w:ind w:left="1152"/>
      </w:pPr>
    </w:p>
    <w:p w14:paraId="31D147EC" w14:textId="77777777" w:rsidR="00855BC0" w:rsidRDefault="00855BC0" w:rsidP="00855BC0">
      <w:pPr>
        <w:pStyle w:val="NoSpacing"/>
        <w:ind w:left="1152"/>
      </w:pPr>
    </w:p>
    <w:p w14:paraId="44C10499" w14:textId="77777777" w:rsidR="00855BC0" w:rsidRDefault="00855BC0" w:rsidP="00855BC0">
      <w:pPr>
        <w:pStyle w:val="NoSpacing"/>
        <w:ind w:left="1152"/>
      </w:pPr>
    </w:p>
    <w:p w14:paraId="3BDA2F95" w14:textId="77777777" w:rsidR="00855BC0" w:rsidRDefault="00855BC0" w:rsidP="00855BC0">
      <w:pPr>
        <w:pStyle w:val="NoSpacing"/>
        <w:ind w:left="1152"/>
      </w:pPr>
    </w:p>
    <w:p w14:paraId="3C604457" w14:textId="77777777" w:rsidR="00855BC0" w:rsidRDefault="00855BC0" w:rsidP="00855BC0">
      <w:pPr>
        <w:pStyle w:val="NoSpacing"/>
        <w:ind w:left="1152"/>
      </w:pPr>
    </w:p>
    <w:p w14:paraId="542A95F2" w14:textId="77777777" w:rsidR="00855BC0" w:rsidRDefault="00855BC0" w:rsidP="00855BC0">
      <w:pPr>
        <w:pStyle w:val="NoSpacing"/>
        <w:ind w:left="1152"/>
      </w:pPr>
    </w:p>
    <w:p w14:paraId="00C744AD" w14:textId="77777777" w:rsidR="00855BC0" w:rsidRDefault="00855BC0" w:rsidP="00855BC0">
      <w:pPr>
        <w:pStyle w:val="NoSpacing"/>
        <w:ind w:left="1152"/>
      </w:pPr>
    </w:p>
    <w:p w14:paraId="2A52FCC6" w14:textId="77777777" w:rsidR="00855BC0" w:rsidRDefault="00855BC0" w:rsidP="00855BC0">
      <w:pPr>
        <w:pStyle w:val="NoSpacing"/>
        <w:ind w:left="1152"/>
      </w:pPr>
    </w:p>
    <w:p w14:paraId="4CB808ED" w14:textId="77777777" w:rsidR="00855BC0" w:rsidRDefault="00855BC0" w:rsidP="00855BC0">
      <w:pPr>
        <w:pStyle w:val="NoSpacing"/>
        <w:ind w:left="1152"/>
      </w:pPr>
    </w:p>
    <w:p w14:paraId="4B3B5380" w14:textId="77777777" w:rsidR="00855BC0" w:rsidRDefault="00855BC0" w:rsidP="00855BC0">
      <w:pPr>
        <w:pStyle w:val="NoSpacing"/>
        <w:ind w:left="1152"/>
      </w:pPr>
    </w:p>
    <w:p w14:paraId="3DFF2274" w14:textId="77777777" w:rsidR="00855BC0" w:rsidRDefault="00855BC0" w:rsidP="00855BC0">
      <w:pPr>
        <w:pStyle w:val="NoSpacing"/>
        <w:ind w:left="1152"/>
      </w:pPr>
    </w:p>
    <w:p w14:paraId="7FD98485" w14:textId="77777777" w:rsidR="00855BC0" w:rsidRDefault="00855BC0" w:rsidP="00855BC0">
      <w:pPr>
        <w:pStyle w:val="NoSpacing"/>
        <w:ind w:left="432"/>
      </w:pPr>
      <w:r>
        <w:t>5</w:t>
      </w:r>
      <w:r w:rsidRPr="000A032D">
        <w:rPr>
          <w:vertAlign w:val="superscript"/>
        </w:rPr>
        <w:t>th</w:t>
      </w:r>
      <w:r>
        <w:t xml:space="preserve"> February 2019: Group Meeting</w:t>
      </w:r>
    </w:p>
    <w:p w14:paraId="56BDCDFD" w14:textId="77777777" w:rsidR="00855BC0" w:rsidRDefault="00855BC0" w:rsidP="00855BC0">
      <w:pPr>
        <w:pStyle w:val="NoSpacing"/>
        <w:ind w:left="1152"/>
      </w:pPr>
      <w:r>
        <w:t>Redesign of Energy Display to take into account Feedback:</w:t>
      </w:r>
    </w:p>
    <w:p w14:paraId="4A943D80" w14:textId="77777777" w:rsidR="00855BC0" w:rsidRDefault="00855BC0" w:rsidP="00855BC0">
      <w:pPr>
        <w:pStyle w:val="NoSpacing"/>
        <w:ind w:left="1872"/>
      </w:pPr>
      <w:r>
        <w:t>Remove Floor Design – replace with bar charts to show day’s usage covering one week</w:t>
      </w:r>
    </w:p>
    <w:p w14:paraId="34082221" w14:textId="77777777" w:rsidR="00855BC0" w:rsidRDefault="00855BC0" w:rsidP="00855BC0">
      <w:pPr>
        <w:pStyle w:val="NoSpacing"/>
        <w:ind w:left="1152"/>
      </w:pPr>
      <w:r>
        <w:t xml:space="preserve">Energy pop-up tips on main Energy page </w:t>
      </w:r>
    </w:p>
    <w:p w14:paraId="37122288" w14:textId="77777777" w:rsidR="00855BC0" w:rsidRDefault="00855BC0" w:rsidP="00855BC0">
      <w:pPr>
        <w:pStyle w:val="NoSpacing"/>
        <w:ind w:left="1152"/>
      </w:pPr>
      <w:r>
        <w:t>Addition of Exercise Buddy to Exercise screens – Instructor, Image for you, and Image for Buddy – discussed but decided against</w:t>
      </w:r>
    </w:p>
    <w:p w14:paraId="4DC38D61" w14:textId="77777777" w:rsidR="00855BC0" w:rsidRDefault="00855BC0" w:rsidP="00855BC0">
      <w:pPr>
        <w:pStyle w:val="NoSpacing"/>
        <w:ind w:left="1152"/>
      </w:pPr>
      <w:r>
        <w:t>Add a button at the start of the ‘Add Exercises’ screen so user can suggest exercises</w:t>
      </w:r>
    </w:p>
    <w:p w14:paraId="62139123" w14:textId="77777777" w:rsidR="00855BC0" w:rsidRDefault="00855BC0" w:rsidP="00855BC0">
      <w:pPr>
        <w:pStyle w:val="NoSpacing"/>
        <w:ind w:left="1152"/>
      </w:pPr>
      <w:r>
        <w:t>Exercises give feedback as to how well user is performing the exercise</w:t>
      </w:r>
    </w:p>
    <w:p w14:paraId="23B3CFD2" w14:textId="77777777" w:rsidR="00855BC0" w:rsidRDefault="00855BC0" w:rsidP="00855BC0">
      <w:pPr>
        <w:pStyle w:val="NoSpacing"/>
        <w:ind w:left="1152"/>
      </w:pPr>
      <w:r>
        <w:t>Add Bowling, Add Golf – to give ‘pleasurable’ exercise to motivate.</w:t>
      </w:r>
    </w:p>
    <w:p w14:paraId="4438788A" w14:textId="77777777" w:rsidR="00855BC0" w:rsidRDefault="00855BC0" w:rsidP="00855BC0">
      <w:pPr>
        <w:pStyle w:val="NoSpacing"/>
        <w:ind w:left="1152"/>
      </w:pPr>
      <w:r>
        <w:t>Warnings on any of Main Menu Items makes button flash</w:t>
      </w:r>
    </w:p>
    <w:p w14:paraId="45752A63" w14:textId="77777777" w:rsidR="00855BC0" w:rsidRDefault="00855BC0" w:rsidP="00855BC0">
      <w:pPr>
        <w:pStyle w:val="NoSpacing"/>
        <w:ind w:left="1152"/>
      </w:pPr>
      <w:r>
        <w:t>Change to medicine selection – add tick mark</w:t>
      </w:r>
    </w:p>
    <w:p w14:paraId="3AE7F327" w14:textId="77777777" w:rsidR="00855BC0" w:rsidRDefault="00855BC0" w:rsidP="00855BC0">
      <w:pPr>
        <w:pStyle w:val="NoSpacing"/>
        <w:ind w:left="1152"/>
      </w:pPr>
      <w:r>
        <w:t>Report sections divided between group members, aim for 500 – 600 words each:</w:t>
      </w:r>
    </w:p>
    <w:p w14:paraId="6F67FB2D" w14:textId="77777777" w:rsidR="00855BC0" w:rsidRDefault="00855BC0" w:rsidP="00855BC0">
      <w:pPr>
        <w:pStyle w:val="NoSpacing"/>
        <w:ind w:left="1872"/>
      </w:pPr>
      <w:r>
        <w:t>Sam will do GUI Design Layout</w:t>
      </w:r>
    </w:p>
    <w:p w14:paraId="031BEFA7" w14:textId="77777777" w:rsidR="00855BC0" w:rsidRDefault="00855BC0" w:rsidP="00855BC0">
      <w:pPr>
        <w:pStyle w:val="NoSpacing"/>
        <w:ind w:left="1872"/>
      </w:pPr>
      <w:r>
        <w:t>Gordon will do Medicine content</w:t>
      </w:r>
    </w:p>
    <w:p w14:paraId="61C58859" w14:textId="77777777" w:rsidR="00855BC0" w:rsidRDefault="00855BC0" w:rsidP="00855BC0">
      <w:pPr>
        <w:pStyle w:val="NoSpacing"/>
        <w:ind w:left="1872"/>
      </w:pPr>
      <w:r>
        <w:t>Mary will do Exercise content</w:t>
      </w:r>
    </w:p>
    <w:p w14:paraId="720C9E64" w14:textId="77777777" w:rsidR="00855BC0" w:rsidRDefault="00855BC0" w:rsidP="00855BC0">
      <w:pPr>
        <w:pStyle w:val="NoSpacing"/>
        <w:ind w:left="1152"/>
      </w:pPr>
      <w:r>
        <w:t>Aim to have each report sections written for next Tuesday’s group meeting</w:t>
      </w:r>
    </w:p>
    <w:p w14:paraId="572B50A4" w14:textId="557B2163" w:rsidR="00855BC0" w:rsidRDefault="00855BC0" w:rsidP="00855BC0">
      <w:pPr>
        <w:pStyle w:val="NoSpacing"/>
        <w:ind w:left="1152"/>
      </w:pPr>
      <w:r>
        <w:t>Sam is uploading his version of a report template to GitHub for all to use with the aim of making report look similar</w:t>
      </w:r>
    </w:p>
    <w:p w14:paraId="33C191B9" w14:textId="77777777" w:rsidR="00855BC0" w:rsidRDefault="00855BC0" w:rsidP="00855BC0">
      <w:pPr>
        <w:pStyle w:val="NoSpacing"/>
        <w:ind w:left="432"/>
      </w:pPr>
      <w:r>
        <w:t>8</w:t>
      </w:r>
      <w:r w:rsidRPr="00241372">
        <w:rPr>
          <w:vertAlign w:val="superscript"/>
        </w:rPr>
        <w:t>th</w:t>
      </w:r>
      <w:r>
        <w:t xml:space="preserve"> February 2019: Lab Visit to Assisted Living Facilities, Lyell Centre, introduction to Cozmo robot Bob</w:t>
      </w:r>
    </w:p>
    <w:p w14:paraId="2400407F" w14:textId="77777777" w:rsidR="00855BC0" w:rsidRDefault="00855BC0" w:rsidP="00855BC0">
      <w:pPr>
        <w:pStyle w:val="NoSpacing"/>
        <w:ind w:left="1152"/>
      </w:pPr>
      <w:r>
        <w:t>Class visited Assisted Living facilities, given first introduction to Cozmo robot and options for our interaction with and programming of</w:t>
      </w:r>
    </w:p>
    <w:p w14:paraId="38B71D42" w14:textId="77777777" w:rsidR="00855BC0" w:rsidRDefault="00855BC0" w:rsidP="00855BC0">
      <w:pPr>
        <w:pStyle w:val="NoSpacing"/>
        <w:ind w:left="1872"/>
      </w:pPr>
      <w:r>
        <w:t>Group members were able to connect with robot, use the Sandbox application to give robot instructions, like ‘find block’, ‘lift block’, ‘move one step back’, and see that these were performed</w:t>
      </w:r>
    </w:p>
    <w:p w14:paraId="63EA2DA3" w14:textId="77777777" w:rsidR="00855BC0" w:rsidRDefault="00855BC0" w:rsidP="00855BC0">
      <w:pPr>
        <w:pStyle w:val="NoSpacing"/>
        <w:ind w:left="1872"/>
      </w:pPr>
      <w:r>
        <w:t>This suggested how the interactions between robot and our designed interaction panel might require changes</w:t>
      </w:r>
    </w:p>
    <w:p w14:paraId="29E5BD0E" w14:textId="77777777" w:rsidR="00855BC0" w:rsidRDefault="00855BC0" w:rsidP="00855BC0">
      <w:pPr>
        <w:pStyle w:val="NoSpacing"/>
        <w:ind w:left="1872"/>
      </w:pPr>
      <w:r>
        <w:t>Group members agreed that our aim is to use the Development Kit initially for our programming; then if we achieve programming for the planned interaction device, we may move on to Python coding to provide same</w:t>
      </w:r>
    </w:p>
    <w:p w14:paraId="6D9278B5" w14:textId="77777777" w:rsidR="00855BC0" w:rsidRDefault="00855BC0" w:rsidP="00855BC0">
      <w:pPr>
        <w:pStyle w:val="NoSpacing"/>
        <w:ind w:left="1152"/>
      </w:pPr>
      <w:r>
        <w:t>Group members took our assigned Cozmo robot Bob for two hours to familiarize our devices with connecting to it and to set up the Development Kit for programming Bob</w:t>
      </w:r>
    </w:p>
    <w:p w14:paraId="272DA18E" w14:textId="77777777" w:rsidR="00855BC0" w:rsidRDefault="00855BC0" w:rsidP="00855BC0">
      <w:pPr>
        <w:pStyle w:val="NoSpacing"/>
        <w:ind w:left="1152"/>
      </w:pPr>
      <w:r>
        <w:t>Mary did not have a mobile device with her, so connecting with Cozmo will be during next lab access on Friday</w:t>
      </w:r>
    </w:p>
    <w:p w14:paraId="1C9B8A59" w14:textId="77777777" w:rsidR="00855BC0" w:rsidRDefault="00855BC0" w:rsidP="00855BC0">
      <w:pPr>
        <w:pStyle w:val="NoSpacing"/>
        <w:ind w:left="1152"/>
      </w:pPr>
      <w:r>
        <w:lastRenderedPageBreak/>
        <w:t>Gordon noted that we could look for ways to add emotion in Bob as people enjoy interacting with a robot who shows some ‘human’ emotion</w:t>
      </w:r>
    </w:p>
    <w:p w14:paraId="16172FEF" w14:textId="77777777" w:rsidR="00855BC0" w:rsidRDefault="00855BC0" w:rsidP="00855BC0">
      <w:pPr>
        <w:pStyle w:val="NoSpacing"/>
        <w:ind w:left="432"/>
      </w:pPr>
      <w:r>
        <w:t>12</w:t>
      </w:r>
      <w:r w:rsidRPr="00350F1D">
        <w:rPr>
          <w:vertAlign w:val="superscript"/>
        </w:rPr>
        <w:t>th</w:t>
      </w:r>
      <w:r>
        <w:t xml:space="preserve"> February 2019: Group Meeting, Sam is absent due to illness</w:t>
      </w:r>
    </w:p>
    <w:p w14:paraId="12968EC3" w14:textId="77777777" w:rsidR="00855BC0" w:rsidRDefault="00855BC0" w:rsidP="00855BC0">
      <w:pPr>
        <w:pStyle w:val="NoSpacing"/>
        <w:ind w:left="1152"/>
      </w:pPr>
      <w:r>
        <w:t xml:space="preserve">Gordon has uploaded some example code for Cozmo programming; this will help Mary whose android tablet will probably be unable to link to Cozmo. </w:t>
      </w:r>
    </w:p>
    <w:p w14:paraId="34EF8563" w14:textId="77777777" w:rsidR="00855BC0" w:rsidRDefault="00855BC0" w:rsidP="00855BC0">
      <w:pPr>
        <w:pStyle w:val="NoSpacing"/>
        <w:ind w:left="1152"/>
      </w:pPr>
      <w:r>
        <w:t>Gordon and Mary agreed that we should look at writing Python code for Cozmo responses. It was also agreed that we should investigate how/whether we could create the necessary GUI for Cozmo’s interaction.</w:t>
      </w:r>
    </w:p>
    <w:p w14:paraId="63DD09CB" w14:textId="77777777" w:rsidR="00855BC0" w:rsidRDefault="00855BC0" w:rsidP="00855BC0">
      <w:pPr>
        <w:pStyle w:val="NoSpacing"/>
        <w:ind w:left="1152"/>
      </w:pPr>
      <w:r>
        <w:t>For report, it needs rejigging – instead of initial and amended content sections, just explain what the content is, research to support that design decision.</w:t>
      </w:r>
    </w:p>
    <w:p w14:paraId="31CDA0FD" w14:textId="77777777" w:rsidR="00855BC0" w:rsidRDefault="00855BC0" w:rsidP="00855BC0">
      <w:pPr>
        <w:pStyle w:val="NoSpacing"/>
        <w:ind w:left="1152"/>
      </w:pPr>
      <w:r>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Default="00855BC0" w:rsidP="00855BC0">
      <w:pPr>
        <w:pStyle w:val="NoSpacing"/>
        <w:ind w:left="432"/>
      </w:pPr>
      <w:r>
        <w:t>14</w:t>
      </w:r>
      <w:r w:rsidRPr="00E731AA">
        <w:rPr>
          <w:vertAlign w:val="superscript"/>
        </w:rPr>
        <w:t>th</w:t>
      </w:r>
      <w:r>
        <w:t xml:space="preserve"> February 2019: Group and Individual Work.</w:t>
      </w:r>
    </w:p>
    <w:p w14:paraId="4FAEC7F4" w14:textId="77777777" w:rsidR="00855BC0" w:rsidRDefault="00855BC0" w:rsidP="00855BC0">
      <w:pPr>
        <w:pStyle w:val="NoSpacing"/>
        <w:ind w:left="1152"/>
      </w:pPr>
      <w:r>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(ie,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Default="00855BC0" w:rsidP="00855BC0">
      <w:pPr>
        <w:pStyle w:val="NoSpacing"/>
        <w:ind w:left="432"/>
      </w:pPr>
      <w:r>
        <w:t>15</w:t>
      </w:r>
      <w:r w:rsidRPr="00D05929">
        <w:rPr>
          <w:vertAlign w:val="superscript"/>
        </w:rPr>
        <w:t>th</w:t>
      </w:r>
      <w:r>
        <w:t xml:space="preserve"> February 2019: Lab in Living Assistance Facilities, Lyell Centre</w:t>
      </w:r>
    </w:p>
    <w:p w14:paraId="6780587D" w14:textId="77777777" w:rsidR="00855BC0" w:rsidRDefault="00855BC0" w:rsidP="00855BC0">
      <w:pPr>
        <w:pStyle w:val="NoSpacing"/>
        <w:ind w:left="1152"/>
      </w:pPr>
      <w:r>
        <w:t>Mainly Gordon testing code with Cozmo. Gordon continuing this through individual use of a booked study room. Mary and Sam watching, making some suggestions or asking questions.</w:t>
      </w:r>
    </w:p>
    <w:p w14:paraId="41CF8EE6" w14:textId="77777777" w:rsidR="00855BC0" w:rsidRDefault="00855BC0" w:rsidP="00855BC0">
      <w:pPr>
        <w:pStyle w:val="NoSpacing"/>
        <w:ind w:left="1152"/>
      </w:pPr>
      <w:r>
        <w:t>The Lyell Centre Lab had so many Cozmos attempting to run that there were issues where a Cozmo would register blocks that were for a different Cozmo.</w:t>
      </w:r>
    </w:p>
    <w:p w14:paraId="52A9DF13" w14:textId="77777777" w:rsidR="00855BC0" w:rsidRDefault="00855BC0" w:rsidP="00855BC0">
      <w:pPr>
        <w:pStyle w:val="NoSpacing"/>
        <w:ind w:left="432"/>
      </w:pPr>
      <w:r>
        <w:t>19</w:t>
      </w:r>
      <w:r w:rsidRPr="004E2B21">
        <w:rPr>
          <w:vertAlign w:val="superscript"/>
        </w:rPr>
        <w:t>th</w:t>
      </w:r>
      <w:r>
        <w:t xml:space="preserve"> February 2019: Group Meeting</w:t>
      </w:r>
    </w:p>
    <w:p w14:paraId="59DFCDB8" w14:textId="77777777" w:rsidR="00855BC0" w:rsidRDefault="00855BC0" w:rsidP="00855BC0">
      <w:pPr>
        <w:pStyle w:val="NoSpacing"/>
        <w:ind w:left="1152"/>
      </w:pPr>
      <w:r>
        <w:t>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Cozmo code. Sam gave Gordon the opportunity to work through the Prototype so that Gordon could give feedback. We agreed that our current meeting plan is good with all of our schedules.</w:t>
      </w:r>
    </w:p>
    <w:p w14:paraId="37184BA9" w14:textId="77777777" w:rsidR="00855BC0" w:rsidRDefault="00855BC0">
      <w:r>
        <w:br w:type="page"/>
      </w:r>
    </w:p>
    <w:p w14:paraId="79E3E24F" w14:textId="6FBCBFD5" w:rsidR="00855BC0" w:rsidRDefault="00855BC0" w:rsidP="00855BC0">
      <w:pPr>
        <w:pStyle w:val="NoSpacing"/>
        <w:ind w:left="432"/>
      </w:pPr>
      <w:r>
        <w:lastRenderedPageBreak/>
        <w:t>20</w:t>
      </w:r>
      <w:r w:rsidRPr="00CF1268">
        <w:rPr>
          <w:vertAlign w:val="superscript"/>
        </w:rPr>
        <w:t>th</w:t>
      </w:r>
      <w:r>
        <w:t xml:space="preserve"> February 2019: Group Meeting</w:t>
      </w:r>
    </w:p>
    <w:p w14:paraId="366DE211" w14:textId="77777777" w:rsidR="00855BC0" w:rsidRDefault="00855BC0" w:rsidP="00855BC0">
      <w:pPr>
        <w:pStyle w:val="NoSpacing"/>
        <w:ind w:left="1152"/>
      </w:pPr>
      <w:r>
        <w:t>As we do not have the Cozmo robot today, we will be organising our presentation for Friday.</w:t>
      </w:r>
    </w:p>
    <w:p w14:paraId="30867946" w14:textId="77777777" w:rsidR="00855BC0" w:rsidRDefault="00855BC0" w:rsidP="00855BC0">
      <w:pPr>
        <w:pStyle w:val="NoSpacing"/>
        <w:ind w:left="1152"/>
      </w:pPr>
      <w:r>
        <w:t xml:space="preserve">Discussion as to how to present Prototype. Sam will show the Interactive Design apart from the Robotics section – he will pass over the presenting to Gordon. We ran through just the Interactive Design presentation, timing was just over 5 minutes. A few last minute changes to the Prototype. Read Theo’s eMail about timings to pick up robot, so those work for us. </w:t>
      </w:r>
    </w:p>
    <w:p w14:paraId="31E736C4" w14:textId="77777777" w:rsidR="00855BC0" w:rsidRDefault="00855BC0" w:rsidP="00855BC0">
      <w:pPr>
        <w:pStyle w:val="NoSpacing"/>
        <w:ind w:left="432"/>
      </w:pPr>
      <w:r>
        <w:t>21</w:t>
      </w:r>
      <w:r w:rsidRPr="00DB1C75">
        <w:rPr>
          <w:vertAlign w:val="superscript"/>
        </w:rPr>
        <w:t>st</w:t>
      </w:r>
      <w:r>
        <w:t xml:space="preserve"> February 2019: Group Meeting</w:t>
      </w:r>
    </w:p>
    <w:p w14:paraId="0E2CC9DC" w14:textId="77777777" w:rsidR="00855BC0" w:rsidRDefault="00855BC0" w:rsidP="00855BC0">
      <w:pPr>
        <w:pStyle w:val="NoSpacing"/>
        <w:ind w:left="1152"/>
      </w:pPr>
      <w:r>
        <w:t>We are reviewing Cozmo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Default="00855BC0" w:rsidP="00855BC0">
      <w:pPr>
        <w:pStyle w:val="NoSpacing"/>
        <w:ind w:left="432"/>
      </w:pPr>
      <w:r>
        <w:t>22</w:t>
      </w:r>
      <w:r w:rsidRPr="00731AA3">
        <w:rPr>
          <w:vertAlign w:val="superscript"/>
        </w:rPr>
        <w:t>nd</w:t>
      </w:r>
      <w:r>
        <w:t xml:space="preserve"> February 2019: Group Meeting</w:t>
      </w:r>
    </w:p>
    <w:p w14:paraId="6998B6C0" w14:textId="77777777" w:rsidR="00855BC0" w:rsidRDefault="00855BC0" w:rsidP="00855BC0">
      <w:pPr>
        <w:pStyle w:val="NoSpacing"/>
        <w:ind w:left="1872"/>
      </w:pPr>
      <w:r>
        <w:t>Final run-through before presentation</w:t>
      </w:r>
    </w:p>
    <w:p w14:paraId="22A7E321" w14:textId="77777777" w:rsidR="00855BC0" w:rsidRDefault="00855BC0" w:rsidP="00855BC0">
      <w:pPr>
        <w:pStyle w:val="NoSpacing"/>
        <w:ind w:left="1152"/>
      </w:pPr>
      <w:r>
        <w:t>Presentation Feedback</w:t>
      </w:r>
    </w:p>
    <w:p w14:paraId="1DC13ABD" w14:textId="77777777" w:rsidR="00855BC0" w:rsidRDefault="00855BC0" w:rsidP="00855BC0">
      <w:pPr>
        <w:pStyle w:val="NoSpacing"/>
        <w:ind w:left="1872"/>
      </w:pPr>
      <w:r>
        <w:t>Home Screen: one-word label per button needed</w:t>
      </w:r>
    </w:p>
    <w:p w14:paraId="18F71EA8" w14:textId="77777777" w:rsidR="00855BC0" w:rsidRDefault="00855BC0" w:rsidP="00855BC0">
      <w:pPr>
        <w:pStyle w:val="NoSpacing"/>
        <w:ind w:left="1872"/>
      </w:pPr>
      <w:r>
        <w:t xml:space="preserve">Medicine: too busy – select ‘change button’ </w:t>
      </w:r>
    </w:p>
    <w:p w14:paraId="5B5FDD22" w14:textId="77777777" w:rsidR="00855BC0" w:rsidRDefault="00855BC0" w:rsidP="00855BC0">
      <w:pPr>
        <w:pStyle w:val="NoSpacing"/>
        <w:ind w:left="2592"/>
      </w:pPr>
      <w:r>
        <w:t>Take app to doctor</w:t>
      </w:r>
    </w:p>
    <w:p w14:paraId="07B353D9" w14:textId="77777777" w:rsidR="00855BC0" w:rsidRDefault="00855BC0" w:rsidP="00855BC0">
      <w:pPr>
        <w:pStyle w:val="NoSpacing"/>
        <w:ind w:left="2592"/>
      </w:pPr>
      <w:r>
        <w:t>Medicine Details Screen – simplify details</w:t>
      </w:r>
    </w:p>
    <w:p w14:paraId="05A44DEE" w14:textId="77777777" w:rsidR="00855BC0" w:rsidRDefault="00855BC0" w:rsidP="00855BC0">
      <w:pPr>
        <w:pStyle w:val="NoSpacing"/>
        <w:ind w:left="2592"/>
      </w:pPr>
      <w:r>
        <w:t>Simplify warning message</w:t>
      </w:r>
    </w:p>
    <w:p w14:paraId="0B4E4961" w14:textId="77777777" w:rsidR="00855BC0" w:rsidRDefault="00855BC0" w:rsidP="00855BC0">
      <w:pPr>
        <w:pStyle w:val="NoSpacing"/>
        <w:ind w:left="1872"/>
      </w:pPr>
      <w:r>
        <w:t>Energy</w:t>
      </w:r>
    </w:p>
    <w:p w14:paraId="5561BE44" w14:textId="77777777" w:rsidR="00855BC0" w:rsidRDefault="00855BC0" w:rsidP="00855BC0">
      <w:pPr>
        <w:pStyle w:val="NoSpacing"/>
        <w:ind w:left="2592"/>
      </w:pPr>
      <w:r>
        <w:t>What to do if a ‘smart’ appliance doesn’t show as available -&gt; add Refresh button</w:t>
      </w:r>
    </w:p>
    <w:p w14:paraId="21CD211A" w14:textId="77777777" w:rsidR="00855BC0" w:rsidRDefault="00855BC0" w:rsidP="00855BC0">
      <w:pPr>
        <w:pStyle w:val="NoSpacing"/>
        <w:ind w:left="2592"/>
      </w:pPr>
      <w:r>
        <w:t>Empty appliance list – ‘tip’ to turn it on and off – Research why they don’t connect - Sam</w:t>
      </w:r>
    </w:p>
    <w:p w14:paraId="557BB996" w14:textId="77777777" w:rsidR="00855BC0" w:rsidRDefault="00855BC0" w:rsidP="00855BC0">
      <w:pPr>
        <w:pStyle w:val="NoSpacing"/>
        <w:ind w:left="2592"/>
      </w:pPr>
      <w:r>
        <w:t>Research further how energy bills give previous information - Gordon</w:t>
      </w:r>
    </w:p>
    <w:p w14:paraId="068B92DA" w14:textId="77777777" w:rsidR="00855BC0" w:rsidRDefault="00855BC0" w:rsidP="00855BC0">
      <w:pPr>
        <w:pStyle w:val="NoSpacing"/>
        <w:ind w:left="1872"/>
      </w:pPr>
      <w:r>
        <w:t>Exercise</w:t>
      </w:r>
    </w:p>
    <w:p w14:paraId="338D6321" w14:textId="77777777" w:rsidR="00855BC0" w:rsidRDefault="00855BC0" w:rsidP="00855BC0">
      <w:pPr>
        <w:pStyle w:val="NoSpacing"/>
        <w:ind w:left="2592"/>
      </w:pPr>
      <w:r>
        <w:t>Exercise icon images do not match the type of exercise</w:t>
      </w:r>
    </w:p>
    <w:p w14:paraId="5220A9BA" w14:textId="77777777" w:rsidR="00855BC0" w:rsidRDefault="00855BC0" w:rsidP="00855BC0">
      <w:pPr>
        <w:pStyle w:val="NoSpacing"/>
        <w:ind w:left="1872"/>
      </w:pPr>
      <w:r>
        <w:t>Cozmo</w:t>
      </w:r>
    </w:p>
    <w:p w14:paraId="4A1C1C03" w14:textId="77777777" w:rsidR="00855BC0" w:rsidRDefault="00855BC0" w:rsidP="00855BC0">
      <w:pPr>
        <w:pStyle w:val="NoSpacing"/>
        <w:ind w:left="2592"/>
      </w:pPr>
      <w:r>
        <w:t>Consider start and end positions</w:t>
      </w:r>
    </w:p>
    <w:p w14:paraId="336B77F5" w14:textId="77777777" w:rsidR="00855BC0" w:rsidRDefault="00855BC0" w:rsidP="00855BC0">
      <w:pPr>
        <w:pStyle w:val="NoSpacing"/>
        <w:ind w:left="2592"/>
      </w:pPr>
      <w:r>
        <w:t>Middle was fine</w:t>
      </w:r>
    </w:p>
    <w:p w14:paraId="3CE5B5D1" w14:textId="77777777" w:rsidR="00855BC0" w:rsidRDefault="00855BC0" w:rsidP="00855BC0">
      <w:pPr>
        <w:pStyle w:val="NoSpacing"/>
        <w:ind w:left="432"/>
      </w:pPr>
      <w:r>
        <w:t>25</w:t>
      </w:r>
      <w:r w:rsidRPr="008505A3">
        <w:rPr>
          <w:vertAlign w:val="superscript"/>
        </w:rPr>
        <w:t>th</w:t>
      </w:r>
      <w:r>
        <w:t xml:space="preserve"> February 2019: Group Meeting</w:t>
      </w:r>
    </w:p>
    <w:p w14:paraId="537CD529" w14:textId="77777777" w:rsidR="00855BC0" w:rsidRDefault="00855BC0" w:rsidP="00855BC0">
      <w:pPr>
        <w:pStyle w:val="NoSpacing"/>
        <w:ind w:left="1152"/>
      </w:pPr>
      <w:r>
        <w:t>Final review of report. A few remaining actions which all will review and communicate agreement before submission.</w:t>
      </w:r>
    </w:p>
    <w:p w14:paraId="770A759C" w14:textId="77777777" w:rsidR="00855BC0" w:rsidRDefault="00855BC0" w:rsidP="00855BC0">
      <w:pPr>
        <w:pStyle w:val="NoSpacing"/>
        <w:ind w:left="720"/>
      </w:pPr>
    </w:p>
    <w:p w14:paraId="674EDB34" w14:textId="77777777" w:rsidR="00855BC0" w:rsidRDefault="00855BC0" w:rsidP="00855BC0">
      <w:pPr>
        <w:pStyle w:val="NoSpacing"/>
        <w:ind w:left="720"/>
      </w:pPr>
      <w:r>
        <w:t xml:space="preserve"> </w:t>
      </w:r>
    </w:p>
    <w:p w14:paraId="573C4B8E" w14:textId="77777777" w:rsidR="00855BC0" w:rsidRDefault="00855BC0" w:rsidP="00855BC0">
      <w:pPr>
        <w:pStyle w:val="NoSpacing"/>
      </w:pPr>
    </w:p>
    <w:p w14:paraId="4684EC88" w14:textId="77777777" w:rsidR="00327FFE" w:rsidRDefault="00327FFE">
      <w:pPr>
        <w:rPr>
          <w:rFonts w:asciiTheme="majorHAnsi" w:eastAsiaTheme="majorEastAsia" w:hAnsiTheme="majorHAnsi" w:cstheme="majorBidi"/>
          <w:b/>
          <w:bCs/>
          <w:color w:val="365F91" w:themeColor="accent1" w:themeShade="BF"/>
          <w:sz w:val="28"/>
          <w:szCs w:val="28"/>
        </w:rPr>
      </w:pPr>
      <w:r>
        <w:br w:type="page"/>
      </w:r>
    </w:p>
    <w:p w14:paraId="187170E5" w14:textId="7795BD1D" w:rsidR="003B37FF" w:rsidRPr="006679CB" w:rsidRDefault="003B37FF" w:rsidP="00327FFE">
      <w:pPr>
        <w:pStyle w:val="Heading1"/>
      </w:pPr>
      <w:bookmarkStart w:id="115" w:name="_Toc2014017"/>
      <w:r>
        <w:lastRenderedPageBreak/>
        <w:t>References</w:t>
      </w:r>
      <w:bookmarkEnd w:id="115"/>
    </w:p>
    <w:p w14:paraId="5304B2A5" w14:textId="77777777" w:rsidR="003B37FF" w:rsidRDefault="003B37FF" w:rsidP="003B37FF">
      <w:pPr>
        <w:pStyle w:val="NoSpacing"/>
        <w:ind w:left="851"/>
      </w:pPr>
    </w:p>
    <w:p w14:paraId="76463948" w14:textId="501AB659" w:rsidR="00997C1F" w:rsidRDefault="00997C1F" w:rsidP="00CE146E">
      <w:pPr>
        <w:pStyle w:val="NoSpacing"/>
        <w:ind w:left="1571" w:hanging="720"/>
      </w:pPr>
      <w:r>
        <w:t>8 Creative Ways to Remember to Take Your Medicine Every Day. 3 August 2014. Retrieved 17 February 2019</w:t>
      </w:r>
      <w:r w:rsidR="00A01B14">
        <w:t>. Available</w:t>
      </w:r>
      <w:r>
        <w:t xml:space="preserve"> from </w:t>
      </w:r>
      <w:hyperlink r:id="rId87" w:history="1">
        <w:r w:rsidRPr="00EC5602">
          <w:rPr>
            <w:rStyle w:val="Hyperlink"/>
          </w:rPr>
          <w:t>https://www.drugs.com/article/taking-your-medicine.html</w:t>
        </w:r>
      </w:hyperlink>
      <w:r>
        <w:t xml:space="preserve">. </w:t>
      </w:r>
    </w:p>
    <w:p w14:paraId="7F107B16" w14:textId="77777777" w:rsidR="00997C1F" w:rsidRDefault="00997C1F" w:rsidP="003B37FF">
      <w:pPr>
        <w:pStyle w:val="NoSpacing"/>
        <w:ind w:left="851"/>
      </w:pPr>
    </w:p>
    <w:p w14:paraId="4827BA57" w14:textId="5102542D" w:rsidR="00A01B14" w:rsidRPr="00A01B14" w:rsidRDefault="00A01B14" w:rsidP="00CE146E">
      <w:pPr>
        <w:pStyle w:val="NoSpacing"/>
        <w:ind w:left="1571" w:hanging="720"/>
        <w:rPr>
          <w:rFonts w:cstheme="minorHAnsi"/>
        </w:rPr>
      </w:pPr>
      <w:r w:rsidRPr="00A01B14">
        <w:rPr>
          <w:rFonts w:cstheme="minorHAnsi"/>
          <w:shd w:val="clear" w:color="auto" w:fill="FFFFFF"/>
        </w:rPr>
        <w:t>Allen, D., &amp; Janda, K.B. (2006). The Effects of Household Characteristics and Energy Use Consciousness on the Effectiveness of Real-Time Energy Use Feedback : A Pilot Study</w:t>
      </w:r>
      <w:r>
        <w:rPr>
          <w:rFonts w:cstheme="minorHAnsi"/>
          <w:shd w:val="clear" w:color="auto" w:fill="FFFFFF"/>
        </w:rPr>
        <w:t xml:space="preserve"> [Online]. Retrieved 23 February 2019. Available from </w:t>
      </w:r>
      <w:hyperlink r:id="rId88" w:history="1">
        <w:r w:rsidRPr="00E144C5">
          <w:rPr>
            <w:rStyle w:val="Hyperlink"/>
            <w:rFonts w:cstheme="minorHAnsi"/>
            <w:shd w:val="clear" w:color="auto" w:fill="FFFFFF"/>
          </w:rPr>
          <w:t>https://www.semanticscholar.org/paper/The-Effects-of-Household-Characteristics-and-Energy-Allen-Janda/20c9ce3dd902edeb7e1110207a02d9bbe0bf561c</w:t>
        </w:r>
      </w:hyperlink>
      <w:r>
        <w:rPr>
          <w:rFonts w:cstheme="minorHAnsi"/>
          <w:shd w:val="clear" w:color="auto" w:fill="FFFFFF"/>
        </w:rPr>
        <w:t xml:space="preserve">. </w:t>
      </w:r>
    </w:p>
    <w:p w14:paraId="3C2CF276" w14:textId="77777777" w:rsidR="001E3195" w:rsidRDefault="001E3195" w:rsidP="00CE146E">
      <w:pPr>
        <w:pStyle w:val="NoSpacing"/>
        <w:ind w:left="1571" w:hanging="720"/>
      </w:pPr>
    </w:p>
    <w:p w14:paraId="364EE59E" w14:textId="77777777" w:rsidR="00ED1CDC" w:rsidRPr="00ED1CDC" w:rsidRDefault="00CC4E49" w:rsidP="00CE146E">
      <w:pPr>
        <w:pStyle w:val="NoSpacing"/>
        <w:ind w:left="1571" w:hanging="720"/>
      </w:pPr>
      <w:r>
        <w:t>Arthur</w:t>
      </w:r>
      <w:r w:rsidR="00ED1CDC">
        <w:t xml:space="preserve">VideoSong. (2018 Oct 23). </w:t>
      </w:r>
      <w:r w:rsidR="00ED1CDC">
        <w:rPr>
          <w:i/>
        </w:rPr>
        <w:t>Just Dance 2018, Rockabye</w:t>
      </w:r>
      <w:r w:rsidR="00ED1CDC">
        <w:t xml:space="preserve">. Retrieved 21 February 2019 from </w:t>
      </w:r>
      <w:hyperlink r:id="rId89" w:history="1">
        <w:r w:rsidR="00ED1CDC" w:rsidRPr="00042EB7">
          <w:rPr>
            <w:rStyle w:val="Hyperlink"/>
          </w:rPr>
          <w:t>https://www.youtube.com/watch?v=tNUtAzh-C2U</w:t>
        </w:r>
      </w:hyperlink>
      <w:r w:rsidR="00ED1CDC">
        <w:t xml:space="preserve">. </w:t>
      </w:r>
    </w:p>
    <w:p w14:paraId="0BCBA429" w14:textId="77777777" w:rsidR="00ED1CDC" w:rsidRDefault="00ED1CDC" w:rsidP="00CE146E">
      <w:pPr>
        <w:pStyle w:val="NoSpacing"/>
        <w:ind w:left="1571" w:hanging="720"/>
      </w:pPr>
    </w:p>
    <w:p w14:paraId="1E65707E" w14:textId="77777777"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90" w:history="1">
        <w:r w:rsidRPr="004E73AB">
          <w:rPr>
            <w:rStyle w:val="Hyperlink"/>
          </w:rPr>
          <w:t>https://scrubbing.in/encouraging-the-elderly-to-exercise/</w:t>
        </w:r>
      </w:hyperlink>
      <w:r>
        <w:t xml:space="preserve">. </w:t>
      </w:r>
    </w:p>
    <w:p w14:paraId="34996312" w14:textId="77777777" w:rsidR="00911080" w:rsidRDefault="00911080" w:rsidP="00CE146E">
      <w:pPr>
        <w:pStyle w:val="NoSpacing"/>
        <w:ind w:left="1571" w:hanging="720"/>
      </w:pPr>
    </w:p>
    <w:p w14:paraId="7B7A8672" w14:textId="7BC36DB9" w:rsidR="00911080" w:rsidRDefault="00911080" w:rsidP="00CE146E">
      <w:pPr>
        <w:pStyle w:val="NoSpacing"/>
        <w:ind w:left="1571" w:hanging="720"/>
      </w:pPr>
      <w:r>
        <w:t>BBC News, (2019). Retrieved 2</w:t>
      </w:r>
      <w:r w:rsidR="00A50A06">
        <w:t>3</w:t>
      </w:r>
      <w:r>
        <w:t xml:space="preserve"> Februar</w:t>
      </w:r>
      <w:r w:rsidR="00C471CE">
        <w:t>y</w:t>
      </w:r>
      <w:r>
        <w:t xml:space="preserve"> 2019, </w:t>
      </w:r>
      <w:r w:rsidRPr="00A50A06">
        <w:t xml:space="preserve">from </w:t>
      </w:r>
      <w:hyperlink r:id="rId91" w:history="1">
        <w:r w:rsidR="00A50A06" w:rsidRPr="00A50A06">
          <w:rPr>
            <w:rStyle w:val="Hyperlink"/>
            <w:color w:val="auto"/>
            <w:u w:val="none"/>
          </w:rPr>
          <w:t>BBC</w:t>
        </w:r>
      </w:hyperlink>
      <w:r w:rsidR="00A50A06" w:rsidRPr="00A50A06">
        <w:rPr>
          <w:rStyle w:val="Hyperlink"/>
          <w:color w:val="auto"/>
          <w:u w:val="none"/>
        </w:rPr>
        <w:t xml:space="preserve"> news </w:t>
      </w:r>
      <w:r w:rsidR="00F91F57">
        <w:rPr>
          <w:rStyle w:val="Hyperlink"/>
          <w:color w:val="auto"/>
          <w:u w:val="none"/>
        </w:rPr>
        <w:t xml:space="preserve">application </w:t>
      </w:r>
      <w:r w:rsidR="00A50A06" w:rsidRPr="00A50A06">
        <w:rPr>
          <w:rStyle w:val="Hyperlink"/>
          <w:color w:val="auto"/>
          <w:u w:val="none"/>
        </w:rPr>
        <w:t>for android</w:t>
      </w:r>
      <w:r w:rsidRPr="00A50A06">
        <w:t xml:space="preserve">. </w:t>
      </w:r>
    </w:p>
    <w:p w14:paraId="7C725E4E" w14:textId="4A98E1C7" w:rsidR="001F764A" w:rsidRDefault="001F764A" w:rsidP="00CE146E">
      <w:pPr>
        <w:pStyle w:val="NoSpacing"/>
        <w:ind w:left="1571" w:hanging="720"/>
      </w:pPr>
    </w:p>
    <w:p w14:paraId="661A6A7B" w14:textId="0F7BD287" w:rsidR="001F764A" w:rsidRDefault="001F764A" w:rsidP="00CE146E">
      <w:pPr>
        <w:pStyle w:val="NoSpacing"/>
        <w:ind w:left="1571" w:hanging="720"/>
      </w:pPr>
      <w:r>
        <w:t xml:space="preserve">Bonino, D., Corno, F., De Russis, L. (2012) Home energy consumption feedback: A user survey. </w:t>
      </w:r>
      <w:r w:rsidRPr="001F764A">
        <w:rPr>
          <w:i/>
        </w:rPr>
        <w:t>Energy and Buildings</w:t>
      </w:r>
      <w:r>
        <w:rPr>
          <w:i/>
        </w:rPr>
        <w:t xml:space="preserve"> 47</w:t>
      </w:r>
      <w:r>
        <w:t xml:space="preserve"> 383-393. </w:t>
      </w:r>
      <w:hyperlink r:id="rId92" w:history="1">
        <w:r w:rsidRPr="001A2FF8">
          <w:rPr>
            <w:rStyle w:val="Hyperlink"/>
          </w:rPr>
          <w:t>https://doi.org/10.1016/j.enbuild.2011.12.017</w:t>
        </w:r>
      </w:hyperlink>
    </w:p>
    <w:p w14:paraId="2684CC9C" w14:textId="73CDE2DF" w:rsidR="003B37FF" w:rsidRDefault="003B37FF" w:rsidP="001F764A">
      <w:pPr>
        <w:pStyle w:val="NoSpacing"/>
      </w:pPr>
    </w:p>
    <w:p w14:paraId="4FAA46A0" w14:textId="77777777"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DC1B84">
        <w:rPr>
          <w:b/>
          <w:i/>
        </w:rPr>
        <w:t>7</w:t>
      </w:r>
      <w:r w:rsidR="00DC1B84">
        <w:rPr>
          <w:i/>
        </w:rPr>
        <w:t xml:space="preserve"> </w:t>
      </w:r>
      <w:r>
        <w:t>(</w:t>
      </w:r>
      <w:r w:rsidRPr="00094135">
        <w:t>15</w:t>
      </w:r>
      <w:r>
        <w:t xml:space="preserve">) 460-465. </w:t>
      </w:r>
    </w:p>
    <w:p w14:paraId="52644CAE" w14:textId="394BE16C"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93" w:history="1">
        <w:r w:rsidRPr="00F5270A">
          <w:rPr>
            <w:rStyle w:val="Hyperlink"/>
          </w:rPr>
          <w:t>https://dailycaring.com/seated-tai-chi-for-seniors-3-simple-routines-improve-flexibility-and-well-being-video/</w:t>
        </w:r>
      </w:hyperlink>
      <w:r>
        <w:t>.</w:t>
      </w:r>
    </w:p>
    <w:p w14:paraId="6164222E" w14:textId="77777777" w:rsidR="00A01B14" w:rsidRDefault="00A01B14" w:rsidP="00CE146E">
      <w:pPr>
        <w:pStyle w:val="NoSpacing"/>
        <w:ind w:left="1571" w:hanging="720"/>
      </w:pPr>
    </w:p>
    <w:p w14:paraId="598024C3" w14:textId="3788C62B" w:rsidR="00A01B14" w:rsidRDefault="00A01B14" w:rsidP="00CE146E">
      <w:pPr>
        <w:pStyle w:val="NoSpacing"/>
        <w:ind w:left="1571" w:hanging="720"/>
      </w:pPr>
      <w:r>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4" w:history="1">
        <w:r w:rsidRPr="00E144C5">
          <w:rPr>
            <w:rStyle w:val="Hyperlink"/>
          </w:rPr>
          <w:t>https://www.eci.ox.ac.uk/research/energy/downloads/smart-metering-report.pdf</w:t>
        </w:r>
      </w:hyperlink>
      <w:r>
        <w:t xml:space="preserve">. </w:t>
      </w:r>
    </w:p>
    <w:p w14:paraId="19B7F081" w14:textId="77777777" w:rsidR="00AF036B" w:rsidRDefault="00AF036B" w:rsidP="00CE146E">
      <w:pPr>
        <w:pStyle w:val="NoSpacing"/>
        <w:ind w:left="1571" w:hanging="720"/>
      </w:pPr>
    </w:p>
    <w:p w14:paraId="17B1845C" w14:textId="41CF6D86" w:rsidR="00DF288F" w:rsidRPr="00DF288F" w:rsidRDefault="00AF036B" w:rsidP="00DF288F">
      <w:pPr>
        <w:pStyle w:val="NoSpacing"/>
        <w:ind w:left="1571" w:hanging="720"/>
      </w:pPr>
      <w:r>
        <w:t>Edwards, S. &amp; Axe, S. (</w:t>
      </w:r>
      <w:r w:rsidR="00DF288F">
        <w:t xml:space="preserve">2015). </w:t>
      </w:r>
      <w:r w:rsidR="00DF288F" w:rsidRPr="00DF288F">
        <w:t>The 10 ‘R's of safe multidisciplinary drug administration</w:t>
      </w:r>
      <w:r w:rsidR="00DF288F">
        <w:t xml:space="preserve">. </w:t>
      </w:r>
      <w:r w:rsidR="00DF288F">
        <w:rPr>
          <w:i/>
        </w:rPr>
        <w:t>Nurse Prescribing 13</w:t>
      </w:r>
      <w:r w:rsidR="00DF288F">
        <w:t xml:space="preserve">(8) 352-360. </w:t>
      </w:r>
      <w:hyperlink r:id="rId95" w:history="1">
        <w:r w:rsidR="00DF288F" w:rsidRPr="001A2FF8">
          <w:rPr>
            <w:rStyle w:val="Hyperlink"/>
          </w:rPr>
          <w:t>https://doi.org/10.12968/npre.2015.13.8.398</w:t>
        </w:r>
      </w:hyperlink>
      <w:r w:rsidR="00EB0206">
        <w:t>.</w:t>
      </w:r>
    </w:p>
    <w:p w14:paraId="6CDE7FE8" w14:textId="77777777" w:rsidR="003B37FF" w:rsidRDefault="003B37FF" w:rsidP="007717A5">
      <w:pPr>
        <w:pStyle w:val="NoSpacing"/>
        <w:ind w:left="851"/>
      </w:pPr>
    </w:p>
    <w:p w14:paraId="2EDDD92C" w14:textId="77777777"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96" w:history="1">
        <w:r w:rsidR="00DC1B84" w:rsidRPr="00760E67">
          <w:rPr>
            <w:rStyle w:val="Hyperlink"/>
          </w:rPr>
          <w:t>https://doi.10/1145/1013115.1013152</w:t>
        </w:r>
      </w:hyperlink>
      <w:r w:rsidR="007717A5">
        <w:t>.</w:t>
      </w:r>
      <w:r w:rsidR="00DC1B84">
        <w:t xml:space="preserve"> </w:t>
      </w:r>
      <w:r w:rsidR="007717A5">
        <w:t xml:space="preserve"> </w:t>
      </w:r>
    </w:p>
    <w:p w14:paraId="0FE14A6C" w14:textId="77777777" w:rsidR="00E0791B" w:rsidRDefault="00E0791B" w:rsidP="00CE146E">
      <w:pPr>
        <w:pStyle w:val="NoSpacing"/>
        <w:ind w:left="1571" w:hanging="720"/>
      </w:pPr>
    </w:p>
    <w:p w14:paraId="50F0D81E" w14:textId="77777777"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97" w:history="1">
        <w:r w:rsidR="00B16E0E" w:rsidRPr="00066C4B">
          <w:rPr>
            <w:rStyle w:val="Hyperlink"/>
          </w:rPr>
          <w:t>https://doi.org/10.1155/2016/1604609</w:t>
        </w:r>
      </w:hyperlink>
      <w:r w:rsidR="00B16E0E">
        <w:t xml:space="preserve">. </w:t>
      </w:r>
    </w:p>
    <w:p w14:paraId="429FCA4B" w14:textId="77777777" w:rsidR="00B16E0E" w:rsidRDefault="00B16E0E" w:rsidP="007717A5">
      <w:pPr>
        <w:pStyle w:val="NoSpacing"/>
        <w:ind w:left="851"/>
      </w:pPr>
    </w:p>
    <w:p w14:paraId="07207F75" w14:textId="77777777" w:rsidR="00B16E0E" w:rsidRPr="00B16E0E" w:rsidRDefault="00B16E0E" w:rsidP="00CE146E">
      <w:pPr>
        <w:pStyle w:val="NoSpacing"/>
        <w:ind w:left="1571" w:hanging="720"/>
      </w:pPr>
      <w:r>
        <w:lastRenderedPageBreak/>
        <w:t xml:space="preserve">Kontomanolis, E., Michalopoulos, S., Gkasdaris, G., and Gasoulakis,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Doi: </w:t>
      </w:r>
      <w:hyperlink r:id="rId98" w:history="1">
        <w:r w:rsidRPr="00066C4B">
          <w:rPr>
            <w:rStyle w:val="Hyperlink"/>
          </w:rPr>
          <w:t>https://dx.doi.org/10.2147%2FHIV.S129992</w:t>
        </w:r>
      </w:hyperlink>
      <w:r>
        <w:t xml:space="preserve">. </w:t>
      </w:r>
    </w:p>
    <w:p w14:paraId="04C667AD" w14:textId="77777777" w:rsidR="00B16E0E" w:rsidRDefault="00B16E0E" w:rsidP="00CE146E">
      <w:pPr>
        <w:pStyle w:val="NoSpacing"/>
        <w:ind w:left="1571" w:hanging="720"/>
      </w:pPr>
    </w:p>
    <w:p w14:paraId="4A8405DA" w14:textId="77777777" w:rsidR="003B37FF" w:rsidRDefault="003B37FF" w:rsidP="00CE146E">
      <w:pPr>
        <w:pStyle w:val="NoSpacing"/>
        <w:ind w:left="1571" w:hanging="720"/>
      </w:pPr>
      <w:r>
        <w:t xml:space="preserve">Lomas-Vega, R., Obrero-Gaitan, E., Molina-Ortega, F., &amp; Del-Pino-Casado, R. (2017).  Tai Chi for Risk of Falls. A Meta-analysis. </w:t>
      </w:r>
      <w:r>
        <w:rPr>
          <w:i/>
        </w:rPr>
        <w:t xml:space="preserve">Journal of American Geriatrics Society. </w:t>
      </w:r>
      <w:r w:rsidRPr="001C44BF">
        <w:rPr>
          <w:b/>
          <w:i/>
        </w:rPr>
        <w:t>65</w:t>
      </w:r>
      <w:r w:rsidR="001C44BF">
        <w:rPr>
          <w:b/>
          <w:i/>
        </w:rPr>
        <w:t xml:space="preserve"> </w:t>
      </w:r>
      <w:r>
        <w:t xml:space="preserve">(9) 2037-2043. </w:t>
      </w:r>
      <w:hyperlink r:id="rId99" w:history="1">
        <w:r w:rsidR="00B16E0E" w:rsidRPr="00066C4B">
          <w:rPr>
            <w:rStyle w:val="Hyperlink"/>
          </w:rPr>
          <w:t>https://doi.org/10.1111/jgs.15008</w:t>
        </w:r>
      </w:hyperlink>
      <w:r>
        <w:t>.</w:t>
      </w:r>
    </w:p>
    <w:p w14:paraId="45E16A44" w14:textId="77777777" w:rsidR="00B16E0E" w:rsidRDefault="00B16E0E" w:rsidP="00CE146E">
      <w:pPr>
        <w:pStyle w:val="NoSpacing"/>
        <w:ind w:left="1571" w:hanging="720"/>
      </w:pPr>
    </w:p>
    <w:p w14:paraId="73B68605" w14:textId="0DE66461" w:rsidR="003B37FF" w:rsidRDefault="00B16E0E" w:rsidP="00CE146E">
      <w:pPr>
        <w:pStyle w:val="NoSpacing"/>
        <w:ind w:left="1571" w:hanging="720"/>
        <w:rPr>
          <w:shd w:val="clear" w:color="auto" w:fill="F2F6F8"/>
        </w:rPr>
      </w:pPr>
      <w:r>
        <w:t xml:space="preserve">MedConfidential Org (2018). Retrieved from </w:t>
      </w:r>
      <w:hyperlink r:id="rId100" w:history="1">
        <w:r w:rsidRPr="000918E1">
          <w:rPr>
            <w:rStyle w:val="Hyperlink"/>
            <w:rFonts w:cstheme="minorHAnsi"/>
            <w:shd w:val="clear" w:color="auto" w:fill="F2F6F8"/>
          </w:rPr>
          <w:t>https://medconfidential.org/about/</w:t>
        </w:r>
      </w:hyperlink>
      <w:r>
        <w:rPr>
          <w:shd w:val="clear" w:color="auto" w:fill="F2F6F8"/>
        </w:rPr>
        <w:t>.</w:t>
      </w:r>
    </w:p>
    <w:p w14:paraId="5AA591E9" w14:textId="1CDB8C16" w:rsidR="00980FAD" w:rsidRDefault="00980FAD" w:rsidP="00CE146E">
      <w:pPr>
        <w:pStyle w:val="NoSpacing"/>
        <w:ind w:left="1571" w:hanging="720"/>
      </w:pPr>
    </w:p>
    <w:p w14:paraId="2D99E5CF" w14:textId="15B69683" w:rsidR="00980FAD" w:rsidRPr="00980FAD" w:rsidRDefault="00980FAD" w:rsidP="00CE146E">
      <w:pPr>
        <w:pStyle w:val="NoSpacing"/>
        <w:ind w:left="1571" w:hanging="720"/>
      </w:pPr>
      <w:r>
        <w:t xml:space="preserve">Montemerlo, M., Pineau, J., Roy, N., Thrun, S. &amp; Verma, V. (2002) Experiences with a Mobile Robotic Guide for the Elderly. </w:t>
      </w:r>
      <w:r>
        <w:rPr>
          <w:i/>
        </w:rPr>
        <w:t xml:space="preserve">American Association for Artificial Intelligence </w:t>
      </w:r>
      <w:r>
        <w:t>587-592.</w:t>
      </w:r>
    </w:p>
    <w:p w14:paraId="3C406D6B" w14:textId="77777777" w:rsidR="00B16E0E" w:rsidRDefault="00B16E0E" w:rsidP="00CE146E">
      <w:pPr>
        <w:pStyle w:val="NoSpacing"/>
        <w:ind w:left="1571" w:hanging="720"/>
      </w:pPr>
    </w:p>
    <w:p w14:paraId="0EB2889A" w14:textId="77777777" w:rsidR="003B37FF" w:rsidRDefault="003B37FF" w:rsidP="00CE146E">
      <w:pPr>
        <w:pStyle w:val="NoSpacing"/>
        <w:ind w:left="1571" w:hanging="720"/>
      </w:pPr>
      <w:r>
        <w:t xml:space="preserve">Myers, W. (2015, 21 May). Eleven Fun Ways Older Adults can get in Shape [online]. Retrieved 2 February 2019, from  </w:t>
      </w:r>
      <w:hyperlink r:id="rId101" w:history="1">
        <w:r w:rsidRPr="004E73AB">
          <w:rPr>
            <w:rStyle w:val="Hyperlink"/>
          </w:rPr>
          <w:t>https://www.everydayhealth.com/senior-health/fun-ways-seniors-can-get-in-shape.aspx</w:t>
        </w:r>
      </w:hyperlink>
      <w:r>
        <w:t xml:space="preserve">. </w:t>
      </w:r>
    </w:p>
    <w:p w14:paraId="722F308B" w14:textId="77777777" w:rsidR="003B37FF" w:rsidRDefault="003B37FF" w:rsidP="00CE146E">
      <w:pPr>
        <w:pStyle w:val="NoSpacing"/>
        <w:ind w:left="1571" w:hanging="720"/>
      </w:pPr>
    </w:p>
    <w:p w14:paraId="176631F8" w14:textId="77777777" w:rsidR="003B37FF" w:rsidRDefault="003B37FF" w:rsidP="00CE146E">
      <w:pPr>
        <w:pStyle w:val="NoSpacing"/>
        <w:ind w:left="1571" w:hanging="720"/>
      </w:pPr>
      <w:r>
        <w:t xml:space="preserve">NHS (2019, 4 July). Physical Activity Guidelines for Older Adults [online]. Retrieved 29 January 2019, from </w:t>
      </w:r>
      <w:hyperlink r:id="rId102" w:history="1">
        <w:r w:rsidRPr="005F7F38">
          <w:rPr>
            <w:rStyle w:val="Hyperlink"/>
          </w:rPr>
          <w:t>https://www.nhs.uk/live-well/exercise/physical-activity-guidelines-older-adults/</w:t>
        </w:r>
      </w:hyperlink>
      <w:r>
        <w:t xml:space="preserve">. </w:t>
      </w:r>
    </w:p>
    <w:p w14:paraId="4697B91B" w14:textId="77777777" w:rsidR="00385310" w:rsidRDefault="00385310" w:rsidP="00CE146E">
      <w:pPr>
        <w:pStyle w:val="NoSpacing"/>
        <w:ind w:left="1571" w:hanging="720"/>
      </w:pPr>
    </w:p>
    <w:p w14:paraId="45A51B9F" w14:textId="77777777" w:rsidR="00385310" w:rsidRPr="00385310" w:rsidRDefault="00385310" w:rsidP="00CE146E">
      <w:pPr>
        <w:pStyle w:val="NoSpacing"/>
        <w:ind w:left="1571" w:hanging="720"/>
      </w:pPr>
      <w:r>
        <w:t xml:space="preserve">Preece,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14:paraId="6A21824B" w14:textId="77777777" w:rsidR="00522A00" w:rsidRDefault="00522A00" w:rsidP="00CE146E">
      <w:pPr>
        <w:pStyle w:val="NoSpacing"/>
        <w:ind w:left="1571" w:hanging="720"/>
      </w:pPr>
    </w:p>
    <w:p w14:paraId="229067CA" w14:textId="77777777"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103" w:history="1">
        <w:r w:rsidR="007717A5" w:rsidRPr="00B01E19">
          <w:rPr>
            <w:rStyle w:val="Hyperlink"/>
          </w:rPr>
          <w:t>https://accessibility.blog.gov.uk/2016/09/02/dos-and-donts-on-designing-for-accessibility/</w:t>
        </w:r>
      </w:hyperlink>
      <w:r w:rsidR="007717A5">
        <w:t xml:space="preserve">. </w:t>
      </w:r>
    </w:p>
    <w:p w14:paraId="18EA837B" w14:textId="77777777" w:rsidR="001C44BF" w:rsidRDefault="001C44BF" w:rsidP="00CE146E">
      <w:pPr>
        <w:pStyle w:val="NoSpacing"/>
        <w:ind w:left="1571" w:hanging="720"/>
      </w:pPr>
    </w:p>
    <w:p w14:paraId="77C2CA04" w14:textId="77777777" w:rsidR="001C44BF" w:rsidRDefault="001C44BF" w:rsidP="00CE146E">
      <w:pPr>
        <w:pStyle w:val="NoSpacing"/>
        <w:ind w:left="1571" w:hanging="720"/>
      </w:pPr>
      <w:r>
        <w:t xml:space="preserve">Robinson, L., Smith, M., and Segal, J., (2019). Senior Exercise and Fitness Tips [online]. Retrieved 22 February 2019, from </w:t>
      </w:r>
      <w:hyperlink r:id="rId104" w:history="1">
        <w:r w:rsidRPr="003414D1">
          <w:rPr>
            <w:rStyle w:val="Hyperlink"/>
          </w:rPr>
          <w:t>https://www.helpguide.org/articles/healthy-living/exercise-and-fitness-as-you-age.htm/</w:t>
        </w:r>
      </w:hyperlink>
      <w:r>
        <w:t xml:space="preserve">. </w:t>
      </w:r>
    </w:p>
    <w:p w14:paraId="06CCEE79" w14:textId="77777777" w:rsidR="003B37FF" w:rsidRDefault="003B37FF" w:rsidP="003B37FF">
      <w:pPr>
        <w:pStyle w:val="NoSpacing"/>
        <w:ind w:left="851"/>
      </w:pPr>
    </w:p>
    <w:p w14:paraId="7EE54489" w14:textId="7E80224A" w:rsidR="003B37FF" w:rsidRDefault="003B37FF" w:rsidP="001C44BF">
      <w:pPr>
        <w:pStyle w:val="NoSpacing"/>
        <w:ind w:left="1571" w:hanging="720"/>
      </w:pPr>
      <w:r>
        <w:t>Sandlund, E., &amp; Norlander, T. (2000) The Effects of Tai Chi Chuan Relaxation and Exercise o</w:t>
      </w:r>
      <w:r w:rsidR="001C44BF">
        <w:t>n Stress Responses and Well-</w:t>
      </w:r>
      <w:r>
        <w:t xml:space="preserve">Being: An Overview of Research. </w:t>
      </w:r>
      <w:r>
        <w:rPr>
          <w:i/>
        </w:rPr>
        <w:t>International Journal of Stress Management. 7</w:t>
      </w:r>
      <w:r>
        <w:t xml:space="preserve">(2) 139-149. </w:t>
      </w:r>
      <w:hyperlink r:id="rId105" w:history="1">
        <w:r w:rsidRPr="004E73AB">
          <w:rPr>
            <w:rStyle w:val="Hyperlink"/>
          </w:rPr>
          <w:t>https://doi.org/10.1023/A:1009536319034</w:t>
        </w:r>
      </w:hyperlink>
      <w:r>
        <w:t xml:space="preserve">. </w:t>
      </w:r>
    </w:p>
    <w:p w14:paraId="3A1B60D8" w14:textId="77777777" w:rsidR="00855BC0" w:rsidRDefault="00855BC0" w:rsidP="001C44BF">
      <w:pPr>
        <w:pStyle w:val="NoSpacing"/>
        <w:ind w:left="1571" w:hanging="720"/>
      </w:pPr>
    </w:p>
    <w:p w14:paraId="295420A4" w14:textId="7ACD60B6" w:rsidR="00994356" w:rsidRDefault="00994356" w:rsidP="00994356">
      <w:pPr>
        <w:pStyle w:val="NoSpacing"/>
        <w:ind w:left="1571" w:hanging="720"/>
      </w:pPr>
      <w:r>
        <w:t>V</w:t>
      </w:r>
      <w:r w:rsidR="00412E1F">
        <w:t>la</w:t>
      </w:r>
      <w:r>
        <w:t xml:space="preserve">snik, JJ., Aliotta, SL. &amp; DeLor B. (2005) Medication adherence: factors influencing compliance with prescribed medication plans. </w:t>
      </w:r>
      <w:r>
        <w:rPr>
          <w:i/>
        </w:rPr>
        <w:t>Case Manager 16</w:t>
      </w:r>
      <w:r>
        <w:t xml:space="preserve">(2) 47-51. </w:t>
      </w:r>
      <w:hyperlink r:id="rId106" w:history="1">
        <w:r w:rsidR="00412E1F" w:rsidRPr="001A2FF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07"/>
      <w:footerReference w:type="default" r:id="rId10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Sam Haley" w:date="2019-02-25T15:15:00Z" w:initials="SH">
    <w:p w14:paraId="2AD64498" w14:textId="34D23F5D" w:rsidR="00855BC0" w:rsidRDefault="00855BC0">
      <w:pPr>
        <w:pStyle w:val="CommentText"/>
      </w:pPr>
      <w:r>
        <w:rPr>
          <w:rStyle w:val="CommentReference"/>
        </w:rPr>
        <w:annotationRef/>
      </w:r>
      <w:r>
        <w:t>Need research X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D644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D64498" w16cid:durableId="201E84F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026662" w14:textId="77777777" w:rsidR="00FB340C" w:rsidRDefault="00FB340C" w:rsidP="001A50B4">
      <w:pPr>
        <w:spacing w:after="0" w:line="240" w:lineRule="auto"/>
      </w:pPr>
      <w:r>
        <w:separator/>
      </w:r>
    </w:p>
  </w:endnote>
  <w:endnote w:type="continuationSeparator" w:id="0">
    <w:p w14:paraId="78BF541C" w14:textId="77777777" w:rsidR="00FB340C" w:rsidRDefault="00FB340C"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14:paraId="10CD29A3" w14:textId="77777777" w:rsidR="00855BC0" w:rsidRDefault="00855B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D382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D382B">
              <w:rPr>
                <w:b/>
                <w:bCs/>
                <w:noProof/>
              </w:rPr>
              <w:t>39</w:t>
            </w:r>
            <w:r>
              <w:rPr>
                <w:b/>
                <w:bCs/>
                <w:sz w:val="24"/>
                <w:szCs w:val="24"/>
              </w:rPr>
              <w:fldChar w:fldCharType="end"/>
            </w:r>
          </w:p>
        </w:sdtContent>
      </w:sdt>
    </w:sdtContent>
  </w:sdt>
  <w:p w14:paraId="29C3138E" w14:textId="77777777" w:rsidR="00855BC0" w:rsidRDefault="00855B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EC731" w14:textId="77777777" w:rsidR="00FB340C" w:rsidRDefault="00FB340C" w:rsidP="001A50B4">
      <w:pPr>
        <w:spacing w:after="0" w:line="240" w:lineRule="auto"/>
      </w:pPr>
      <w:r>
        <w:separator/>
      </w:r>
    </w:p>
  </w:footnote>
  <w:footnote w:type="continuationSeparator" w:id="0">
    <w:p w14:paraId="061D5FAA" w14:textId="77777777" w:rsidR="00FB340C" w:rsidRDefault="00FB340C"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DA647" w14:textId="77777777" w:rsidR="00855BC0" w:rsidRDefault="00855BC0">
    <w:pPr>
      <w:pStyle w:val="Header"/>
    </w:pPr>
    <w:r>
      <w:t>Design Report</w:t>
    </w:r>
  </w:p>
  <w:p w14:paraId="2DF0D0BB" w14:textId="77777777" w:rsidR="00855BC0" w:rsidRDefault="00855B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rson w15:author="Sam Haley">
    <w15:presenceInfo w15:providerId="Windows Live" w15:userId="2921b71b9664e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1550A8"/>
    <w:rsid w:val="00171E10"/>
    <w:rsid w:val="00176DFE"/>
    <w:rsid w:val="00185412"/>
    <w:rsid w:val="001A50B4"/>
    <w:rsid w:val="001C44BF"/>
    <w:rsid w:val="001E3195"/>
    <w:rsid w:val="001F0B20"/>
    <w:rsid w:val="001F764A"/>
    <w:rsid w:val="002136E2"/>
    <w:rsid w:val="00226506"/>
    <w:rsid w:val="00230511"/>
    <w:rsid w:val="002363FF"/>
    <w:rsid w:val="00237CFC"/>
    <w:rsid w:val="002427F7"/>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2224"/>
    <w:rsid w:val="003D23B9"/>
    <w:rsid w:val="003D3572"/>
    <w:rsid w:val="003D382B"/>
    <w:rsid w:val="003E79CC"/>
    <w:rsid w:val="00412E1F"/>
    <w:rsid w:val="00430ABE"/>
    <w:rsid w:val="00434106"/>
    <w:rsid w:val="00445A33"/>
    <w:rsid w:val="00445E25"/>
    <w:rsid w:val="004471C8"/>
    <w:rsid w:val="004842A5"/>
    <w:rsid w:val="00495E25"/>
    <w:rsid w:val="004A74E6"/>
    <w:rsid w:val="004B1638"/>
    <w:rsid w:val="004B78DC"/>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2707"/>
    <w:rsid w:val="00727C8E"/>
    <w:rsid w:val="00745BB2"/>
    <w:rsid w:val="00750A68"/>
    <w:rsid w:val="007717A5"/>
    <w:rsid w:val="007A02D4"/>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7D07"/>
    <w:rsid w:val="00994356"/>
    <w:rsid w:val="009963B6"/>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image" Target="media/image52.png"/><Relationship Id="rId84" Type="http://schemas.openxmlformats.org/officeDocument/2006/relationships/image" Target="media/image72.png"/><Relationship Id="rId89" Type="http://schemas.openxmlformats.org/officeDocument/2006/relationships/hyperlink" Target="https://www.youtube.com/watch?v=tNUtAzh-C2U" TargetMode="External"/><Relationship Id="rId11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07"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55.png"/><Relationship Id="rId87" Type="http://schemas.openxmlformats.org/officeDocument/2006/relationships/hyperlink" Target="https://www.drugs.com/article/taking-your-medicine.html" TargetMode="External"/><Relationship Id="rId102" Type="http://schemas.openxmlformats.org/officeDocument/2006/relationships/hyperlink" Target="https://www.nhs.uk/live-well/exercise/physical-activity-guidelines-older-adults/" TargetMode="External"/><Relationship Id="rId110"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58.png"/><Relationship Id="rId90" Type="http://schemas.openxmlformats.org/officeDocument/2006/relationships/hyperlink" Target="https://scrubbing.in/encouraging-the-elderly-to-exercise/" TargetMode="External"/><Relationship Id="rId95" Type="http://schemas.openxmlformats.org/officeDocument/2006/relationships/hyperlink" Target="https://doi.org/10.12968/npre.2015.13.8.398" TargetMode="External"/><Relationship Id="rId19" Type="http://schemas.openxmlformats.org/officeDocument/2006/relationships/image" Target="media/image7.pn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3.png"/><Relationship Id="rId77" Type="http://schemas.openxmlformats.org/officeDocument/2006/relationships/image" Target="media/image65.png"/><Relationship Id="rId100" Type="http://schemas.openxmlformats.org/officeDocument/2006/relationships/hyperlink" Target="https://medconfidential.org/about/" TargetMode="External"/><Relationship Id="rId105" Type="http://schemas.openxmlformats.org/officeDocument/2006/relationships/hyperlink" Target="https://doi.org/10.1023/A:1009536319034" TargetMode="External"/><Relationship Id="rId113" Type="http://schemas.microsoft.com/office/2016/09/relationships/commentsIds" Target="commentsIds.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56.png"/><Relationship Id="rId85" Type="http://schemas.openxmlformats.org/officeDocument/2006/relationships/image" Target="media/image73.png"/><Relationship Id="rId93" Type="http://schemas.openxmlformats.org/officeDocument/2006/relationships/hyperlink" Target="https://dailycaring.com/seated-tai-chi-for-seniors-3-simple-routines-improve-flexibility-and-well-being-video/" TargetMode="External"/><Relationship Id="rId98" Type="http://schemas.openxmlformats.org/officeDocument/2006/relationships/hyperlink" Target="https://dx.doi.org/10.2147%2FHIV.S129992"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1.png"/><Relationship Id="rId103" Type="http://schemas.openxmlformats.org/officeDocument/2006/relationships/hyperlink" Target="https://accessibility.blog.gov.uk/2016/09/02/dos-and-donts-on-designing-for-accessibility/" TargetMode="External"/><Relationship Id="rId108"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www.semanticscholar.org/paper/The-Effects-of-Household-Characteristics-and-Energy-Allen-Janda/20c9ce3dd902edeb7e1110207a02d9bbe0bf561c" TargetMode="External"/><Relationship Id="rId91" Type="http://schemas.openxmlformats.org/officeDocument/2006/relationships/hyperlink" Target="https://www.bbc.co.uk/news" TargetMode="External"/><Relationship Id="rId96" Type="http://schemas.openxmlformats.org/officeDocument/2006/relationships/hyperlink" Target="https://doi.10/1145/1013115.1013152" TargetMode="External"/><Relationship Id="rId11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39.jpeg"/><Relationship Id="rId106" Type="http://schemas.openxmlformats.org/officeDocument/2006/relationships/hyperlink" Target="https://doi.org/10.1016/j.casemgr.2005.01.009" TargetMode="External"/><Relationship Id="rId10" Type="http://schemas.openxmlformats.org/officeDocument/2006/relationships/hyperlink" Target="https://www.ukessays.com/referencing/apa/" TargetMode="Externa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4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57.png"/><Relationship Id="rId86" Type="http://schemas.openxmlformats.org/officeDocument/2006/relationships/image" Target="media/image74.png"/><Relationship Id="rId94" Type="http://schemas.openxmlformats.org/officeDocument/2006/relationships/hyperlink" Target="https://www.eci.ox.ac.uk/research/energy/downloads/smart-metering-report.pdf" TargetMode="External"/><Relationship Id="rId99" Type="http://schemas.openxmlformats.org/officeDocument/2006/relationships/hyperlink" Target="https://doi.org/10.1111/jgs.15008" TargetMode="External"/><Relationship Id="rId101" Type="http://schemas.openxmlformats.org/officeDocument/2006/relationships/hyperlink" Target="https://www.everydayhealth.com/senior-health/fun-ways-seniors-can-get-in-shape.aspx"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37.png"/><Relationship Id="rId76" Type="http://schemas.openxmlformats.org/officeDocument/2006/relationships/image" Target="media/image64.png"/><Relationship Id="rId97" Type="http://schemas.openxmlformats.org/officeDocument/2006/relationships/hyperlink" Target="https://doi.org/10.1155/2016/1604609" TargetMode="External"/><Relationship Id="rId104" Type="http://schemas.openxmlformats.org/officeDocument/2006/relationships/hyperlink" Target="https://www.helpguide.org/articles/healthy-living/exercise-and-fitness-as-you-age.htm/"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hyperlink" Target="https://doi.org/10.1016/j.enbuild.2011.12.017"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21375744"/>
        <c:axId val="121377536"/>
      </c:barChart>
      <c:catAx>
        <c:axId val="1213757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7536"/>
        <c:crosses val="autoZero"/>
        <c:auto val="1"/>
        <c:lblAlgn val="ctr"/>
        <c:lblOffset val="100"/>
        <c:noMultiLvlLbl val="0"/>
      </c:catAx>
      <c:valAx>
        <c:axId val="12137753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57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494B6A-228D-4F9F-8532-BA8C6EA89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10274</Words>
  <Characters>58564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68701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[H00180635] and Gordon Rennie (H00155853)</dc:creator>
  <cp:lastModifiedBy>Mary Holderby</cp:lastModifiedBy>
  <cp:revision>4</cp:revision>
  <dcterms:created xsi:type="dcterms:W3CDTF">2019-02-25T18:56:00Z</dcterms:created>
  <dcterms:modified xsi:type="dcterms:W3CDTF">2019-02-25T19:05:00Z</dcterms:modified>
</cp:coreProperties>
</file>